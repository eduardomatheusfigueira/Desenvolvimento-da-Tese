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034BD5" w14:textId="77777777" w:rsidR="00405CD7" w:rsidRPr="00405CD7" w:rsidRDefault="00405CD7" w:rsidP="00B06800">
      <w:pPr>
        <w:rPr>
          <w:rFonts w:cs="Arial"/>
          <w:b/>
          <w:bCs/>
          <w:szCs w:val="24"/>
        </w:rPr>
        <w:pPrChange w:id="0" w:author="Usuario" w:date="2025-11-24T14:12:00Z">
          <w:pPr>
            <w:ind w:firstLine="0"/>
            <w:contextualSpacing/>
            <w:jc w:val="center"/>
          </w:pPr>
        </w:pPrChange>
      </w:pPr>
      <w:r w:rsidRPr="00405CD7">
        <w:rPr>
          <w:rFonts w:cs="Arial"/>
          <w:b/>
          <w:bCs/>
          <w:noProof/>
          <w:szCs w:val="24"/>
          <w:lang w:eastAsia="pt-BR"/>
        </w:rPr>
        <mc:AlternateContent>
          <mc:Choice Requires="wps">
            <w:drawing>
              <wp:anchor distT="0" distB="0" distL="114300" distR="114300" simplePos="0" relativeHeight="251660289" behindDoc="0" locked="0" layoutInCell="1" allowOverlap="1" wp14:anchorId="353CCB02" wp14:editId="7844D3E1">
                <wp:simplePos x="0" y="0"/>
                <wp:positionH relativeFrom="column">
                  <wp:posOffset>5492750</wp:posOffset>
                </wp:positionH>
                <wp:positionV relativeFrom="paragraph">
                  <wp:posOffset>-654685</wp:posOffset>
                </wp:positionV>
                <wp:extent cx="407670" cy="250190"/>
                <wp:effectExtent l="0" t="0" r="0" b="0"/>
                <wp:wrapNone/>
                <wp:docPr id="971351090" name="Retângulo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7670" cy="25019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cex="http://schemas.microsoft.com/office/word/2018/wordml/cex" xmlns:w16="http://schemas.microsoft.com/office/word/2018/wordml" xmlns:w16du="http://schemas.microsoft.com/office/word/2023/wordml/word16du" xmlns:w16sdtdh="http://schemas.microsoft.com/office/word/2020/wordml/sdtdatahash" xmlns:w16sdtfl="http://schemas.microsoft.com/office/word/2024/wordml/sdtformatlock">
            <w:pict>
              <v:rect w14:anchorId="63F689B2" id="Retângulo 11" o:spid="_x0000_s1026" style="position:absolute;margin-left:432.5pt;margin-top:-51.55pt;width:32.1pt;height:19.7pt;z-index:251660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" fillcolor="white [3212]" strokecolor="white [3212]" strokeweight="1pt">
                <v:path arrowok="t"/>
              </v:rect>
            </w:pict>
          </mc:Fallback>
        </mc:AlternateContent>
      </w:r>
      <w:r w:rsidRPr="00405CD7">
        <w:rPr>
          <w:rFonts w:cs="Arial"/>
          <w:b/>
          <w:bCs/>
          <w:szCs w:val="24"/>
        </w:rPr>
        <w:t xml:space="preserve">UNIVERSIDADE REGIONAL DO NOROESTE DO ESTADO DO </w:t>
      </w:r>
    </w:p>
    <w:p w14:paraId="3780F3A9" w14:textId="77777777" w:rsidR="00405CD7" w:rsidRPr="00405CD7" w:rsidRDefault="00405CD7" w:rsidP="00405CD7">
      <w:pPr>
        <w:ind w:firstLine="0"/>
        <w:contextualSpacing/>
        <w:jc w:val="center"/>
        <w:rPr>
          <w:rFonts w:cs="Arial"/>
          <w:b/>
          <w:bCs/>
          <w:szCs w:val="24"/>
        </w:rPr>
      </w:pPr>
      <w:r w:rsidRPr="00405CD7">
        <w:rPr>
          <w:rFonts w:cs="Arial"/>
          <w:b/>
          <w:bCs/>
          <w:szCs w:val="24"/>
        </w:rPr>
        <w:t>RIO GRANDE DO SUL – UNIJUÍ</w:t>
      </w:r>
    </w:p>
    <w:p w14:paraId="244639AE" w14:textId="312B357F" w:rsidR="00362BEC" w:rsidRPr="00405CD7" w:rsidRDefault="00405CD7" w:rsidP="00405CD7">
      <w:pPr>
        <w:ind w:firstLine="0"/>
        <w:contextualSpacing/>
        <w:jc w:val="center"/>
        <w:rPr>
          <w:rFonts w:cs="Arial"/>
          <w:b/>
          <w:bCs/>
          <w:szCs w:val="24"/>
        </w:rPr>
      </w:pPr>
      <w:r w:rsidRPr="00405CD7">
        <w:rPr>
          <w:rFonts w:cs="Arial"/>
          <w:b/>
          <w:bCs/>
          <w:szCs w:val="24"/>
        </w:rPr>
        <w:t>PROGRAMA DE PÓS-GRADUAÇÃO STRICTO SENSU EM DESENVOLVIMENTO REGIONAL</w:t>
      </w:r>
    </w:p>
    <w:p w14:paraId="351F81C2" w14:textId="77777777" w:rsidR="00362BEC" w:rsidRPr="00362BEC" w:rsidRDefault="00362BEC" w:rsidP="00126DBA">
      <w:pPr>
        <w:ind w:firstLine="0"/>
        <w:contextualSpacing/>
        <w:jc w:val="center"/>
        <w:rPr>
          <w:rFonts w:cs="Arial"/>
          <w:szCs w:val="24"/>
        </w:rPr>
      </w:pPr>
    </w:p>
    <w:p w14:paraId="14C1B623" w14:textId="77777777" w:rsidR="00362BEC" w:rsidRPr="00362BEC" w:rsidRDefault="00362BEC" w:rsidP="00126DBA">
      <w:pPr>
        <w:ind w:firstLine="0"/>
        <w:contextualSpacing/>
        <w:jc w:val="center"/>
        <w:rPr>
          <w:rFonts w:cs="Arial"/>
          <w:szCs w:val="24"/>
        </w:rPr>
      </w:pPr>
    </w:p>
    <w:p w14:paraId="66751B34" w14:textId="61B0175C" w:rsidR="00362BEC" w:rsidRDefault="00362BEC" w:rsidP="00126DBA">
      <w:pPr>
        <w:ind w:firstLine="0"/>
        <w:contextualSpacing/>
        <w:jc w:val="center"/>
        <w:rPr>
          <w:rFonts w:cs="Arial"/>
          <w:szCs w:val="24"/>
        </w:rPr>
      </w:pPr>
    </w:p>
    <w:p w14:paraId="3B7D168A" w14:textId="77777777" w:rsidR="00405CD7" w:rsidRPr="00362BEC" w:rsidRDefault="00405CD7" w:rsidP="00126DBA">
      <w:pPr>
        <w:ind w:firstLine="0"/>
        <w:contextualSpacing/>
        <w:jc w:val="center"/>
        <w:rPr>
          <w:rFonts w:cs="Arial"/>
          <w:szCs w:val="24"/>
        </w:rPr>
      </w:pPr>
    </w:p>
    <w:p w14:paraId="35A18676" w14:textId="77777777" w:rsidR="00362BEC" w:rsidRPr="00362BEC" w:rsidRDefault="00362BEC" w:rsidP="00126DBA">
      <w:pPr>
        <w:ind w:firstLine="0"/>
        <w:contextualSpacing/>
        <w:jc w:val="center"/>
        <w:rPr>
          <w:rFonts w:cs="Arial"/>
          <w:szCs w:val="24"/>
        </w:rPr>
      </w:pPr>
    </w:p>
    <w:p w14:paraId="10B03E47" w14:textId="0599EF4E" w:rsidR="00362BEC" w:rsidRPr="00347CAF" w:rsidRDefault="006B2740" w:rsidP="00126DBA">
      <w:pPr>
        <w:ind w:firstLine="0"/>
        <w:contextualSpacing/>
        <w:jc w:val="center"/>
        <w:rPr>
          <w:rFonts w:cs="Arial"/>
          <w:b/>
          <w:bCs/>
          <w:szCs w:val="24"/>
        </w:rPr>
      </w:pPr>
      <w:r w:rsidRPr="00347CAF">
        <w:rPr>
          <w:rFonts w:cs="Arial"/>
          <w:b/>
          <w:bCs/>
          <w:szCs w:val="24"/>
        </w:rPr>
        <w:t>EDUARDO MATHEUS FIGUEIRA</w:t>
      </w:r>
    </w:p>
    <w:p w14:paraId="5451E25D" w14:textId="77777777" w:rsidR="00362BEC" w:rsidRPr="00362BEC" w:rsidRDefault="00362BEC" w:rsidP="00126DBA">
      <w:pPr>
        <w:ind w:firstLine="0"/>
        <w:contextualSpacing/>
        <w:jc w:val="center"/>
        <w:rPr>
          <w:rFonts w:cs="Arial"/>
          <w:szCs w:val="24"/>
        </w:rPr>
      </w:pPr>
    </w:p>
    <w:p w14:paraId="6465E8F1" w14:textId="77777777" w:rsidR="00362BEC" w:rsidRPr="00362BEC" w:rsidRDefault="00362BEC" w:rsidP="00126DBA">
      <w:pPr>
        <w:ind w:firstLine="0"/>
        <w:contextualSpacing/>
        <w:jc w:val="center"/>
        <w:rPr>
          <w:rFonts w:cs="Arial"/>
          <w:szCs w:val="24"/>
        </w:rPr>
      </w:pPr>
    </w:p>
    <w:p w14:paraId="34A6599E" w14:textId="77777777" w:rsidR="00362BEC" w:rsidRPr="00362BEC" w:rsidRDefault="00362BEC" w:rsidP="00126DBA">
      <w:pPr>
        <w:ind w:firstLine="0"/>
        <w:contextualSpacing/>
        <w:jc w:val="center"/>
        <w:rPr>
          <w:rFonts w:cs="Arial"/>
          <w:szCs w:val="24"/>
        </w:rPr>
      </w:pPr>
    </w:p>
    <w:p w14:paraId="6CC8C3BC" w14:textId="77777777" w:rsidR="00362BEC" w:rsidRPr="00362BEC" w:rsidRDefault="00362BEC" w:rsidP="00126DBA">
      <w:pPr>
        <w:ind w:firstLine="0"/>
        <w:contextualSpacing/>
        <w:jc w:val="center"/>
        <w:rPr>
          <w:rFonts w:cs="Arial"/>
          <w:szCs w:val="24"/>
        </w:rPr>
      </w:pPr>
    </w:p>
    <w:p w14:paraId="6D09EC1E" w14:textId="77777777" w:rsidR="00362BEC" w:rsidRPr="00362BEC" w:rsidRDefault="00362BEC" w:rsidP="00126DBA">
      <w:pPr>
        <w:ind w:firstLine="0"/>
        <w:contextualSpacing/>
        <w:jc w:val="center"/>
        <w:rPr>
          <w:rFonts w:cs="Arial"/>
          <w:szCs w:val="24"/>
        </w:rPr>
      </w:pPr>
    </w:p>
    <w:p w14:paraId="30B43F99" w14:textId="762975A7" w:rsidR="00362BEC" w:rsidRPr="00405CD7" w:rsidRDefault="00405CD7" w:rsidP="00126DBA">
      <w:pPr>
        <w:ind w:firstLine="0"/>
        <w:contextualSpacing/>
        <w:jc w:val="center"/>
        <w:rPr>
          <w:rFonts w:cs="Arial"/>
          <w:b/>
          <w:szCs w:val="24"/>
        </w:rPr>
      </w:pPr>
      <w:bookmarkStart w:id="1" w:name="_Hlk191436348"/>
      <w:r w:rsidRPr="00405CD7">
        <w:rPr>
          <w:rFonts w:cs="Arial"/>
          <w:b/>
          <w:szCs w:val="24"/>
        </w:rPr>
        <w:t>INFRAESTRUTURA DE SANEAMENTO E INCIDÊNCIA DE DOENÇAS NO PARANÁ: UMA ANÁLISE MULTIDIMENSIONAL COM FOCO EM CAUSALIDADE E CONTEXTO</w:t>
      </w:r>
    </w:p>
    <w:bookmarkEnd w:id="1"/>
    <w:p w14:paraId="0DF89E70" w14:textId="77777777" w:rsidR="00362BEC" w:rsidRPr="00362BEC" w:rsidRDefault="00362BEC" w:rsidP="00126DBA">
      <w:pPr>
        <w:ind w:firstLine="0"/>
        <w:contextualSpacing/>
        <w:jc w:val="center"/>
        <w:rPr>
          <w:rFonts w:cs="Arial"/>
          <w:szCs w:val="24"/>
        </w:rPr>
      </w:pPr>
    </w:p>
    <w:p w14:paraId="15E2D79A" w14:textId="77777777" w:rsidR="00362BEC" w:rsidRPr="00362BEC" w:rsidRDefault="00362BEC" w:rsidP="00126DBA">
      <w:pPr>
        <w:ind w:firstLine="0"/>
        <w:contextualSpacing/>
        <w:jc w:val="center"/>
        <w:rPr>
          <w:rFonts w:cs="Arial"/>
          <w:szCs w:val="24"/>
        </w:rPr>
      </w:pPr>
    </w:p>
    <w:p w14:paraId="3A75E92A" w14:textId="77777777" w:rsidR="00362BEC" w:rsidRPr="00362BEC" w:rsidRDefault="00362BEC" w:rsidP="00126DBA">
      <w:pPr>
        <w:ind w:firstLine="0"/>
        <w:contextualSpacing/>
        <w:jc w:val="center"/>
        <w:rPr>
          <w:rFonts w:cs="Arial"/>
          <w:szCs w:val="24"/>
        </w:rPr>
      </w:pPr>
    </w:p>
    <w:p w14:paraId="587ECF44" w14:textId="77777777" w:rsidR="00362BEC" w:rsidRPr="00362BEC" w:rsidRDefault="00362BEC" w:rsidP="00126DBA">
      <w:pPr>
        <w:ind w:firstLine="0"/>
        <w:contextualSpacing/>
        <w:jc w:val="center"/>
        <w:rPr>
          <w:rFonts w:cs="Arial"/>
          <w:szCs w:val="24"/>
        </w:rPr>
      </w:pPr>
    </w:p>
    <w:p w14:paraId="6B3739F5" w14:textId="77777777" w:rsidR="00362BEC" w:rsidRPr="00362BEC" w:rsidRDefault="00362BEC" w:rsidP="00126DBA">
      <w:pPr>
        <w:ind w:firstLine="0"/>
        <w:contextualSpacing/>
        <w:jc w:val="center"/>
        <w:rPr>
          <w:rFonts w:cs="Arial"/>
          <w:szCs w:val="24"/>
        </w:rPr>
      </w:pPr>
    </w:p>
    <w:p w14:paraId="40B75414" w14:textId="77777777" w:rsidR="00362BEC" w:rsidRPr="00362BEC" w:rsidRDefault="00362BEC" w:rsidP="00126DBA">
      <w:pPr>
        <w:ind w:firstLine="0"/>
        <w:contextualSpacing/>
        <w:jc w:val="center"/>
        <w:rPr>
          <w:rFonts w:cs="Arial"/>
          <w:szCs w:val="24"/>
        </w:rPr>
      </w:pPr>
    </w:p>
    <w:p w14:paraId="20B85291" w14:textId="77777777" w:rsidR="00742191" w:rsidRDefault="00742191" w:rsidP="00126DBA">
      <w:pPr>
        <w:ind w:firstLine="0"/>
        <w:contextualSpacing/>
        <w:jc w:val="center"/>
        <w:rPr>
          <w:rFonts w:cs="Arial"/>
          <w:szCs w:val="24"/>
        </w:rPr>
      </w:pPr>
    </w:p>
    <w:p w14:paraId="6F3D2D65" w14:textId="77777777" w:rsidR="006B2740" w:rsidRDefault="006B2740" w:rsidP="00126DBA">
      <w:pPr>
        <w:ind w:firstLine="0"/>
        <w:contextualSpacing/>
        <w:jc w:val="center"/>
        <w:rPr>
          <w:rFonts w:cs="Arial"/>
          <w:szCs w:val="24"/>
        </w:rPr>
      </w:pPr>
    </w:p>
    <w:p w14:paraId="5A44493C" w14:textId="0DD7714D" w:rsidR="00A57398" w:rsidRDefault="00A57398" w:rsidP="00126DBA">
      <w:pPr>
        <w:ind w:firstLine="0"/>
        <w:contextualSpacing/>
        <w:jc w:val="center"/>
        <w:rPr>
          <w:rFonts w:cs="Arial"/>
          <w:szCs w:val="24"/>
        </w:rPr>
      </w:pPr>
    </w:p>
    <w:p w14:paraId="1D2252EB" w14:textId="01BA6128" w:rsidR="00405CD7" w:rsidRDefault="00405CD7" w:rsidP="00126DBA">
      <w:pPr>
        <w:ind w:firstLine="0"/>
        <w:contextualSpacing/>
        <w:jc w:val="center"/>
        <w:rPr>
          <w:rFonts w:cs="Arial"/>
          <w:szCs w:val="24"/>
        </w:rPr>
      </w:pPr>
    </w:p>
    <w:p w14:paraId="662DE903" w14:textId="2027B204" w:rsidR="00405CD7" w:rsidRDefault="00405CD7" w:rsidP="00126DBA">
      <w:pPr>
        <w:ind w:firstLine="0"/>
        <w:contextualSpacing/>
        <w:jc w:val="center"/>
        <w:rPr>
          <w:rFonts w:cs="Arial"/>
          <w:szCs w:val="24"/>
        </w:rPr>
      </w:pPr>
    </w:p>
    <w:p w14:paraId="2DE4FC1A" w14:textId="77777777" w:rsidR="00405CD7" w:rsidRDefault="00405CD7" w:rsidP="00126DBA">
      <w:pPr>
        <w:ind w:firstLine="0"/>
        <w:contextualSpacing/>
        <w:jc w:val="center"/>
        <w:rPr>
          <w:rFonts w:cs="Arial"/>
          <w:szCs w:val="24"/>
        </w:rPr>
      </w:pPr>
    </w:p>
    <w:p w14:paraId="08BA645B" w14:textId="77777777" w:rsidR="00742191" w:rsidRDefault="00742191" w:rsidP="00126DBA">
      <w:pPr>
        <w:ind w:firstLine="0"/>
        <w:contextualSpacing/>
        <w:jc w:val="center"/>
        <w:rPr>
          <w:rFonts w:cs="Arial"/>
          <w:szCs w:val="24"/>
        </w:rPr>
      </w:pPr>
    </w:p>
    <w:p w14:paraId="48D498E3" w14:textId="77777777" w:rsidR="00FD778F" w:rsidRDefault="00FD778F" w:rsidP="00126DBA">
      <w:pPr>
        <w:ind w:firstLine="0"/>
        <w:contextualSpacing/>
        <w:jc w:val="center"/>
        <w:rPr>
          <w:rFonts w:cs="Arial"/>
          <w:szCs w:val="24"/>
        </w:rPr>
      </w:pPr>
    </w:p>
    <w:p w14:paraId="71A8BD90" w14:textId="589B830B" w:rsidR="00362BEC" w:rsidRPr="00347CAF" w:rsidRDefault="006B2740" w:rsidP="00126DBA">
      <w:pPr>
        <w:ind w:firstLine="0"/>
        <w:contextualSpacing/>
        <w:jc w:val="center"/>
        <w:rPr>
          <w:rFonts w:cs="Arial"/>
          <w:b/>
          <w:bCs/>
          <w:szCs w:val="24"/>
        </w:rPr>
      </w:pPr>
      <w:r w:rsidRPr="00347CAF">
        <w:rPr>
          <w:rFonts w:cs="Arial"/>
          <w:b/>
          <w:bCs/>
          <w:szCs w:val="24"/>
        </w:rPr>
        <w:t xml:space="preserve">IJUÍ </w:t>
      </w:r>
      <w:r w:rsidR="00CC5460">
        <w:rPr>
          <w:rFonts w:cs="Arial"/>
          <w:b/>
          <w:bCs/>
          <w:szCs w:val="24"/>
        </w:rPr>
        <w:t xml:space="preserve">– </w:t>
      </w:r>
      <w:r w:rsidRPr="00347CAF">
        <w:rPr>
          <w:rFonts w:cs="Arial"/>
          <w:b/>
          <w:bCs/>
          <w:szCs w:val="24"/>
        </w:rPr>
        <w:t>RS</w:t>
      </w:r>
    </w:p>
    <w:p w14:paraId="65521477" w14:textId="0FF72FB2" w:rsidR="006B2740" w:rsidRPr="00CC5460" w:rsidRDefault="006B2740" w:rsidP="00CC5460">
      <w:pPr>
        <w:ind w:firstLine="0"/>
        <w:contextualSpacing/>
        <w:jc w:val="center"/>
        <w:rPr>
          <w:rFonts w:cs="Arial"/>
          <w:b/>
          <w:bCs/>
          <w:szCs w:val="24"/>
        </w:rPr>
      </w:pPr>
      <w:r w:rsidRPr="00347CAF">
        <w:rPr>
          <w:rFonts w:cs="Arial"/>
          <w:b/>
          <w:bCs/>
          <w:szCs w:val="24"/>
        </w:rPr>
        <w:t>202</w:t>
      </w:r>
      <w:r w:rsidR="003F5809">
        <w:rPr>
          <w:rFonts w:cs="Arial"/>
          <w:b/>
          <w:bCs/>
          <w:szCs w:val="24"/>
        </w:rPr>
        <w:t>5</w:t>
      </w:r>
    </w:p>
    <w:p w14:paraId="14562BDB" w14:textId="6D32BB2A" w:rsidR="00362BEC" w:rsidRPr="00D84E96" w:rsidRDefault="006B2740" w:rsidP="00126DBA">
      <w:pPr>
        <w:ind w:firstLine="0"/>
        <w:contextualSpacing/>
        <w:jc w:val="center"/>
        <w:rPr>
          <w:rFonts w:cs="Arial"/>
          <w:b/>
          <w:bCs/>
          <w:szCs w:val="24"/>
        </w:rPr>
      </w:pPr>
      <w:r w:rsidRPr="00D84E96">
        <w:rPr>
          <w:rFonts w:cs="Arial"/>
          <w:b/>
          <w:bCs/>
          <w:szCs w:val="24"/>
        </w:rPr>
        <w:lastRenderedPageBreak/>
        <w:t>EDUARDO MATHEUS FIGUEIRA</w:t>
      </w:r>
    </w:p>
    <w:p w14:paraId="48DD3737" w14:textId="77777777" w:rsidR="00362BEC" w:rsidRPr="00362BEC" w:rsidRDefault="00362BEC" w:rsidP="00126DBA">
      <w:pPr>
        <w:ind w:firstLine="0"/>
        <w:contextualSpacing/>
        <w:jc w:val="center"/>
        <w:rPr>
          <w:rFonts w:cs="Arial"/>
          <w:szCs w:val="24"/>
        </w:rPr>
      </w:pPr>
    </w:p>
    <w:p w14:paraId="699C1DD5" w14:textId="77777777" w:rsidR="00362BEC" w:rsidRPr="00362BEC" w:rsidRDefault="00362BEC" w:rsidP="00126DBA">
      <w:pPr>
        <w:ind w:firstLine="0"/>
        <w:contextualSpacing/>
        <w:jc w:val="center"/>
        <w:rPr>
          <w:rFonts w:cs="Arial"/>
          <w:szCs w:val="24"/>
        </w:rPr>
      </w:pPr>
    </w:p>
    <w:p w14:paraId="253160F4" w14:textId="77777777" w:rsidR="00362BEC" w:rsidRPr="00362BEC" w:rsidRDefault="00362BEC" w:rsidP="00126DBA">
      <w:pPr>
        <w:ind w:firstLine="0"/>
        <w:contextualSpacing/>
        <w:jc w:val="center"/>
        <w:rPr>
          <w:rFonts w:cs="Arial"/>
          <w:szCs w:val="24"/>
        </w:rPr>
      </w:pPr>
    </w:p>
    <w:p w14:paraId="72612BAE" w14:textId="77777777" w:rsidR="00362BEC" w:rsidRPr="00362BEC" w:rsidRDefault="00362BEC" w:rsidP="00126DBA">
      <w:pPr>
        <w:ind w:firstLine="0"/>
        <w:contextualSpacing/>
        <w:jc w:val="center"/>
        <w:rPr>
          <w:rFonts w:cs="Arial"/>
          <w:szCs w:val="24"/>
        </w:rPr>
      </w:pPr>
    </w:p>
    <w:p w14:paraId="14D5B783" w14:textId="77777777" w:rsidR="00362BEC" w:rsidRPr="00362BEC" w:rsidRDefault="00362BEC" w:rsidP="00126DBA">
      <w:pPr>
        <w:ind w:firstLine="0"/>
        <w:contextualSpacing/>
        <w:jc w:val="center"/>
        <w:rPr>
          <w:rFonts w:cs="Arial"/>
          <w:szCs w:val="24"/>
        </w:rPr>
      </w:pPr>
    </w:p>
    <w:p w14:paraId="65EDD575" w14:textId="77777777" w:rsidR="00362BEC" w:rsidRPr="00362BEC" w:rsidRDefault="00362BEC" w:rsidP="00126DBA">
      <w:pPr>
        <w:ind w:firstLine="0"/>
        <w:contextualSpacing/>
        <w:jc w:val="center"/>
        <w:rPr>
          <w:rFonts w:cs="Arial"/>
          <w:szCs w:val="24"/>
        </w:rPr>
      </w:pPr>
    </w:p>
    <w:p w14:paraId="7022E489" w14:textId="77777777" w:rsidR="00362BEC" w:rsidRPr="00362BEC" w:rsidRDefault="00362BEC" w:rsidP="00126DBA">
      <w:pPr>
        <w:ind w:firstLine="0"/>
        <w:contextualSpacing/>
        <w:jc w:val="center"/>
        <w:rPr>
          <w:rFonts w:cs="Arial"/>
          <w:szCs w:val="24"/>
        </w:rPr>
      </w:pPr>
    </w:p>
    <w:p w14:paraId="05A63F5A" w14:textId="77777777" w:rsidR="00362BEC" w:rsidRPr="00362BEC" w:rsidRDefault="00362BEC" w:rsidP="00126DBA">
      <w:pPr>
        <w:ind w:firstLine="0"/>
        <w:contextualSpacing/>
        <w:jc w:val="center"/>
        <w:rPr>
          <w:rFonts w:cs="Arial"/>
          <w:szCs w:val="24"/>
        </w:rPr>
      </w:pPr>
    </w:p>
    <w:p w14:paraId="55D9229B" w14:textId="77777777" w:rsidR="00362BEC" w:rsidRPr="00362BEC" w:rsidRDefault="00362BEC" w:rsidP="00126DBA">
      <w:pPr>
        <w:ind w:firstLine="0"/>
        <w:contextualSpacing/>
        <w:jc w:val="center"/>
        <w:rPr>
          <w:rFonts w:cs="Arial"/>
          <w:szCs w:val="24"/>
        </w:rPr>
      </w:pPr>
    </w:p>
    <w:p w14:paraId="26F4BBB2" w14:textId="0940BB75" w:rsidR="003F5809" w:rsidRPr="00405CD7" w:rsidRDefault="00405CD7" w:rsidP="003F5809">
      <w:pPr>
        <w:ind w:firstLine="0"/>
        <w:contextualSpacing/>
        <w:jc w:val="center"/>
        <w:rPr>
          <w:rFonts w:cs="Arial"/>
          <w:b/>
          <w:szCs w:val="24"/>
        </w:rPr>
      </w:pPr>
      <w:r w:rsidRPr="00405CD7">
        <w:rPr>
          <w:rFonts w:cs="Arial"/>
          <w:b/>
          <w:szCs w:val="24"/>
        </w:rPr>
        <w:t>INFRAESTRUTURA DE SANEAMENTO E INCIDÊNCIA DE DOENÇAS NO PARANÁ: UMA ANÁLISE MULTIDIMENSIONAL COM FOCO EM CAUSALIDADE E CONTEXTO</w:t>
      </w:r>
    </w:p>
    <w:p w14:paraId="66E94BE5" w14:textId="77777777" w:rsidR="00362BEC" w:rsidRDefault="00362BEC" w:rsidP="00126DBA">
      <w:pPr>
        <w:ind w:firstLine="0"/>
        <w:contextualSpacing/>
        <w:jc w:val="center"/>
        <w:rPr>
          <w:rFonts w:cs="Arial"/>
          <w:szCs w:val="24"/>
        </w:rPr>
      </w:pPr>
    </w:p>
    <w:p w14:paraId="6322C288" w14:textId="77777777" w:rsidR="003F5809" w:rsidRPr="00362BEC" w:rsidRDefault="003F5809" w:rsidP="00126DBA">
      <w:pPr>
        <w:ind w:firstLine="0"/>
        <w:contextualSpacing/>
        <w:jc w:val="center"/>
        <w:rPr>
          <w:rFonts w:cs="Arial"/>
          <w:szCs w:val="24"/>
        </w:rPr>
      </w:pPr>
    </w:p>
    <w:p w14:paraId="1F11853B" w14:textId="77777777" w:rsidR="00362BEC" w:rsidRPr="00362BEC" w:rsidRDefault="00362BEC" w:rsidP="00126DBA">
      <w:pPr>
        <w:ind w:firstLine="0"/>
        <w:contextualSpacing/>
        <w:jc w:val="center"/>
        <w:rPr>
          <w:rFonts w:cs="Arial"/>
          <w:szCs w:val="24"/>
        </w:rPr>
      </w:pPr>
    </w:p>
    <w:p w14:paraId="7E30F7A1" w14:textId="77777777" w:rsidR="00362BEC" w:rsidRPr="00362BEC" w:rsidRDefault="00362BEC" w:rsidP="00126DBA">
      <w:pPr>
        <w:ind w:firstLine="0"/>
        <w:contextualSpacing/>
        <w:jc w:val="center"/>
        <w:rPr>
          <w:rFonts w:cs="Arial"/>
          <w:szCs w:val="24"/>
        </w:rPr>
      </w:pPr>
    </w:p>
    <w:p w14:paraId="3798DB77" w14:textId="77777777" w:rsidR="00362BEC" w:rsidRPr="00362BEC" w:rsidRDefault="00362BEC" w:rsidP="00126DBA">
      <w:pPr>
        <w:ind w:firstLine="0"/>
        <w:contextualSpacing/>
        <w:jc w:val="center"/>
        <w:rPr>
          <w:rFonts w:cs="Arial"/>
          <w:szCs w:val="24"/>
        </w:rPr>
      </w:pPr>
    </w:p>
    <w:p w14:paraId="7E28475B" w14:textId="77777777" w:rsidR="00362BEC" w:rsidRPr="00362BEC" w:rsidRDefault="00362BEC" w:rsidP="00AF18BF">
      <w:pPr>
        <w:contextualSpacing/>
        <w:jc w:val="center"/>
        <w:rPr>
          <w:rFonts w:cs="Arial"/>
          <w:szCs w:val="24"/>
        </w:rPr>
      </w:pPr>
    </w:p>
    <w:p w14:paraId="2CC9DD9A" w14:textId="11414477" w:rsidR="00AF18BF" w:rsidRDefault="00405CD7" w:rsidP="00405CD7">
      <w:pPr>
        <w:spacing w:line="240" w:lineRule="auto"/>
        <w:ind w:left="4536" w:firstLine="0"/>
        <w:contextualSpacing/>
        <w:rPr>
          <w:rFonts w:cs="Arial"/>
          <w:sz w:val="20"/>
          <w:szCs w:val="20"/>
        </w:rPr>
      </w:pPr>
      <w:r>
        <w:rPr>
          <w:rFonts w:cs="Arial"/>
          <w:sz w:val="20"/>
          <w:szCs w:val="20"/>
        </w:rPr>
        <w:t xml:space="preserve">Projeto de </w:t>
      </w:r>
      <w:r w:rsidR="006B2740">
        <w:rPr>
          <w:rFonts w:cs="Arial"/>
          <w:sz w:val="20"/>
          <w:szCs w:val="20"/>
        </w:rPr>
        <w:t>Tese</w:t>
      </w:r>
      <w:r>
        <w:rPr>
          <w:rFonts w:cs="Arial"/>
          <w:sz w:val="20"/>
          <w:szCs w:val="20"/>
        </w:rPr>
        <w:t xml:space="preserve"> submetido</w:t>
      </w:r>
      <w:r w:rsidR="00362BEC" w:rsidRPr="008E523A">
        <w:rPr>
          <w:rFonts w:cs="Arial"/>
          <w:sz w:val="20"/>
          <w:szCs w:val="20"/>
        </w:rPr>
        <w:t xml:space="preserve"> ao Programa </w:t>
      </w:r>
      <w:r w:rsidR="00362BEC" w:rsidRPr="00E063A4">
        <w:rPr>
          <w:rFonts w:cs="Arial"/>
          <w:sz w:val="20"/>
          <w:szCs w:val="20"/>
        </w:rPr>
        <w:t>de</w:t>
      </w:r>
      <w:r w:rsidR="00A57398" w:rsidRPr="00E063A4">
        <w:rPr>
          <w:rFonts w:cs="Arial"/>
          <w:sz w:val="20"/>
          <w:szCs w:val="20"/>
        </w:rPr>
        <w:t xml:space="preserve"> Pós-Graduação em</w:t>
      </w:r>
      <w:r w:rsidR="006B2740">
        <w:rPr>
          <w:rFonts w:cs="Arial"/>
          <w:sz w:val="20"/>
          <w:szCs w:val="20"/>
        </w:rPr>
        <w:t xml:space="preserve"> Desenvolvimento Regional, área de concentração de </w:t>
      </w:r>
      <w:r w:rsidR="006B2740" w:rsidRPr="006B2740">
        <w:rPr>
          <w:rFonts w:cs="Arial"/>
          <w:sz w:val="20"/>
          <w:szCs w:val="20"/>
        </w:rPr>
        <w:t>Políticas Públicas, Planejamento Urbano e Gestão do Território</w:t>
      </w:r>
      <w:r w:rsidR="00362BEC" w:rsidRPr="008E523A">
        <w:rPr>
          <w:rFonts w:cs="Arial"/>
          <w:sz w:val="20"/>
          <w:szCs w:val="20"/>
        </w:rPr>
        <w:t xml:space="preserve"> da Universidade </w:t>
      </w:r>
      <w:r w:rsidR="006B2740">
        <w:rPr>
          <w:rFonts w:cs="Arial"/>
          <w:sz w:val="20"/>
          <w:szCs w:val="20"/>
        </w:rPr>
        <w:t>Regional do Noroeste do Estado do Rio Grande do Sul</w:t>
      </w:r>
      <w:r w:rsidR="00362BEC" w:rsidRPr="008E523A">
        <w:rPr>
          <w:rFonts w:cs="Arial"/>
          <w:sz w:val="20"/>
          <w:szCs w:val="20"/>
        </w:rPr>
        <w:t xml:space="preserve"> </w:t>
      </w:r>
      <w:r w:rsidR="007833B9">
        <w:rPr>
          <w:rFonts w:cs="Arial"/>
          <w:sz w:val="20"/>
          <w:szCs w:val="20"/>
        </w:rPr>
        <w:t xml:space="preserve">como requisito parcial </w:t>
      </w:r>
      <w:r w:rsidR="00362BEC" w:rsidRPr="008E523A">
        <w:rPr>
          <w:rFonts w:cs="Arial"/>
          <w:sz w:val="20"/>
          <w:szCs w:val="20"/>
        </w:rPr>
        <w:t>para a obtenção do título de</w:t>
      </w:r>
      <w:r w:rsidR="006B2740">
        <w:rPr>
          <w:rFonts w:cs="Arial"/>
          <w:sz w:val="20"/>
          <w:szCs w:val="20"/>
        </w:rPr>
        <w:t xml:space="preserve"> Doutor </w:t>
      </w:r>
      <w:r w:rsidR="00362BEC" w:rsidRPr="008E523A">
        <w:rPr>
          <w:rFonts w:cs="Arial"/>
          <w:sz w:val="20"/>
          <w:szCs w:val="20"/>
        </w:rPr>
        <w:t xml:space="preserve">em </w:t>
      </w:r>
      <w:r w:rsidR="006B2740">
        <w:rPr>
          <w:rFonts w:cs="Arial"/>
          <w:sz w:val="20"/>
          <w:szCs w:val="20"/>
        </w:rPr>
        <w:t>Desenvolvimento Regional</w:t>
      </w:r>
      <w:r w:rsidR="00BB3CE4">
        <w:rPr>
          <w:rFonts w:cs="Arial"/>
          <w:sz w:val="20"/>
          <w:szCs w:val="20"/>
        </w:rPr>
        <w:t>.</w:t>
      </w:r>
    </w:p>
    <w:p w14:paraId="0FEC38AA" w14:textId="77777777" w:rsidR="00405CD7" w:rsidRDefault="00405CD7" w:rsidP="00405CD7">
      <w:pPr>
        <w:spacing w:line="240" w:lineRule="auto"/>
        <w:ind w:left="4536" w:firstLine="0"/>
        <w:contextualSpacing/>
        <w:rPr>
          <w:rFonts w:cs="Arial"/>
          <w:sz w:val="20"/>
          <w:szCs w:val="20"/>
        </w:rPr>
      </w:pPr>
    </w:p>
    <w:p w14:paraId="4BE27999" w14:textId="77777777" w:rsidR="007D31F8" w:rsidRDefault="00362BEC" w:rsidP="00126DBA">
      <w:pPr>
        <w:spacing w:line="240" w:lineRule="auto"/>
        <w:ind w:left="4536" w:firstLine="0"/>
        <w:contextualSpacing/>
        <w:rPr>
          <w:rFonts w:cs="Arial"/>
          <w:sz w:val="20"/>
          <w:szCs w:val="20"/>
        </w:rPr>
      </w:pPr>
      <w:r w:rsidRPr="008E523A">
        <w:rPr>
          <w:rFonts w:cs="Arial"/>
          <w:sz w:val="20"/>
          <w:szCs w:val="20"/>
        </w:rPr>
        <w:t xml:space="preserve">Orientador: </w:t>
      </w:r>
    </w:p>
    <w:p w14:paraId="666BBCF6" w14:textId="052150B6" w:rsidR="007D31F8" w:rsidRDefault="00FE0890" w:rsidP="00405CD7">
      <w:pPr>
        <w:spacing w:line="240" w:lineRule="auto"/>
        <w:ind w:left="4536" w:firstLine="0"/>
        <w:contextualSpacing/>
        <w:rPr>
          <w:rFonts w:cs="Arial"/>
          <w:sz w:val="20"/>
          <w:szCs w:val="20"/>
        </w:rPr>
      </w:pPr>
      <w:r w:rsidRPr="008E523A">
        <w:rPr>
          <w:rFonts w:cs="Arial"/>
          <w:sz w:val="20"/>
          <w:szCs w:val="20"/>
        </w:rPr>
        <w:t xml:space="preserve">Prof. </w:t>
      </w:r>
      <w:proofErr w:type="spellStart"/>
      <w:r w:rsidR="003F5809" w:rsidRPr="003F5809">
        <w:rPr>
          <w:rFonts w:cs="Arial"/>
          <w:sz w:val="20"/>
          <w:szCs w:val="20"/>
        </w:rPr>
        <w:t>Tarcisio</w:t>
      </w:r>
      <w:proofErr w:type="spellEnd"/>
      <w:r w:rsidR="003F5809" w:rsidRPr="003F5809">
        <w:rPr>
          <w:rFonts w:cs="Arial"/>
          <w:sz w:val="20"/>
          <w:szCs w:val="20"/>
        </w:rPr>
        <w:t xml:space="preserve"> </w:t>
      </w:r>
      <w:proofErr w:type="spellStart"/>
      <w:r w:rsidR="003F5809" w:rsidRPr="003F5809">
        <w:rPr>
          <w:rFonts w:cs="Arial"/>
          <w:sz w:val="20"/>
          <w:szCs w:val="20"/>
        </w:rPr>
        <w:t>Dorn</w:t>
      </w:r>
      <w:proofErr w:type="spellEnd"/>
      <w:r w:rsidR="003F5809" w:rsidRPr="003F5809">
        <w:rPr>
          <w:rFonts w:cs="Arial"/>
          <w:sz w:val="20"/>
          <w:szCs w:val="20"/>
        </w:rPr>
        <w:t xml:space="preserve"> de</w:t>
      </w:r>
      <w:r w:rsidR="003F5809">
        <w:rPr>
          <w:rFonts w:cs="Arial"/>
          <w:sz w:val="20"/>
          <w:szCs w:val="20"/>
        </w:rPr>
        <w:t xml:space="preserve"> Oliveira</w:t>
      </w:r>
    </w:p>
    <w:p w14:paraId="250BCFFF" w14:textId="38065806" w:rsidR="007D31F8" w:rsidRDefault="00362BEC" w:rsidP="00C15426">
      <w:pPr>
        <w:spacing w:line="240" w:lineRule="auto"/>
        <w:ind w:left="4536" w:firstLine="0"/>
        <w:contextualSpacing/>
        <w:rPr>
          <w:rFonts w:cs="Arial"/>
          <w:sz w:val="20"/>
          <w:szCs w:val="20"/>
        </w:rPr>
      </w:pPr>
      <w:proofErr w:type="spellStart"/>
      <w:r w:rsidRPr="008E523A">
        <w:rPr>
          <w:rFonts w:cs="Arial"/>
          <w:sz w:val="20"/>
          <w:szCs w:val="20"/>
        </w:rPr>
        <w:t>Coorientador</w:t>
      </w:r>
      <w:r w:rsidR="003F5809">
        <w:rPr>
          <w:rFonts w:cs="Arial"/>
          <w:sz w:val="20"/>
          <w:szCs w:val="20"/>
        </w:rPr>
        <w:t>es</w:t>
      </w:r>
      <w:proofErr w:type="spellEnd"/>
      <w:r w:rsidRPr="008E523A">
        <w:rPr>
          <w:rFonts w:cs="Arial"/>
          <w:sz w:val="20"/>
          <w:szCs w:val="20"/>
        </w:rPr>
        <w:t xml:space="preserve">: </w:t>
      </w:r>
    </w:p>
    <w:p w14:paraId="19915A1B" w14:textId="77777777" w:rsidR="007D31F8" w:rsidRDefault="007D31F8" w:rsidP="00C15426">
      <w:pPr>
        <w:spacing w:line="240" w:lineRule="auto"/>
        <w:ind w:left="4536" w:firstLine="0"/>
        <w:contextualSpacing/>
        <w:rPr>
          <w:rFonts w:cs="Arial"/>
          <w:sz w:val="20"/>
          <w:szCs w:val="20"/>
        </w:rPr>
      </w:pPr>
      <w:r>
        <w:rPr>
          <w:rFonts w:cs="Arial"/>
          <w:sz w:val="20"/>
          <w:szCs w:val="20"/>
        </w:rPr>
        <w:t xml:space="preserve">Prof. Fabrício Baron </w:t>
      </w:r>
      <w:proofErr w:type="spellStart"/>
      <w:r>
        <w:rPr>
          <w:rFonts w:cs="Arial"/>
          <w:sz w:val="20"/>
          <w:szCs w:val="20"/>
        </w:rPr>
        <w:t>Mussi</w:t>
      </w:r>
      <w:proofErr w:type="spellEnd"/>
    </w:p>
    <w:p w14:paraId="5DDD5EEE" w14:textId="783A77F3" w:rsidR="00362BEC" w:rsidRPr="008E523A" w:rsidRDefault="00FE0890" w:rsidP="00C15426">
      <w:pPr>
        <w:spacing w:line="240" w:lineRule="auto"/>
        <w:ind w:left="4536" w:firstLine="0"/>
        <w:contextualSpacing/>
        <w:rPr>
          <w:rFonts w:cs="Arial"/>
          <w:sz w:val="20"/>
          <w:szCs w:val="20"/>
        </w:rPr>
      </w:pPr>
      <w:r w:rsidRPr="008E523A">
        <w:rPr>
          <w:rFonts w:cs="Arial"/>
          <w:sz w:val="20"/>
          <w:szCs w:val="20"/>
        </w:rPr>
        <w:t>Prof.</w:t>
      </w:r>
      <w:r w:rsidR="003F5809">
        <w:rPr>
          <w:rFonts w:cs="Arial"/>
          <w:sz w:val="20"/>
          <w:szCs w:val="20"/>
        </w:rPr>
        <w:t xml:space="preserve"> </w:t>
      </w:r>
      <w:proofErr w:type="spellStart"/>
      <w:r w:rsidR="003F5809" w:rsidRPr="003F5809">
        <w:rPr>
          <w:rFonts w:cs="Arial"/>
          <w:sz w:val="20"/>
          <w:szCs w:val="20"/>
        </w:rPr>
        <w:t>Lucir</w:t>
      </w:r>
      <w:proofErr w:type="spellEnd"/>
      <w:r w:rsidR="003F5809" w:rsidRPr="003F5809">
        <w:rPr>
          <w:rFonts w:cs="Arial"/>
          <w:sz w:val="20"/>
          <w:szCs w:val="20"/>
        </w:rPr>
        <w:t xml:space="preserve"> Reinaldo Alves</w:t>
      </w:r>
      <w:r w:rsidR="003F5809">
        <w:rPr>
          <w:rFonts w:cs="Arial"/>
          <w:sz w:val="20"/>
          <w:szCs w:val="20"/>
        </w:rPr>
        <w:t xml:space="preserve"> </w:t>
      </w:r>
    </w:p>
    <w:p w14:paraId="108FAC7A" w14:textId="77777777" w:rsidR="00362BEC" w:rsidRPr="00362BEC" w:rsidRDefault="00362BEC" w:rsidP="00930E03">
      <w:pPr>
        <w:contextualSpacing/>
        <w:jc w:val="center"/>
        <w:rPr>
          <w:rFonts w:cs="Arial"/>
          <w:szCs w:val="24"/>
        </w:rPr>
      </w:pPr>
    </w:p>
    <w:p w14:paraId="4073088A" w14:textId="77777777" w:rsidR="00AF18BF" w:rsidRDefault="00AF18BF" w:rsidP="00930E03">
      <w:pPr>
        <w:contextualSpacing/>
        <w:jc w:val="center"/>
        <w:rPr>
          <w:rFonts w:cs="Arial"/>
          <w:szCs w:val="24"/>
        </w:rPr>
      </w:pPr>
    </w:p>
    <w:p w14:paraId="4FA41AA8" w14:textId="5CF80049" w:rsidR="003F5809" w:rsidRDefault="003F5809" w:rsidP="00930E03">
      <w:pPr>
        <w:contextualSpacing/>
        <w:jc w:val="center"/>
        <w:rPr>
          <w:rFonts w:cs="Arial"/>
          <w:szCs w:val="24"/>
        </w:rPr>
      </w:pPr>
    </w:p>
    <w:p w14:paraId="71CE3C2B" w14:textId="3F4FBDC5" w:rsidR="00A57398" w:rsidRPr="00362BEC" w:rsidRDefault="00A57398" w:rsidP="00405CD7">
      <w:pPr>
        <w:ind w:firstLine="0"/>
        <w:contextualSpacing/>
        <w:rPr>
          <w:rFonts w:cs="Arial"/>
          <w:szCs w:val="24"/>
        </w:rPr>
      </w:pPr>
    </w:p>
    <w:p w14:paraId="0FE72147" w14:textId="77777777" w:rsidR="00362BEC" w:rsidRPr="00362BEC" w:rsidRDefault="00362BEC" w:rsidP="00930E03">
      <w:pPr>
        <w:contextualSpacing/>
        <w:jc w:val="center"/>
        <w:rPr>
          <w:rFonts w:cs="Arial"/>
          <w:szCs w:val="24"/>
        </w:rPr>
      </w:pPr>
    </w:p>
    <w:p w14:paraId="6D4BEB07" w14:textId="77777777" w:rsidR="005D4E29" w:rsidRPr="00405CD7" w:rsidRDefault="005D4E29" w:rsidP="005D4E29">
      <w:pPr>
        <w:ind w:firstLine="0"/>
        <w:contextualSpacing/>
        <w:jc w:val="center"/>
        <w:rPr>
          <w:rFonts w:cs="Arial"/>
          <w:bCs/>
          <w:szCs w:val="24"/>
        </w:rPr>
      </w:pPr>
      <w:r w:rsidRPr="00405CD7">
        <w:rPr>
          <w:rFonts w:cs="Arial"/>
          <w:bCs/>
          <w:szCs w:val="24"/>
        </w:rPr>
        <w:t>IJUÍ – RS</w:t>
      </w:r>
    </w:p>
    <w:p w14:paraId="1AE0BF40" w14:textId="68C019BD" w:rsidR="00742191" w:rsidRPr="00405CD7" w:rsidRDefault="005D4E29" w:rsidP="005D4E29">
      <w:pPr>
        <w:ind w:firstLine="0"/>
        <w:contextualSpacing/>
        <w:jc w:val="center"/>
        <w:rPr>
          <w:rFonts w:cs="Arial"/>
          <w:bCs/>
          <w:szCs w:val="24"/>
        </w:rPr>
        <w:sectPr w:rsidR="00742191" w:rsidRPr="00405CD7" w:rsidSect="00B43EC0">
          <w:pgSz w:w="11906" w:h="16838" w:code="9"/>
          <w:pgMar w:top="1701" w:right="1134" w:bottom="1134" w:left="1701" w:header="709" w:footer="709" w:gutter="0"/>
          <w:cols w:space="708"/>
          <w:docGrid w:linePitch="360"/>
        </w:sectPr>
      </w:pPr>
      <w:r w:rsidRPr="00405CD7">
        <w:rPr>
          <w:rFonts w:cs="Arial"/>
          <w:bCs/>
          <w:szCs w:val="24"/>
        </w:rPr>
        <w:t>202</w:t>
      </w:r>
      <w:r w:rsidR="003F5809" w:rsidRPr="00405CD7">
        <w:rPr>
          <w:rFonts w:cs="Arial"/>
          <w:bCs/>
          <w:szCs w:val="24"/>
        </w:rPr>
        <w:t>5</w:t>
      </w:r>
    </w:p>
    <w:p w14:paraId="3B15C5C7" w14:textId="1ADC1AFC" w:rsidR="00362BEC" w:rsidRDefault="00E050A9" w:rsidP="00126DBA">
      <w:pPr>
        <w:spacing w:line="240" w:lineRule="auto"/>
        <w:ind w:firstLine="0"/>
        <w:contextualSpacing/>
        <w:jc w:val="center"/>
        <w:rPr>
          <w:ins w:id="2" w:author="Usuario" w:date="2025-11-24T16:00:00Z"/>
          <w:rFonts w:cs="Arial"/>
          <w:szCs w:val="24"/>
        </w:rPr>
      </w:pPr>
      <w:ins w:id="3" w:author="Usuario" w:date="2025-11-24T15:59:00Z">
        <w:r>
          <w:rPr>
            <w:rFonts w:cs="Arial"/>
            <w:szCs w:val="24"/>
          </w:rPr>
          <w:t>ALGUMAS SUGE</w:t>
        </w:r>
      </w:ins>
      <w:ins w:id="4" w:author="Usuario" w:date="2025-11-24T16:00:00Z">
        <w:r>
          <w:rPr>
            <w:rFonts w:cs="Arial"/>
            <w:szCs w:val="24"/>
          </w:rPr>
          <w:t xml:space="preserve">STÕES </w:t>
        </w:r>
      </w:ins>
    </w:p>
    <w:p w14:paraId="0903FDA2" w14:textId="7925D949" w:rsidR="00E050A9" w:rsidRDefault="00E050A9" w:rsidP="00126DBA">
      <w:pPr>
        <w:spacing w:line="240" w:lineRule="auto"/>
        <w:ind w:firstLine="0"/>
        <w:contextualSpacing/>
        <w:jc w:val="center"/>
        <w:rPr>
          <w:ins w:id="5" w:author="Usuario" w:date="2025-11-24T16:00:00Z"/>
          <w:rFonts w:cs="Arial"/>
          <w:szCs w:val="24"/>
        </w:rPr>
      </w:pPr>
    </w:p>
    <w:p w14:paraId="7439A07A" w14:textId="77777777" w:rsidR="00E050A9" w:rsidRDefault="00E050A9" w:rsidP="00E050A9">
      <w:pPr>
        <w:ind w:left="720" w:hanging="360"/>
        <w:rPr>
          <w:ins w:id="6" w:author="Usuario" w:date="2025-11-24T16:00:00Z"/>
        </w:rPr>
      </w:pPr>
      <w:ins w:id="7" w:author="Usuario" w:date="2025-11-24T16:00:00Z">
        <w:r>
          <w:t>Referencial teórico</w:t>
        </w:r>
      </w:ins>
    </w:p>
    <w:p w14:paraId="61CE5111" w14:textId="77777777" w:rsidR="00E050A9" w:rsidRDefault="00E050A9" w:rsidP="00E050A9">
      <w:pPr>
        <w:pStyle w:val="PargrafodaLista"/>
        <w:numPr>
          <w:ilvl w:val="0"/>
          <w:numId w:val="9"/>
        </w:numPr>
        <w:spacing w:after="160" w:line="259" w:lineRule="auto"/>
        <w:jc w:val="left"/>
        <w:rPr>
          <w:ins w:id="8" w:author="Usuario" w:date="2025-11-24T16:00:00Z"/>
        </w:rPr>
      </w:pPr>
      <w:ins w:id="9" w:author="Usuario" w:date="2025-11-24T16:00:00Z">
        <w:r>
          <w:t>Desenvolvimento regional</w:t>
        </w:r>
      </w:ins>
    </w:p>
    <w:p w14:paraId="4308F6FB" w14:textId="77777777" w:rsidR="00E050A9" w:rsidRDefault="00E050A9" w:rsidP="00E050A9">
      <w:pPr>
        <w:pStyle w:val="PargrafodaLista"/>
        <w:numPr>
          <w:ilvl w:val="0"/>
          <w:numId w:val="9"/>
        </w:numPr>
        <w:spacing w:after="160" w:line="259" w:lineRule="auto"/>
        <w:jc w:val="left"/>
        <w:rPr>
          <w:ins w:id="10" w:author="Usuario" w:date="2025-11-24T16:00:00Z"/>
        </w:rPr>
      </w:pPr>
      <w:ins w:id="11" w:author="Usuario" w:date="2025-11-24T16:00:00Z">
        <w:r>
          <w:t xml:space="preserve">Saneamento </w:t>
        </w:r>
      </w:ins>
    </w:p>
    <w:p w14:paraId="49F7D40C" w14:textId="77777777" w:rsidR="00E050A9" w:rsidRDefault="00E050A9" w:rsidP="00E050A9">
      <w:pPr>
        <w:pStyle w:val="PargrafodaLista"/>
        <w:numPr>
          <w:ilvl w:val="1"/>
          <w:numId w:val="9"/>
        </w:numPr>
        <w:spacing w:after="160" w:line="259" w:lineRule="auto"/>
        <w:jc w:val="left"/>
        <w:rPr>
          <w:ins w:id="12" w:author="Usuario" w:date="2025-11-24T16:00:00Z"/>
        </w:rPr>
      </w:pPr>
      <w:ins w:id="13" w:author="Usuario" w:date="2025-11-24T16:00:00Z">
        <w:r>
          <w:t>Marco legal, políticas públicas e governança</w:t>
        </w:r>
      </w:ins>
    </w:p>
    <w:p w14:paraId="438EBA88" w14:textId="77777777" w:rsidR="00E050A9" w:rsidRDefault="00E050A9" w:rsidP="00E050A9">
      <w:pPr>
        <w:pStyle w:val="PargrafodaLista"/>
        <w:numPr>
          <w:ilvl w:val="1"/>
          <w:numId w:val="9"/>
        </w:numPr>
        <w:spacing w:after="160" w:line="259" w:lineRule="auto"/>
        <w:jc w:val="left"/>
        <w:rPr>
          <w:ins w:id="14" w:author="Usuario" w:date="2025-11-24T16:00:00Z"/>
        </w:rPr>
      </w:pPr>
      <w:ins w:id="15" w:author="Usuario" w:date="2025-11-24T16:00:00Z">
        <w:r>
          <w:t>Aspectos técnicos: abastecimento de água, esgotamento sanitário, resíduos sólidos e drenagem</w:t>
        </w:r>
      </w:ins>
    </w:p>
    <w:p w14:paraId="5596DC01" w14:textId="77777777" w:rsidR="00E050A9" w:rsidRDefault="00E050A9" w:rsidP="00E050A9">
      <w:pPr>
        <w:pStyle w:val="PargrafodaLista"/>
        <w:numPr>
          <w:ilvl w:val="1"/>
          <w:numId w:val="9"/>
        </w:numPr>
        <w:spacing w:after="160" w:line="259" w:lineRule="auto"/>
        <w:jc w:val="left"/>
        <w:rPr>
          <w:ins w:id="16" w:author="Usuario" w:date="2025-11-24T16:00:00Z"/>
        </w:rPr>
      </w:pPr>
      <w:ins w:id="17" w:author="Usuario" w:date="2025-11-24T16:00:00Z">
        <w:r>
          <w:t>Indicadores de qualidade e cobertura</w:t>
        </w:r>
      </w:ins>
    </w:p>
    <w:p w14:paraId="17830216" w14:textId="77777777" w:rsidR="00E050A9" w:rsidRDefault="00E050A9" w:rsidP="00E050A9">
      <w:pPr>
        <w:pStyle w:val="PargrafodaLista"/>
        <w:numPr>
          <w:ilvl w:val="1"/>
          <w:numId w:val="9"/>
        </w:numPr>
        <w:spacing w:after="160" w:line="259" w:lineRule="auto"/>
        <w:jc w:val="left"/>
        <w:rPr>
          <w:ins w:id="18" w:author="Usuario" w:date="2025-11-24T16:00:00Z"/>
        </w:rPr>
      </w:pPr>
      <w:ins w:id="19" w:author="Usuario" w:date="2025-11-24T16:00:00Z">
        <w:r>
          <w:t>Relação entre saneamento, qualidade ambiental e vulnerabilidade socioeconômica</w:t>
        </w:r>
      </w:ins>
    </w:p>
    <w:p w14:paraId="17F3B2CD" w14:textId="77777777" w:rsidR="00E050A9" w:rsidRDefault="00E050A9" w:rsidP="00E050A9">
      <w:pPr>
        <w:pStyle w:val="PargrafodaLista"/>
        <w:ind w:left="1440" w:firstLine="0"/>
        <w:rPr>
          <w:ins w:id="20" w:author="Usuario" w:date="2025-11-24T16:00:00Z"/>
        </w:rPr>
      </w:pPr>
    </w:p>
    <w:p w14:paraId="7B1F2DC6" w14:textId="77777777" w:rsidR="00E050A9" w:rsidRDefault="00E050A9" w:rsidP="00E050A9">
      <w:pPr>
        <w:pStyle w:val="PargrafodaLista"/>
        <w:numPr>
          <w:ilvl w:val="0"/>
          <w:numId w:val="9"/>
        </w:numPr>
        <w:spacing w:after="160" w:line="259" w:lineRule="auto"/>
        <w:jc w:val="left"/>
        <w:rPr>
          <w:ins w:id="21" w:author="Usuario" w:date="2025-11-24T16:00:00Z"/>
        </w:rPr>
      </w:pPr>
      <w:ins w:id="22" w:author="Usuario" w:date="2025-11-24T16:00:00Z">
        <w:r>
          <w:t xml:space="preserve">Saúde pública e doenças relacionadas </w:t>
        </w:r>
      </w:ins>
    </w:p>
    <w:p w14:paraId="762BF3D2" w14:textId="77777777" w:rsidR="00E050A9" w:rsidRDefault="00E050A9" w:rsidP="00E050A9">
      <w:pPr>
        <w:pStyle w:val="PargrafodaLista"/>
        <w:numPr>
          <w:ilvl w:val="1"/>
          <w:numId w:val="9"/>
        </w:numPr>
        <w:spacing w:after="160" w:line="259" w:lineRule="auto"/>
        <w:jc w:val="left"/>
        <w:rPr>
          <w:ins w:id="23" w:author="Usuario" w:date="2025-11-24T16:00:00Z"/>
        </w:rPr>
      </w:pPr>
      <w:ins w:id="24" w:author="Usuario" w:date="2025-11-24T16:00:00Z">
        <w:r>
          <w:t>Principais doenças de veiculação hídrica e vetorial (ex.: diarreias, leptospirose, dengue)</w:t>
        </w:r>
      </w:ins>
    </w:p>
    <w:p w14:paraId="0F35B8E7" w14:textId="77777777" w:rsidR="00E050A9" w:rsidRDefault="00E050A9" w:rsidP="00E050A9">
      <w:pPr>
        <w:pStyle w:val="PargrafodaLista"/>
        <w:numPr>
          <w:ilvl w:val="1"/>
          <w:numId w:val="9"/>
        </w:numPr>
        <w:spacing w:after="160" w:line="259" w:lineRule="auto"/>
        <w:jc w:val="left"/>
        <w:rPr>
          <w:ins w:id="25" w:author="Usuario" w:date="2025-11-24T16:00:00Z"/>
        </w:rPr>
      </w:pPr>
      <w:ins w:id="26" w:author="Usuario" w:date="2025-11-24T16:00:00Z">
        <w:r>
          <w:t>Modelos conceituais de causalidade em saúde</w:t>
        </w:r>
      </w:ins>
    </w:p>
    <w:p w14:paraId="1B0321E7" w14:textId="77777777" w:rsidR="00E050A9" w:rsidRDefault="00E050A9" w:rsidP="00E050A9">
      <w:pPr>
        <w:pStyle w:val="PargrafodaLista"/>
        <w:numPr>
          <w:ilvl w:val="1"/>
          <w:numId w:val="9"/>
        </w:numPr>
        <w:spacing w:after="160" w:line="259" w:lineRule="auto"/>
        <w:jc w:val="left"/>
        <w:rPr>
          <w:ins w:id="27" w:author="Usuario" w:date="2025-11-24T16:00:00Z"/>
        </w:rPr>
      </w:pPr>
      <w:ins w:id="28" w:author="Usuario" w:date="2025-11-24T16:00:00Z">
        <w:r>
          <w:t>Interação entre fatores ambientais, sociais e climáticos</w:t>
        </w:r>
      </w:ins>
    </w:p>
    <w:p w14:paraId="6238664B" w14:textId="77777777" w:rsidR="00E050A9" w:rsidRDefault="00E050A9" w:rsidP="00E050A9">
      <w:pPr>
        <w:pStyle w:val="PargrafodaLista"/>
        <w:ind w:left="1440" w:firstLine="0"/>
        <w:rPr>
          <w:ins w:id="29" w:author="Usuario" w:date="2025-11-24T16:00:00Z"/>
        </w:rPr>
      </w:pPr>
    </w:p>
    <w:p w14:paraId="28B9411C" w14:textId="77777777" w:rsidR="00E050A9" w:rsidRDefault="00E050A9" w:rsidP="00E050A9">
      <w:pPr>
        <w:pStyle w:val="PargrafodaLista"/>
        <w:numPr>
          <w:ilvl w:val="0"/>
          <w:numId w:val="9"/>
        </w:numPr>
        <w:spacing w:after="160" w:line="259" w:lineRule="auto"/>
        <w:jc w:val="left"/>
        <w:rPr>
          <w:ins w:id="30" w:author="Usuario" w:date="2025-11-24T16:00:00Z"/>
        </w:rPr>
      </w:pPr>
      <w:ins w:id="31" w:author="Usuario" w:date="2025-11-24T16:00:00Z">
        <w:r>
          <w:t xml:space="preserve">Relações de causa e efeito </w:t>
        </w:r>
      </w:ins>
    </w:p>
    <w:p w14:paraId="66039E4B" w14:textId="77777777" w:rsidR="00E050A9" w:rsidRDefault="00E050A9" w:rsidP="00E050A9">
      <w:pPr>
        <w:pStyle w:val="PargrafodaLista"/>
        <w:ind w:firstLine="0"/>
        <w:rPr>
          <w:ins w:id="32" w:author="Usuario" w:date="2025-11-24T16:00:00Z"/>
        </w:rPr>
      </w:pPr>
    </w:p>
    <w:p w14:paraId="33DC9C42" w14:textId="77777777" w:rsidR="00E050A9" w:rsidRDefault="00E050A9" w:rsidP="00E050A9">
      <w:pPr>
        <w:pStyle w:val="PargrafodaLista"/>
        <w:numPr>
          <w:ilvl w:val="0"/>
          <w:numId w:val="9"/>
        </w:numPr>
        <w:spacing w:after="160" w:line="259" w:lineRule="auto"/>
        <w:jc w:val="left"/>
        <w:rPr>
          <w:ins w:id="33" w:author="Usuario" w:date="2025-11-24T16:00:00Z"/>
        </w:rPr>
      </w:pPr>
      <w:ins w:id="34" w:author="Usuario" w:date="2025-11-24T16:00:00Z">
        <w:r>
          <w:t xml:space="preserve">Modelos de análise </w:t>
        </w:r>
      </w:ins>
    </w:p>
    <w:p w14:paraId="316350DE" w14:textId="77777777" w:rsidR="00E050A9" w:rsidRDefault="00E050A9" w:rsidP="00E050A9">
      <w:pPr>
        <w:ind w:left="360"/>
        <w:rPr>
          <w:ins w:id="35" w:author="Usuario" w:date="2025-11-24T16:00:00Z"/>
        </w:rPr>
      </w:pPr>
    </w:p>
    <w:p w14:paraId="4A2213AA" w14:textId="77777777" w:rsidR="00E050A9" w:rsidRDefault="00E050A9" w:rsidP="00E050A9">
      <w:pPr>
        <w:ind w:left="360"/>
        <w:rPr>
          <w:ins w:id="36" w:author="Usuario" w:date="2025-11-24T16:00:00Z"/>
        </w:rPr>
      </w:pPr>
      <w:ins w:id="37" w:author="Usuario" w:date="2025-11-24T16:00:00Z">
        <w:r>
          <w:t xml:space="preserve">METODOLOGIA </w:t>
        </w:r>
      </w:ins>
    </w:p>
    <w:p w14:paraId="18593162" w14:textId="77777777" w:rsidR="00E050A9" w:rsidRDefault="00E050A9" w:rsidP="00E050A9">
      <w:pPr>
        <w:pStyle w:val="PargrafodaLista"/>
        <w:numPr>
          <w:ilvl w:val="0"/>
          <w:numId w:val="9"/>
        </w:numPr>
        <w:spacing w:after="160" w:line="259" w:lineRule="auto"/>
        <w:jc w:val="left"/>
        <w:rPr>
          <w:ins w:id="38" w:author="Usuario" w:date="2025-11-24T16:00:00Z"/>
        </w:rPr>
      </w:pPr>
      <w:ins w:id="39" w:author="Usuario" w:date="2025-11-24T16:00:00Z">
        <w:r>
          <w:t>Área de Estudo: Estado do Paraná</w:t>
        </w:r>
      </w:ins>
    </w:p>
    <w:p w14:paraId="30C8412A" w14:textId="77777777" w:rsidR="00E050A9" w:rsidRDefault="00E050A9" w:rsidP="00E050A9">
      <w:pPr>
        <w:ind w:left="360"/>
        <w:rPr>
          <w:ins w:id="40" w:author="Usuario" w:date="2025-11-24T16:00:00Z"/>
        </w:rPr>
      </w:pPr>
      <w:ins w:id="41" w:author="Usuario" w:date="2025-11-24T16:00:00Z">
        <w:r>
          <w:t>Caracterização geográfica, socioeconômica e demográfica</w:t>
        </w:r>
      </w:ins>
    </w:p>
    <w:p w14:paraId="0D78A374" w14:textId="77777777" w:rsidR="00E050A9" w:rsidRDefault="00E050A9" w:rsidP="00E050A9">
      <w:pPr>
        <w:ind w:left="360"/>
        <w:rPr>
          <w:ins w:id="42" w:author="Usuario" w:date="2025-11-24T16:00:00Z"/>
        </w:rPr>
      </w:pPr>
      <w:ins w:id="43" w:author="Usuario" w:date="2025-11-24T16:00:00Z">
        <w:r>
          <w:t>Diferenças regionais (Norte, Oeste, Sudoeste, Leste e Região Metropolitana de Curitiba)</w:t>
        </w:r>
      </w:ins>
    </w:p>
    <w:p w14:paraId="68235FA5" w14:textId="77777777" w:rsidR="00E050A9" w:rsidRDefault="00E050A9" w:rsidP="00E050A9">
      <w:pPr>
        <w:ind w:left="360"/>
        <w:rPr>
          <w:ins w:id="44" w:author="Usuario" w:date="2025-11-24T16:00:00Z"/>
        </w:rPr>
      </w:pPr>
      <w:ins w:id="45" w:author="Usuario" w:date="2025-11-24T16:00:00Z">
        <w:r>
          <w:t xml:space="preserve">Atores institucionais </w:t>
        </w:r>
      </w:ins>
    </w:p>
    <w:p w14:paraId="30193A39" w14:textId="77777777" w:rsidR="00E050A9" w:rsidRDefault="00E050A9" w:rsidP="00E050A9">
      <w:pPr>
        <w:pStyle w:val="PargrafodaLista"/>
        <w:numPr>
          <w:ilvl w:val="0"/>
          <w:numId w:val="9"/>
        </w:numPr>
        <w:spacing w:after="160" w:line="259" w:lineRule="auto"/>
        <w:jc w:val="left"/>
        <w:rPr>
          <w:ins w:id="46" w:author="Usuario" w:date="2025-11-24T16:00:00Z"/>
        </w:rPr>
      </w:pPr>
      <w:ins w:id="47" w:author="Usuario" w:date="2025-11-24T16:00:00Z">
        <w:r w:rsidRPr="00C04BA1">
          <w:t>Tipo de pesquisa e abordagem</w:t>
        </w:r>
      </w:ins>
    </w:p>
    <w:p w14:paraId="52DB6B28" w14:textId="77777777" w:rsidR="00E050A9" w:rsidRDefault="00E050A9" w:rsidP="00E050A9">
      <w:pPr>
        <w:pStyle w:val="PargrafodaLista"/>
        <w:ind w:firstLine="0"/>
        <w:rPr>
          <w:ins w:id="48" w:author="Usuario" w:date="2025-11-24T16:00:00Z"/>
        </w:rPr>
      </w:pPr>
    </w:p>
    <w:p w14:paraId="46AABE30" w14:textId="77777777" w:rsidR="00E050A9" w:rsidRDefault="00E050A9" w:rsidP="00E050A9">
      <w:pPr>
        <w:pStyle w:val="PargrafodaLista"/>
        <w:numPr>
          <w:ilvl w:val="0"/>
          <w:numId w:val="9"/>
        </w:numPr>
        <w:spacing w:after="160" w:line="259" w:lineRule="auto"/>
        <w:jc w:val="left"/>
        <w:rPr>
          <w:ins w:id="49" w:author="Usuario" w:date="2025-11-24T16:00:00Z"/>
        </w:rPr>
      </w:pPr>
      <w:ins w:id="50" w:author="Usuario" w:date="2025-11-24T16:00:00Z">
        <w:r w:rsidRPr="00C04BA1">
          <w:t>Coleta e Organização de Dado</w:t>
        </w:r>
        <w:r>
          <w:t>s</w:t>
        </w:r>
      </w:ins>
    </w:p>
    <w:p w14:paraId="1F4F1D6B" w14:textId="77777777" w:rsidR="00E050A9" w:rsidRDefault="00E050A9" w:rsidP="00E050A9">
      <w:pPr>
        <w:pStyle w:val="PargrafodaLista"/>
        <w:rPr>
          <w:ins w:id="51" w:author="Usuario" w:date="2025-11-24T16:00:00Z"/>
        </w:rPr>
      </w:pPr>
    </w:p>
    <w:p w14:paraId="39284D84" w14:textId="77777777" w:rsidR="00E050A9" w:rsidRDefault="00E050A9" w:rsidP="00E050A9">
      <w:pPr>
        <w:pStyle w:val="PargrafodaLista"/>
        <w:numPr>
          <w:ilvl w:val="1"/>
          <w:numId w:val="9"/>
        </w:numPr>
        <w:spacing w:after="160" w:line="259" w:lineRule="auto"/>
        <w:jc w:val="left"/>
        <w:rPr>
          <w:ins w:id="52" w:author="Usuario" w:date="2025-11-24T16:00:00Z"/>
        </w:rPr>
      </w:pPr>
      <w:ins w:id="53" w:author="Usuario" w:date="2025-11-24T16:00:00Z">
        <w:r>
          <w:t>Bases de dados (DATASUS, IBGE, SNIS, SISAGUA, INMET)</w:t>
        </w:r>
      </w:ins>
    </w:p>
    <w:p w14:paraId="5A328AE8" w14:textId="77777777" w:rsidR="00E050A9" w:rsidRDefault="00E050A9" w:rsidP="00E050A9">
      <w:pPr>
        <w:pStyle w:val="PargrafodaLista"/>
        <w:numPr>
          <w:ilvl w:val="1"/>
          <w:numId w:val="9"/>
        </w:numPr>
        <w:spacing w:after="160" w:line="259" w:lineRule="auto"/>
        <w:jc w:val="left"/>
        <w:rPr>
          <w:ins w:id="54" w:author="Usuario" w:date="2025-11-24T16:00:00Z"/>
        </w:rPr>
      </w:pPr>
      <w:ins w:id="55" w:author="Usuario" w:date="2025-11-24T16:00:00Z">
        <w:r>
          <w:t>Indicadores de saneamento, saúde, clima e condições socioeconômicas</w:t>
        </w:r>
      </w:ins>
    </w:p>
    <w:p w14:paraId="6007CAD5" w14:textId="77777777" w:rsidR="00E050A9" w:rsidRDefault="00E050A9" w:rsidP="00E050A9">
      <w:pPr>
        <w:pStyle w:val="PargrafodaLista"/>
        <w:numPr>
          <w:ilvl w:val="1"/>
          <w:numId w:val="9"/>
        </w:numPr>
        <w:spacing w:after="160" w:line="259" w:lineRule="auto"/>
        <w:jc w:val="left"/>
        <w:rPr>
          <w:ins w:id="56" w:author="Usuario" w:date="2025-11-24T16:00:00Z"/>
        </w:rPr>
      </w:pPr>
      <w:ins w:id="57" w:author="Usuario" w:date="2025-11-24T16:00:00Z">
        <w:r>
          <w:t>Processo de limpeza, padronização e georreferenciamento</w:t>
        </w:r>
      </w:ins>
    </w:p>
    <w:p w14:paraId="25FD4471" w14:textId="77777777" w:rsidR="00E050A9" w:rsidRDefault="00E050A9" w:rsidP="00E050A9">
      <w:pPr>
        <w:pStyle w:val="PargrafodaLista"/>
        <w:ind w:left="1440"/>
        <w:rPr>
          <w:ins w:id="58" w:author="Usuario" w:date="2025-11-24T16:00:00Z"/>
        </w:rPr>
      </w:pPr>
    </w:p>
    <w:p w14:paraId="00376E95" w14:textId="77777777" w:rsidR="00E050A9" w:rsidRDefault="00E050A9" w:rsidP="00E050A9">
      <w:pPr>
        <w:pStyle w:val="PargrafodaLista"/>
        <w:numPr>
          <w:ilvl w:val="0"/>
          <w:numId w:val="9"/>
        </w:numPr>
        <w:spacing w:after="160" w:line="259" w:lineRule="auto"/>
        <w:jc w:val="left"/>
        <w:rPr>
          <w:ins w:id="59" w:author="Usuario" w:date="2025-11-24T16:00:00Z"/>
        </w:rPr>
      </w:pPr>
      <w:ins w:id="60" w:author="Usuario" w:date="2025-11-24T16:00:00Z">
        <w:r w:rsidRPr="00C04BA1">
          <w:t>Modelagem Estatística e Causal</w:t>
        </w:r>
      </w:ins>
    </w:p>
    <w:p w14:paraId="3C0DB085" w14:textId="77777777" w:rsidR="00E050A9" w:rsidRPr="00362BEC" w:rsidRDefault="00E050A9" w:rsidP="00126DBA">
      <w:pPr>
        <w:spacing w:line="240" w:lineRule="auto"/>
        <w:ind w:firstLine="0"/>
        <w:contextualSpacing/>
        <w:jc w:val="center"/>
        <w:rPr>
          <w:rFonts w:cs="Arial"/>
          <w:szCs w:val="24"/>
        </w:rPr>
      </w:pPr>
    </w:p>
    <w:p w14:paraId="4D5140BA" w14:textId="77777777" w:rsidR="00362BEC" w:rsidRPr="00362BEC" w:rsidRDefault="00362BEC" w:rsidP="00126DBA">
      <w:pPr>
        <w:spacing w:line="240" w:lineRule="auto"/>
        <w:ind w:firstLine="0"/>
        <w:contextualSpacing/>
        <w:jc w:val="center"/>
        <w:rPr>
          <w:rFonts w:cs="Arial"/>
          <w:szCs w:val="24"/>
        </w:rPr>
      </w:pPr>
    </w:p>
    <w:p w14:paraId="412D0CD1" w14:textId="5AD103B6" w:rsidR="00362BEC" w:rsidRPr="00362BEC" w:rsidDel="00E050A9" w:rsidRDefault="00362BEC" w:rsidP="00126DBA">
      <w:pPr>
        <w:spacing w:line="240" w:lineRule="auto"/>
        <w:ind w:firstLine="0"/>
        <w:contextualSpacing/>
        <w:jc w:val="center"/>
        <w:rPr>
          <w:del w:id="61" w:author="Usuario" w:date="2025-11-24T16:00:00Z"/>
          <w:rFonts w:cs="Arial"/>
          <w:szCs w:val="24"/>
        </w:rPr>
      </w:pPr>
    </w:p>
    <w:p w14:paraId="78518151" w14:textId="1F883888" w:rsidR="00362BEC" w:rsidRPr="00362BEC" w:rsidDel="00E050A9" w:rsidRDefault="00362BEC" w:rsidP="00126DBA">
      <w:pPr>
        <w:spacing w:line="240" w:lineRule="auto"/>
        <w:ind w:firstLine="0"/>
        <w:contextualSpacing/>
        <w:jc w:val="center"/>
        <w:rPr>
          <w:del w:id="62" w:author="Usuario" w:date="2025-11-24T16:00:00Z"/>
          <w:rFonts w:cs="Arial"/>
          <w:szCs w:val="24"/>
        </w:rPr>
      </w:pPr>
    </w:p>
    <w:p w14:paraId="69DB06FF" w14:textId="47ED83F6" w:rsidR="00362BEC" w:rsidRPr="00362BEC" w:rsidDel="00E050A9" w:rsidRDefault="00362BEC" w:rsidP="00126DBA">
      <w:pPr>
        <w:spacing w:line="240" w:lineRule="auto"/>
        <w:ind w:firstLine="0"/>
        <w:contextualSpacing/>
        <w:jc w:val="center"/>
        <w:rPr>
          <w:del w:id="63" w:author="Usuario" w:date="2025-11-24T16:00:00Z"/>
          <w:rFonts w:cs="Arial"/>
          <w:szCs w:val="24"/>
        </w:rPr>
      </w:pPr>
    </w:p>
    <w:p w14:paraId="12A8472C" w14:textId="7DEC43F0" w:rsidR="00362BEC" w:rsidRPr="00362BEC" w:rsidDel="00E050A9" w:rsidRDefault="00362BEC" w:rsidP="00126DBA">
      <w:pPr>
        <w:spacing w:line="240" w:lineRule="auto"/>
        <w:ind w:firstLine="0"/>
        <w:contextualSpacing/>
        <w:jc w:val="center"/>
        <w:rPr>
          <w:del w:id="64" w:author="Usuario" w:date="2025-11-24T16:00:00Z"/>
          <w:rFonts w:cs="Arial"/>
          <w:szCs w:val="24"/>
        </w:rPr>
      </w:pPr>
    </w:p>
    <w:p w14:paraId="5CBF10FD" w14:textId="6BF74AA4" w:rsidR="00362BEC" w:rsidRPr="00362BEC" w:rsidDel="00E050A9" w:rsidRDefault="00362BEC" w:rsidP="00126DBA">
      <w:pPr>
        <w:spacing w:line="240" w:lineRule="auto"/>
        <w:ind w:firstLine="0"/>
        <w:contextualSpacing/>
        <w:jc w:val="center"/>
        <w:rPr>
          <w:del w:id="65" w:author="Usuario" w:date="2025-11-24T16:00:00Z"/>
          <w:rFonts w:cs="Arial"/>
          <w:szCs w:val="24"/>
        </w:rPr>
      </w:pPr>
    </w:p>
    <w:p w14:paraId="28FBA7FB" w14:textId="77777777" w:rsidR="00362BEC" w:rsidRPr="00362BEC" w:rsidRDefault="00362BEC" w:rsidP="00126DBA">
      <w:pPr>
        <w:spacing w:line="240" w:lineRule="auto"/>
        <w:ind w:firstLine="0"/>
        <w:contextualSpacing/>
        <w:jc w:val="center"/>
        <w:rPr>
          <w:rFonts w:cs="Arial"/>
          <w:szCs w:val="24"/>
        </w:rPr>
      </w:pPr>
      <w:bookmarkStart w:id="66" w:name="_GoBack"/>
      <w:bookmarkEnd w:id="66"/>
    </w:p>
    <w:p w14:paraId="59681B81" w14:textId="77777777" w:rsidR="00362BEC" w:rsidRPr="00362BEC" w:rsidRDefault="00362BEC" w:rsidP="00126DBA">
      <w:pPr>
        <w:spacing w:line="240" w:lineRule="auto"/>
        <w:ind w:firstLine="0"/>
        <w:contextualSpacing/>
        <w:jc w:val="center"/>
        <w:rPr>
          <w:rFonts w:cs="Arial"/>
          <w:szCs w:val="24"/>
        </w:rPr>
      </w:pPr>
    </w:p>
    <w:p w14:paraId="09F3FD1B" w14:textId="77777777" w:rsidR="00362BEC" w:rsidRPr="00362BEC" w:rsidRDefault="00362BEC" w:rsidP="00126DBA">
      <w:pPr>
        <w:spacing w:line="240" w:lineRule="auto"/>
        <w:ind w:firstLine="0"/>
        <w:contextualSpacing/>
        <w:jc w:val="center"/>
        <w:rPr>
          <w:rFonts w:cs="Arial"/>
          <w:szCs w:val="24"/>
        </w:rPr>
      </w:pPr>
    </w:p>
    <w:p w14:paraId="7041B518" w14:textId="77777777" w:rsidR="00362BEC" w:rsidRDefault="00362BEC" w:rsidP="00126DBA">
      <w:pPr>
        <w:spacing w:line="240" w:lineRule="auto"/>
        <w:ind w:firstLine="0"/>
        <w:contextualSpacing/>
        <w:jc w:val="center"/>
        <w:rPr>
          <w:rFonts w:cs="Arial"/>
          <w:szCs w:val="24"/>
        </w:rPr>
      </w:pPr>
    </w:p>
    <w:p w14:paraId="23CD5414" w14:textId="77777777" w:rsidR="001C58DC" w:rsidRDefault="001C58DC" w:rsidP="00126DBA">
      <w:pPr>
        <w:spacing w:line="240" w:lineRule="auto"/>
        <w:ind w:firstLine="0"/>
        <w:contextualSpacing/>
        <w:jc w:val="center"/>
        <w:rPr>
          <w:rFonts w:cs="Arial"/>
          <w:szCs w:val="24"/>
        </w:rPr>
      </w:pPr>
    </w:p>
    <w:p w14:paraId="171F4E92" w14:textId="77777777" w:rsidR="001C58DC" w:rsidRDefault="001C58DC" w:rsidP="00126DBA">
      <w:pPr>
        <w:spacing w:line="240" w:lineRule="auto"/>
        <w:ind w:firstLine="0"/>
        <w:contextualSpacing/>
        <w:jc w:val="center"/>
        <w:rPr>
          <w:rFonts w:cs="Arial"/>
          <w:szCs w:val="24"/>
        </w:rPr>
      </w:pPr>
    </w:p>
    <w:p w14:paraId="2715FF92" w14:textId="77777777" w:rsidR="001C58DC" w:rsidRDefault="001C58DC" w:rsidP="00126DBA">
      <w:pPr>
        <w:spacing w:line="240" w:lineRule="auto"/>
        <w:ind w:firstLine="0"/>
        <w:contextualSpacing/>
        <w:jc w:val="center"/>
        <w:rPr>
          <w:rFonts w:cs="Arial"/>
          <w:szCs w:val="24"/>
        </w:rPr>
      </w:pPr>
    </w:p>
    <w:p w14:paraId="11FA574A" w14:textId="77777777" w:rsidR="001C58DC" w:rsidRDefault="001C58DC" w:rsidP="00126DBA">
      <w:pPr>
        <w:spacing w:line="240" w:lineRule="auto"/>
        <w:ind w:firstLine="0"/>
        <w:contextualSpacing/>
        <w:jc w:val="center"/>
        <w:rPr>
          <w:rFonts w:cs="Arial"/>
          <w:szCs w:val="24"/>
        </w:rPr>
      </w:pPr>
    </w:p>
    <w:p w14:paraId="4BF35DCA" w14:textId="77777777" w:rsidR="001C58DC" w:rsidRDefault="001C58DC" w:rsidP="00126DBA">
      <w:pPr>
        <w:spacing w:line="240" w:lineRule="auto"/>
        <w:ind w:firstLine="0"/>
        <w:contextualSpacing/>
        <w:jc w:val="center"/>
        <w:rPr>
          <w:rFonts w:cs="Arial"/>
          <w:szCs w:val="24"/>
        </w:rPr>
      </w:pPr>
    </w:p>
    <w:p w14:paraId="5261F928" w14:textId="77777777" w:rsidR="001C58DC" w:rsidRDefault="001C58DC" w:rsidP="00126DBA">
      <w:pPr>
        <w:spacing w:line="240" w:lineRule="auto"/>
        <w:ind w:firstLine="0"/>
        <w:contextualSpacing/>
        <w:jc w:val="center"/>
        <w:rPr>
          <w:rFonts w:cs="Arial"/>
          <w:szCs w:val="24"/>
        </w:rPr>
      </w:pPr>
    </w:p>
    <w:p w14:paraId="13A04727" w14:textId="77777777" w:rsidR="001C58DC" w:rsidRDefault="001C58DC" w:rsidP="00126DBA">
      <w:pPr>
        <w:spacing w:line="240" w:lineRule="auto"/>
        <w:ind w:firstLine="0"/>
        <w:contextualSpacing/>
        <w:jc w:val="center"/>
        <w:rPr>
          <w:rFonts w:cs="Arial"/>
          <w:szCs w:val="24"/>
        </w:rPr>
      </w:pPr>
    </w:p>
    <w:p w14:paraId="06D671EC" w14:textId="77777777" w:rsidR="001C58DC" w:rsidRDefault="001C58DC" w:rsidP="00126DBA">
      <w:pPr>
        <w:spacing w:line="240" w:lineRule="auto"/>
        <w:ind w:firstLine="0"/>
        <w:contextualSpacing/>
        <w:jc w:val="center"/>
        <w:rPr>
          <w:rFonts w:cs="Arial"/>
          <w:szCs w:val="24"/>
        </w:rPr>
      </w:pPr>
    </w:p>
    <w:p w14:paraId="6BDD1A89" w14:textId="77777777" w:rsidR="001C58DC" w:rsidRDefault="001C58DC" w:rsidP="00126DBA">
      <w:pPr>
        <w:spacing w:line="240" w:lineRule="auto"/>
        <w:ind w:firstLine="0"/>
        <w:contextualSpacing/>
        <w:jc w:val="center"/>
        <w:rPr>
          <w:rFonts w:cs="Arial"/>
          <w:szCs w:val="24"/>
        </w:rPr>
      </w:pPr>
    </w:p>
    <w:p w14:paraId="1C4FF5A1" w14:textId="77777777" w:rsidR="001C58DC" w:rsidRDefault="001C58DC" w:rsidP="00126DBA">
      <w:pPr>
        <w:spacing w:line="240" w:lineRule="auto"/>
        <w:ind w:firstLine="0"/>
        <w:contextualSpacing/>
        <w:jc w:val="center"/>
        <w:rPr>
          <w:rFonts w:cs="Arial"/>
          <w:szCs w:val="24"/>
        </w:rPr>
      </w:pPr>
    </w:p>
    <w:p w14:paraId="428EDEB4" w14:textId="77777777" w:rsidR="001C58DC" w:rsidRDefault="001C58DC" w:rsidP="00126DBA">
      <w:pPr>
        <w:spacing w:line="240" w:lineRule="auto"/>
        <w:ind w:firstLine="0"/>
        <w:contextualSpacing/>
        <w:jc w:val="center"/>
        <w:rPr>
          <w:rFonts w:cs="Arial"/>
          <w:szCs w:val="24"/>
        </w:rPr>
      </w:pPr>
    </w:p>
    <w:p w14:paraId="7E028896" w14:textId="77777777" w:rsidR="001C58DC" w:rsidRDefault="001C58DC" w:rsidP="00126DBA">
      <w:pPr>
        <w:spacing w:line="240" w:lineRule="auto"/>
        <w:ind w:firstLine="0"/>
        <w:contextualSpacing/>
        <w:jc w:val="center"/>
        <w:rPr>
          <w:rFonts w:cs="Arial"/>
          <w:szCs w:val="24"/>
        </w:rPr>
      </w:pPr>
    </w:p>
    <w:p w14:paraId="423EE398" w14:textId="77777777" w:rsidR="001C58DC" w:rsidRDefault="001C58DC" w:rsidP="00126DBA">
      <w:pPr>
        <w:spacing w:line="240" w:lineRule="auto"/>
        <w:ind w:firstLine="0"/>
        <w:contextualSpacing/>
        <w:jc w:val="center"/>
        <w:rPr>
          <w:rFonts w:cs="Arial"/>
          <w:szCs w:val="24"/>
        </w:rPr>
      </w:pPr>
    </w:p>
    <w:p w14:paraId="01AE16DD" w14:textId="77777777" w:rsidR="001C58DC" w:rsidRDefault="001C58DC" w:rsidP="00126DBA">
      <w:pPr>
        <w:spacing w:line="240" w:lineRule="auto"/>
        <w:ind w:firstLine="0"/>
        <w:contextualSpacing/>
        <w:jc w:val="center"/>
        <w:rPr>
          <w:rFonts w:cs="Arial"/>
          <w:szCs w:val="24"/>
        </w:rPr>
      </w:pPr>
    </w:p>
    <w:p w14:paraId="0EAFCB32" w14:textId="77777777" w:rsidR="00362BEC" w:rsidRPr="00362BEC" w:rsidRDefault="00362BEC" w:rsidP="00126DBA">
      <w:pPr>
        <w:spacing w:line="240" w:lineRule="auto"/>
        <w:ind w:firstLine="0"/>
        <w:contextualSpacing/>
        <w:jc w:val="center"/>
        <w:rPr>
          <w:rFonts w:cs="Arial"/>
          <w:szCs w:val="24"/>
        </w:rPr>
      </w:pPr>
    </w:p>
    <w:p w14:paraId="0912E568" w14:textId="77777777" w:rsidR="00362BEC" w:rsidRPr="00362BEC" w:rsidRDefault="00362BEC" w:rsidP="00126DBA">
      <w:pPr>
        <w:spacing w:line="240" w:lineRule="auto"/>
        <w:ind w:firstLine="0"/>
        <w:contextualSpacing/>
        <w:jc w:val="center"/>
        <w:rPr>
          <w:rFonts w:cs="Arial"/>
          <w:szCs w:val="24"/>
        </w:rPr>
      </w:pPr>
    </w:p>
    <w:p w14:paraId="34F77FA7" w14:textId="77777777" w:rsidR="001C58DC" w:rsidRDefault="001C58DC" w:rsidP="00126DBA">
      <w:pPr>
        <w:spacing w:line="240" w:lineRule="auto"/>
        <w:ind w:firstLine="0"/>
        <w:contextualSpacing/>
        <w:jc w:val="center"/>
        <w:rPr>
          <w:rFonts w:cs="Arial"/>
          <w:szCs w:val="24"/>
        </w:rPr>
      </w:pPr>
    </w:p>
    <w:tbl>
      <w:tblPr>
        <w:tblW w:w="6063" w:type="dxa"/>
        <w:jc w:val="center"/>
        <w:tblLook w:val="04A0" w:firstRow="1" w:lastRow="0" w:firstColumn="1" w:lastColumn="0" w:noHBand="0" w:noVBand="1"/>
      </w:tblPr>
      <w:tblGrid>
        <w:gridCol w:w="6063"/>
      </w:tblGrid>
      <w:tr w:rsidR="001C58DC" w14:paraId="26720CD3" w14:textId="77777777" w:rsidTr="00145F7B">
        <w:trPr>
          <w:trHeight w:val="369"/>
          <w:jc w:val="center"/>
        </w:trPr>
        <w:tc>
          <w:tcPr>
            <w:tcW w:w="6063" w:type="dxa"/>
            <w:tcBorders>
              <w:top w:val="single" w:sz="4" w:space="0" w:color="000000"/>
              <w:left w:val="single" w:sz="4" w:space="0" w:color="000000"/>
              <w:right w:val="single" w:sz="4" w:space="0" w:color="000000"/>
            </w:tcBorders>
            <w:vAlign w:val="center"/>
          </w:tcPr>
          <w:p w14:paraId="15E8FE57" w14:textId="77777777" w:rsidR="001C58DC" w:rsidRDefault="001C58DC" w:rsidP="00145F7B">
            <w:pPr>
              <w:ind w:left="721"/>
              <w:jc w:val="center"/>
            </w:pPr>
          </w:p>
        </w:tc>
      </w:tr>
      <w:tr w:rsidR="001C58DC" w14:paraId="469551C5" w14:textId="77777777" w:rsidTr="00145F7B">
        <w:trPr>
          <w:trHeight w:val="364"/>
          <w:jc w:val="center"/>
        </w:trPr>
        <w:tc>
          <w:tcPr>
            <w:tcW w:w="6063" w:type="dxa"/>
            <w:tcBorders>
              <w:left w:val="single" w:sz="4" w:space="0" w:color="000000"/>
              <w:right w:val="single" w:sz="4" w:space="0" w:color="000000"/>
            </w:tcBorders>
            <w:vAlign w:val="center"/>
          </w:tcPr>
          <w:p w14:paraId="0062BD7E" w14:textId="77777777" w:rsidR="001C58DC" w:rsidRDefault="00EA7CE9" w:rsidP="001C58DC">
            <w:pPr>
              <w:spacing w:line="240" w:lineRule="auto"/>
              <w:ind w:firstLine="0"/>
              <w:contextualSpacing/>
              <w:jc w:val="center"/>
              <w:rPr>
                <w:rFonts w:cs="Arial"/>
                <w:szCs w:val="24"/>
              </w:rPr>
            </w:pPr>
            <w:r>
              <w:rPr>
                <w:rFonts w:cs="Arial"/>
                <w:szCs w:val="24"/>
              </w:rPr>
              <w:t>Ficha catalográfica para trabalhos acadêmicos</w:t>
            </w:r>
            <w:r>
              <w:rPr>
                <w:rFonts w:cs="Arial"/>
                <w:szCs w:val="24"/>
                <w:highlight w:val="yellow"/>
              </w:rPr>
              <w:t xml:space="preserve"> </w:t>
            </w:r>
            <w:r w:rsidR="004533EE">
              <w:rPr>
                <w:rFonts w:cs="Arial"/>
                <w:szCs w:val="24"/>
                <w:highlight w:val="yellow"/>
              </w:rPr>
              <w:t>[E</w:t>
            </w:r>
            <w:r w:rsidR="000C4EAC" w:rsidRPr="000C4EAC">
              <w:rPr>
                <w:rFonts w:cs="Arial"/>
                <w:szCs w:val="24"/>
                <w:highlight w:val="yellow"/>
              </w:rPr>
              <w:t>lemento obrigatório</w:t>
            </w:r>
            <w:r w:rsidR="004533EE">
              <w:rPr>
                <w:rFonts w:cs="Arial"/>
                <w:szCs w:val="24"/>
                <w:highlight w:val="yellow"/>
              </w:rPr>
              <w:t>.</w:t>
            </w:r>
            <w:r w:rsidR="000C4EAC" w:rsidRPr="000C4EAC">
              <w:rPr>
                <w:rFonts w:cs="Arial"/>
                <w:szCs w:val="24"/>
                <w:highlight w:val="yellow"/>
              </w:rPr>
              <w:t>]</w:t>
            </w:r>
          </w:p>
          <w:p w14:paraId="670C3F25" w14:textId="77777777" w:rsidR="001C58DC" w:rsidRDefault="001C58DC" w:rsidP="001C58DC">
            <w:pPr>
              <w:spacing w:line="240" w:lineRule="auto"/>
              <w:ind w:firstLine="0"/>
              <w:contextualSpacing/>
              <w:jc w:val="center"/>
              <w:rPr>
                <w:rFonts w:cs="Arial"/>
                <w:szCs w:val="24"/>
              </w:rPr>
            </w:pPr>
          </w:p>
          <w:p w14:paraId="5BDF6D5F" w14:textId="77777777" w:rsidR="001C58DC" w:rsidRPr="00362BEC" w:rsidRDefault="001C58DC" w:rsidP="001C58DC">
            <w:pPr>
              <w:spacing w:line="240" w:lineRule="auto"/>
              <w:ind w:firstLine="0"/>
              <w:contextualSpacing/>
              <w:jc w:val="center"/>
              <w:rPr>
                <w:rFonts w:cs="Arial"/>
                <w:szCs w:val="24"/>
              </w:rPr>
            </w:pPr>
            <w:r w:rsidRPr="004B684A">
              <w:rPr>
                <w:rFonts w:cs="Arial"/>
                <w:szCs w:val="24"/>
                <w:highlight w:val="yellow"/>
              </w:rPr>
              <w:t xml:space="preserve">[Insira </w:t>
            </w:r>
            <w:r w:rsidR="00CB3339" w:rsidRPr="004B684A">
              <w:rPr>
                <w:rFonts w:cs="Arial"/>
                <w:szCs w:val="24"/>
                <w:highlight w:val="yellow"/>
              </w:rPr>
              <w:t xml:space="preserve">neste </w:t>
            </w:r>
            <w:r w:rsidR="00CB3339" w:rsidRPr="004343C4">
              <w:rPr>
                <w:rFonts w:cs="Arial"/>
                <w:szCs w:val="24"/>
                <w:highlight w:val="yellow"/>
              </w:rPr>
              <w:t>espaço</w:t>
            </w:r>
            <w:r w:rsidRPr="004343C4">
              <w:rPr>
                <w:rFonts w:cs="Arial"/>
                <w:szCs w:val="24"/>
                <w:highlight w:val="yellow"/>
              </w:rPr>
              <w:t xml:space="preserve"> a </w:t>
            </w:r>
            <w:r w:rsidR="004343C4" w:rsidRPr="004343C4">
              <w:rPr>
                <w:rFonts w:cs="Arial"/>
                <w:szCs w:val="24"/>
                <w:highlight w:val="yellow"/>
              </w:rPr>
              <w:t>ficha catalográfica para trabalhos acadêmicos</w:t>
            </w:r>
            <w:r w:rsidR="004533EE" w:rsidRPr="004343C4">
              <w:rPr>
                <w:rFonts w:cs="Arial"/>
                <w:szCs w:val="24"/>
                <w:highlight w:val="yellow"/>
              </w:rPr>
              <w:t>.</w:t>
            </w:r>
            <w:r w:rsidRPr="004343C4">
              <w:rPr>
                <w:rFonts w:cs="Arial"/>
                <w:szCs w:val="24"/>
                <w:highlight w:val="yellow"/>
              </w:rPr>
              <w:t>]</w:t>
            </w:r>
          </w:p>
          <w:p w14:paraId="2573B233" w14:textId="77777777" w:rsidR="001C58DC" w:rsidRPr="00362BEC" w:rsidRDefault="001C58DC" w:rsidP="001C58DC">
            <w:pPr>
              <w:spacing w:line="240" w:lineRule="auto"/>
              <w:ind w:firstLine="0"/>
              <w:contextualSpacing/>
              <w:jc w:val="center"/>
              <w:rPr>
                <w:rFonts w:cs="Arial"/>
                <w:szCs w:val="24"/>
              </w:rPr>
            </w:pPr>
          </w:p>
          <w:p w14:paraId="1AB86463" w14:textId="05CA88A9" w:rsidR="001C58DC" w:rsidRDefault="004B684A" w:rsidP="001C58DC">
            <w:pPr>
              <w:spacing w:line="240" w:lineRule="auto"/>
              <w:ind w:firstLine="0"/>
              <w:contextualSpacing/>
              <w:jc w:val="center"/>
              <w:rPr>
                <w:rFonts w:cs="Arial"/>
                <w:szCs w:val="24"/>
              </w:rPr>
            </w:pPr>
            <w:r w:rsidRPr="004B684A">
              <w:rPr>
                <w:rFonts w:cs="Arial"/>
                <w:szCs w:val="24"/>
                <w:highlight w:val="yellow"/>
              </w:rPr>
              <w:t>[</w:t>
            </w:r>
            <w:r w:rsidR="001C58DC" w:rsidRPr="004B684A">
              <w:rPr>
                <w:rFonts w:cs="Arial"/>
                <w:szCs w:val="24"/>
                <w:highlight w:val="yellow"/>
              </w:rPr>
              <w:t>A ficha é elaborada pelo(a) autor(a)</w:t>
            </w:r>
            <w:r w:rsidRPr="004B684A">
              <w:rPr>
                <w:rFonts w:cs="Arial"/>
                <w:szCs w:val="24"/>
                <w:highlight w:val="yellow"/>
              </w:rPr>
              <w:t>]</w:t>
            </w:r>
          </w:p>
          <w:p w14:paraId="2EEFE010" w14:textId="77777777" w:rsidR="001C58DC" w:rsidRDefault="00B06800" w:rsidP="00145F7B">
            <w:pPr>
              <w:tabs>
                <w:tab w:val="left" w:pos="3614"/>
              </w:tabs>
              <w:ind w:firstLine="0"/>
              <w:jc w:val="center"/>
            </w:pPr>
            <w:hyperlink r:id="rId8"/>
          </w:p>
          <w:p w14:paraId="4373A532" w14:textId="77777777" w:rsidR="001C58DC" w:rsidRDefault="001C58DC" w:rsidP="00145F7B">
            <w:pPr>
              <w:tabs>
                <w:tab w:val="left" w:pos="3614"/>
              </w:tabs>
              <w:ind w:firstLine="0"/>
              <w:jc w:val="center"/>
            </w:pPr>
          </w:p>
        </w:tc>
      </w:tr>
      <w:tr w:rsidR="001C58DC" w14:paraId="5ADE00DE" w14:textId="77777777" w:rsidTr="00145F7B">
        <w:trPr>
          <w:trHeight w:val="364"/>
          <w:jc w:val="center"/>
        </w:trPr>
        <w:tc>
          <w:tcPr>
            <w:tcW w:w="6063" w:type="dxa"/>
            <w:tcBorders>
              <w:left w:val="single" w:sz="4" w:space="0" w:color="000000"/>
              <w:right w:val="single" w:sz="4" w:space="0" w:color="000000"/>
            </w:tcBorders>
            <w:vAlign w:val="center"/>
          </w:tcPr>
          <w:p w14:paraId="696ECDE7" w14:textId="77777777" w:rsidR="001C58DC" w:rsidRDefault="001C58DC" w:rsidP="00145F7B">
            <w:pPr>
              <w:pStyle w:val="PargrafodaLista1"/>
              <w:ind w:firstLine="0"/>
              <w:jc w:val="center"/>
            </w:pPr>
          </w:p>
        </w:tc>
      </w:tr>
      <w:tr w:rsidR="001C58DC" w14:paraId="10B6BDB1" w14:textId="77777777" w:rsidTr="00145F7B">
        <w:trPr>
          <w:trHeight w:val="364"/>
          <w:jc w:val="center"/>
        </w:trPr>
        <w:tc>
          <w:tcPr>
            <w:tcW w:w="6063" w:type="dxa"/>
            <w:tcBorders>
              <w:left w:val="single" w:sz="4" w:space="0" w:color="000000"/>
              <w:right w:val="single" w:sz="4" w:space="0" w:color="000000"/>
            </w:tcBorders>
            <w:vAlign w:val="center"/>
          </w:tcPr>
          <w:p w14:paraId="11D41859" w14:textId="77777777" w:rsidR="001C58DC" w:rsidRDefault="001C58DC" w:rsidP="00145F7B">
            <w:pPr>
              <w:tabs>
                <w:tab w:val="left" w:pos="3261"/>
              </w:tabs>
              <w:ind w:left="721" w:firstLine="1264"/>
              <w:jc w:val="center"/>
              <w:rPr>
                <w:szCs w:val="24"/>
              </w:rPr>
            </w:pPr>
          </w:p>
        </w:tc>
      </w:tr>
      <w:tr w:rsidR="001C58DC" w14:paraId="55B8CB6A" w14:textId="77777777" w:rsidTr="00145F7B">
        <w:trPr>
          <w:trHeight w:val="364"/>
          <w:jc w:val="center"/>
        </w:trPr>
        <w:tc>
          <w:tcPr>
            <w:tcW w:w="6063" w:type="dxa"/>
            <w:tcBorders>
              <w:left w:val="single" w:sz="4" w:space="0" w:color="000000"/>
              <w:right w:val="single" w:sz="4" w:space="0" w:color="000000"/>
            </w:tcBorders>
            <w:vAlign w:val="center"/>
          </w:tcPr>
          <w:p w14:paraId="4D97DAFC" w14:textId="77777777" w:rsidR="001C58DC" w:rsidRDefault="001C58DC" w:rsidP="00145F7B">
            <w:pPr>
              <w:jc w:val="center"/>
              <w:rPr>
                <w:szCs w:val="24"/>
              </w:rPr>
            </w:pPr>
          </w:p>
        </w:tc>
      </w:tr>
      <w:tr w:rsidR="001C58DC" w14:paraId="6A548C66" w14:textId="77777777" w:rsidTr="00145F7B">
        <w:trPr>
          <w:trHeight w:val="364"/>
          <w:jc w:val="center"/>
        </w:trPr>
        <w:tc>
          <w:tcPr>
            <w:tcW w:w="6063" w:type="dxa"/>
            <w:tcBorders>
              <w:left w:val="single" w:sz="4" w:space="0" w:color="000000"/>
              <w:right w:val="single" w:sz="4" w:space="0" w:color="000000"/>
            </w:tcBorders>
            <w:vAlign w:val="center"/>
          </w:tcPr>
          <w:p w14:paraId="2D60817E" w14:textId="77777777" w:rsidR="001C58DC" w:rsidRDefault="001C58DC" w:rsidP="00145F7B">
            <w:pPr>
              <w:ind w:left="721"/>
              <w:jc w:val="center"/>
              <w:rPr>
                <w:szCs w:val="24"/>
              </w:rPr>
            </w:pPr>
          </w:p>
        </w:tc>
      </w:tr>
      <w:tr w:rsidR="001C58DC" w14:paraId="7E39DCF6" w14:textId="77777777" w:rsidTr="00145F7B">
        <w:trPr>
          <w:trHeight w:val="317"/>
          <w:jc w:val="center"/>
        </w:trPr>
        <w:tc>
          <w:tcPr>
            <w:tcW w:w="6063" w:type="dxa"/>
            <w:tcBorders>
              <w:left w:val="single" w:sz="4" w:space="0" w:color="000000"/>
              <w:bottom w:val="single" w:sz="4" w:space="0" w:color="000000"/>
              <w:right w:val="single" w:sz="4" w:space="0" w:color="000000"/>
            </w:tcBorders>
            <w:vAlign w:val="center"/>
          </w:tcPr>
          <w:p w14:paraId="489B05C9" w14:textId="77777777" w:rsidR="001C58DC" w:rsidRDefault="001C58DC" w:rsidP="00145F7B">
            <w:pPr>
              <w:ind w:left="721"/>
              <w:jc w:val="center"/>
              <w:rPr>
                <w:szCs w:val="24"/>
              </w:rPr>
            </w:pPr>
          </w:p>
        </w:tc>
      </w:tr>
    </w:tbl>
    <w:p w14:paraId="0CDECD9E" w14:textId="77777777" w:rsidR="00B14CCF" w:rsidRPr="00362BEC" w:rsidRDefault="00B14CCF" w:rsidP="00B14CCF">
      <w:pPr>
        <w:spacing w:line="240" w:lineRule="auto"/>
        <w:contextualSpacing/>
        <w:jc w:val="center"/>
        <w:rPr>
          <w:rFonts w:cs="Arial"/>
          <w:szCs w:val="24"/>
        </w:rPr>
      </w:pPr>
    </w:p>
    <w:p w14:paraId="5A82F0CD" w14:textId="77777777" w:rsidR="00362BEC" w:rsidRPr="00362BEC" w:rsidRDefault="00362BEC" w:rsidP="00B14CCF">
      <w:pPr>
        <w:spacing w:line="240" w:lineRule="auto"/>
        <w:contextualSpacing/>
        <w:jc w:val="center"/>
        <w:rPr>
          <w:rFonts w:cs="Arial"/>
          <w:szCs w:val="24"/>
        </w:rPr>
      </w:pPr>
    </w:p>
    <w:p w14:paraId="6C5CD079" w14:textId="77777777" w:rsidR="00B14CCF" w:rsidRDefault="00B14CCF" w:rsidP="00AF18BF">
      <w:pPr>
        <w:spacing w:line="240" w:lineRule="auto"/>
        <w:contextualSpacing/>
        <w:rPr>
          <w:rFonts w:cs="Arial"/>
          <w:szCs w:val="24"/>
        </w:rPr>
        <w:sectPr w:rsidR="00B14CCF" w:rsidSect="00B43EC0">
          <w:pgSz w:w="11906" w:h="16838" w:code="9"/>
          <w:pgMar w:top="1701" w:right="1134" w:bottom="1134" w:left="1701" w:header="709" w:footer="709" w:gutter="0"/>
          <w:cols w:space="708"/>
          <w:docGrid w:linePitch="360"/>
        </w:sectPr>
      </w:pPr>
    </w:p>
    <w:p w14:paraId="2F428CA4" w14:textId="3EC64CE7" w:rsidR="00DF3B2D" w:rsidRPr="00BB08B3" w:rsidRDefault="00BB08B3" w:rsidP="00126DBA">
      <w:pPr>
        <w:ind w:firstLine="0"/>
        <w:contextualSpacing/>
        <w:jc w:val="center"/>
        <w:rPr>
          <w:rFonts w:eastAsia="Times New Roman" w:cs="Times New Roman"/>
          <w:szCs w:val="24"/>
          <w:lang w:eastAsia="pt-BR"/>
        </w:rPr>
      </w:pPr>
      <w:r w:rsidRPr="00BB08B3">
        <w:rPr>
          <w:rFonts w:eastAsia="Times New Roman" w:cs="Times New Roman"/>
          <w:szCs w:val="24"/>
          <w:lang w:eastAsia="pt-BR"/>
        </w:rPr>
        <w:t>A Banca Examinadora, abaixo assinada, aprova o Projeto de Tese</w:t>
      </w:r>
    </w:p>
    <w:p w14:paraId="0153C39E" w14:textId="56EAFBE6" w:rsidR="00BB08B3" w:rsidRPr="00BB08B3" w:rsidRDefault="00BB08B3" w:rsidP="00571EA8">
      <w:pPr>
        <w:ind w:firstLine="0"/>
        <w:contextualSpacing/>
        <w:rPr>
          <w:rFonts w:cs="Arial"/>
          <w:szCs w:val="24"/>
        </w:rPr>
      </w:pPr>
    </w:p>
    <w:p w14:paraId="271A4E97" w14:textId="4DEB1003" w:rsidR="00362BEC" w:rsidRPr="00BB08B3" w:rsidRDefault="00BB08B3" w:rsidP="00126DBA">
      <w:pPr>
        <w:ind w:firstLine="0"/>
        <w:contextualSpacing/>
        <w:jc w:val="center"/>
        <w:rPr>
          <w:rFonts w:cs="Arial"/>
          <w:b/>
          <w:szCs w:val="24"/>
        </w:rPr>
      </w:pPr>
      <w:r w:rsidRPr="00BB08B3">
        <w:rPr>
          <w:rFonts w:cs="Arial"/>
          <w:b/>
          <w:szCs w:val="24"/>
        </w:rPr>
        <w:t>INFRAESTRUTURA DE SANEAMENTO E INCIDÊNCIA DE DOENÇAS NO PARANÁ: UMA ANÁLISE MULTIDIMENSIONAL COM FOCO EM CAUSALIDADE E CONTEXTO</w:t>
      </w:r>
    </w:p>
    <w:p w14:paraId="46E7856A" w14:textId="23F495F4" w:rsidR="00571EA8" w:rsidRDefault="00571EA8" w:rsidP="00571EA8">
      <w:pPr>
        <w:ind w:firstLine="0"/>
        <w:contextualSpacing/>
        <w:rPr>
          <w:rFonts w:cs="Arial"/>
          <w:szCs w:val="24"/>
        </w:rPr>
      </w:pPr>
    </w:p>
    <w:p w14:paraId="0002DA70" w14:textId="2A6CF7BE" w:rsidR="00BB08B3" w:rsidRPr="00BB08B3" w:rsidRDefault="00BB08B3" w:rsidP="00571EA8">
      <w:pPr>
        <w:ind w:firstLine="0"/>
        <w:contextualSpacing/>
        <w:jc w:val="center"/>
        <w:rPr>
          <w:rFonts w:cs="Arial"/>
          <w:szCs w:val="24"/>
        </w:rPr>
      </w:pPr>
      <w:r>
        <w:rPr>
          <w:rFonts w:cs="Arial"/>
          <w:szCs w:val="24"/>
        </w:rPr>
        <w:t>elaborado</w:t>
      </w:r>
      <w:r w:rsidRPr="00BB08B3">
        <w:rPr>
          <w:rFonts w:cs="Arial"/>
          <w:szCs w:val="24"/>
        </w:rPr>
        <w:t xml:space="preserve"> por</w:t>
      </w:r>
    </w:p>
    <w:p w14:paraId="39133796" w14:textId="71441A82" w:rsidR="00BB08B3" w:rsidRPr="00571EA8" w:rsidRDefault="00BB08B3" w:rsidP="00571EA8">
      <w:pPr>
        <w:ind w:firstLine="0"/>
        <w:contextualSpacing/>
        <w:jc w:val="center"/>
        <w:rPr>
          <w:rFonts w:cs="Arial"/>
          <w:b/>
          <w:szCs w:val="24"/>
        </w:rPr>
      </w:pPr>
      <w:r>
        <w:rPr>
          <w:rFonts w:cs="Arial"/>
          <w:b/>
          <w:szCs w:val="24"/>
        </w:rPr>
        <w:t>EDUARDO MATHEUS FIGUEIRA</w:t>
      </w:r>
    </w:p>
    <w:p w14:paraId="3148484A" w14:textId="77777777" w:rsidR="00BB08B3" w:rsidRPr="00BB08B3" w:rsidRDefault="00BB08B3" w:rsidP="00BB08B3">
      <w:pPr>
        <w:ind w:firstLine="0"/>
        <w:contextualSpacing/>
        <w:jc w:val="center"/>
        <w:rPr>
          <w:rFonts w:cs="Arial"/>
          <w:szCs w:val="24"/>
        </w:rPr>
      </w:pPr>
      <w:r w:rsidRPr="00BB08B3">
        <w:rPr>
          <w:rFonts w:cs="Arial"/>
          <w:szCs w:val="24"/>
        </w:rPr>
        <w:t>como requisito parcial para a obtenção do grau de</w:t>
      </w:r>
    </w:p>
    <w:p w14:paraId="3D0A0DB5" w14:textId="49402A2F" w:rsidR="00BB08B3" w:rsidRPr="00BB08B3" w:rsidRDefault="00BB08B3" w:rsidP="00BB08B3">
      <w:pPr>
        <w:ind w:firstLine="0"/>
        <w:contextualSpacing/>
        <w:jc w:val="center"/>
        <w:rPr>
          <w:rFonts w:cs="Arial"/>
          <w:szCs w:val="24"/>
        </w:rPr>
      </w:pPr>
      <w:r>
        <w:rPr>
          <w:rFonts w:cs="Arial"/>
          <w:szCs w:val="24"/>
        </w:rPr>
        <w:t>Doutor</w:t>
      </w:r>
      <w:r w:rsidRPr="00BB08B3">
        <w:rPr>
          <w:rFonts w:cs="Arial"/>
          <w:szCs w:val="24"/>
        </w:rPr>
        <w:t xml:space="preserve"> em Desenvolvimento Regional</w:t>
      </w:r>
    </w:p>
    <w:p w14:paraId="12593169" w14:textId="73134883" w:rsidR="00BB08B3" w:rsidRDefault="00BB08B3" w:rsidP="00BB08B3">
      <w:pPr>
        <w:ind w:firstLine="0"/>
        <w:contextualSpacing/>
        <w:rPr>
          <w:rFonts w:cs="Arial"/>
          <w:szCs w:val="24"/>
        </w:rPr>
      </w:pPr>
    </w:p>
    <w:p w14:paraId="45D1B5F0" w14:textId="77777777" w:rsidR="00571EA8" w:rsidRPr="00BB08B3" w:rsidRDefault="00571EA8" w:rsidP="00BB08B3">
      <w:pPr>
        <w:ind w:firstLine="0"/>
        <w:contextualSpacing/>
        <w:rPr>
          <w:rFonts w:cs="Arial"/>
          <w:szCs w:val="24"/>
        </w:rPr>
      </w:pPr>
    </w:p>
    <w:p w14:paraId="02C94192" w14:textId="77777777" w:rsidR="00BB08B3" w:rsidRPr="0027322F" w:rsidRDefault="00BB08B3" w:rsidP="00BB08B3">
      <w:pPr>
        <w:ind w:firstLine="0"/>
        <w:contextualSpacing/>
        <w:jc w:val="center"/>
        <w:rPr>
          <w:rFonts w:cs="Arial"/>
          <w:b/>
          <w:szCs w:val="24"/>
        </w:rPr>
      </w:pPr>
      <w:r w:rsidRPr="0027322F">
        <w:rPr>
          <w:rFonts w:cs="Arial"/>
          <w:b/>
          <w:szCs w:val="24"/>
        </w:rPr>
        <w:t>BANCA EXAMINADORA</w:t>
      </w:r>
    </w:p>
    <w:p w14:paraId="2A1F96DD" w14:textId="35785E7D" w:rsidR="00CB3339" w:rsidRDefault="00CB3339" w:rsidP="00571EA8">
      <w:pPr>
        <w:spacing w:line="240" w:lineRule="auto"/>
        <w:ind w:firstLine="0"/>
        <w:contextualSpacing/>
        <w:rPr>
          <w:rFonts w:cs="Arial"/>
          <w:szCs w:val="24"/>
        </w:rPr>
      </w:pPr>
    </w:p>
    <w:p w14:paraId="65CDBB2C" w14:textId="77777777" w:rsidR="0027322F" w:rsidRPr="00BB08B3" w:rsidRDefault="0027322F" w:rsidP="00571EA8">
      <w:pPr>
        <w:spacing w:line="240" w:lineRule="auto"/>
        <w:ind w:firstLine="0"/>
        <w:contextualSpacing/>
        <w:rPr>
          <w:rFonts w:cs="Arial"/>
          <w:szCs w:val="24"/>
        </w:rPr>
      </w:pPr>
    </w:p>
    <w:p w14:paraId="7DE1E291" w14:textId="77777777" w:rsidR="00BB08B3" w:rsidRPr="00BB08B3" w:rsidRDefault="00BB08B3" w:rsidP="00BB08B3">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0FEC4D81" w14:textId="77777777" w:rsidR="002E4B82" w:rsidRPr="002E4B82" w:rsidRDefault="002E4B82" w:rsidP="002E4B82">
      <w:pPr>
        <w:spacing w:line="240" w:lineRule="auto"/>
        <w:ind w:right="16" w:firstLine="0"/>
        <w:jc w:val="center"/>
        <w:rPr>
          <w:rFonts w:eastAsia="Times New Roman" w:cs="Arial"/>
          <w:szCs w:val="24"/>
          <w:lang w:eastAsia="pt-BR"/>
        </w:rPr>
      </w:pPr>
      <w:proofErr w:type="gramStart"/>
      <w:r w:rsidRPr="002E4B82">
        <w:rPr>
          <w:rFonts w:eastAsia="Times New Roman" w:cs="Arial"/>
          <w:szCs w:val="24"/>
          <w:lang w:eastAsia="pt-BR"/>
        </w:rPr>
        <w:t xml:space="preserve">Prof. Dr. </w:t>
      </w:r>
      <w:proofErr w:type="spellStart"/>
      <w:r w:rsidRPr="002E4B82">
        <w:rPr>
          <w:rFonts w:eastAsia="Times New Roman" w:cs="Arial"/>
          <w:szCs w:val="24"/>
          <w:lang w:eastAsia="pt-BR"/>
        </w:rPr>
        <w:t>Tarcisio</w:t>
      </w:r>
      <w:proofErr w:type="spellEnd"/>
      <w:r w:rsidRPr="002E4B82">
        <w:rPr>
          <w:rFonts w:eastAsia="Times New Roman" w:cs="Arial"/>
          <w:szCs w:val="24"/>
          <w:lang w:eastAsia="pt-BR"/>
        </w:rPr>
        <w:t xml:space="preserve"> </w:t>
      </w:r>
      <w:proofErr w:type="spellStart"/>
      <w:r w:rsidRPr="002E4B82">
        <w:rPr>
          <w:rFonts w:eastAsia="Times New Roman" w:cs="Arial"/>
          <w:szCs w:val="24"/>
          <w:lang w:eastAsia="pt-BR"/>
        </w:rPr>
        <w:t>Dorn</w:t>
      </w:r>
      <w:proofErr w:type="spellEnd"/>
      <w:proofErr w:type="gramEnd"/>
      <w:r w:rsidRPr="002E4B82">
        <w:rPr>
          <w:rFonts w:eastAsia="Times New Roman" w:cs="Arial"/>
          <w:szCs w:val="24"/>
          <w:lang w:eastAsia="pt-BR"/>
        </w:rPr>
        <w:t xml:space="preserve"> de Oliveira – Orientador PPGDR/</w:t>
      </w:r>
      <w:proofErr w:type="spellStart"/>
      <w:r w:rsidRPr="002E4B82">
        <w:rPr>
          <w:rFonts w:eastAsia="Times New Roman" w:cs="Arial"/>
          <w:szCs w:val="24"/>
          <w:lang w:eastAsia="pt-BR"/>
        </w:rPr>
        <w:t>Unijuí</w:t>
      </w:r>
      <w:proofErr w:type="spellEnd"/>
    </w:p>
    <w:p w14:paraId="0ED41AD1" w14:textId="3041269A" w:rsid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4E72A7B4" w14:textId="77777777" w:rsidR="002E4B82" w:rsidRPr="002E4B82" w:rsidRDefault="002E4B82" w:rsidP="002E4B82">
      <w:pPr>
        <w:spacing w:line="240" w:lineRule="auto"/>
        <w:ind w:right="16" w:firstLine="0"/>
        <w:jc w:val="center"/>
        <w:rPr>
          <w:rFonts w:eastAsia="Times New Roman" w:cs="Arial"/>
          <w:szCs w:val="24"/>
          <w:lang w:eastAsia="pt-BR"/>
        </w:rPr>
      </w:pPr>
    </w:p>
    <w:p w14:paraId="69A67E74"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61289E80"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w:t>
      </w:r>
      <w:proofErr w:type="spellStart"/>
      <w:r w:rsidRPr="002E4B82">
        <w:rPr>
          <w:rFonts w:eastAsia="Times New Roman" w:cs="Arial"/>
          <w:szCs w:val="24"/>
          <w:lang w:eastAsia="pt-BR"/>
        </w:rPr>
        <w:t>Lucir</w:t>
      </w:r>
      <w:proofErr w:type="spellEnd"/>
      <w:r w:rsidRPr="002E4B82">
        <w:rPr>
          <w:rFonts w:eastAsia="Times New Roman" w:cs="Arial"/>
          <w:szCs w:val="24"/>
          <w:lang w:eastAsia="pt-BR"/>
        </w:rPr>
        <w:t xml:space="preserve"> Reinaldo Alves – </w:t>
      </w:r>
      <w:proofErr w:type="spellStart"/>
      <w:r w:rsidRPr="002E4B82">
        <w:rPr>
          <w:rFonts w:eastAsia="Times New Roman" w:cs="Arial"/>
          <w:szCs w:val="24"/>
          <w:lang w:eastAsia="pt-BR"/>
        </w:rPr>
        <w:t>Coorientador</w:t>
      </w:r>
      <w:proofErr w:type="spellEnd"/>
      <w:r w:rsidRPr="002E4B82">
        <w:rPr>
          <w:rFonts w:eastAsia="Times New Roman" w:cs="Arial"/>
          <w:szCs w:val="24"/>
          <w:lang w:eastAsia="pt-BR"/>
        </w:rPr>
        <w:t xml:space="preserve"> PPGDRA/</w:t>
      </w:r>
      <w:proofErr w:type="spellStart"/>
      <w:r w:rsidRPr="002E4B82">
        <w:rPr>
          <w:rFonts w:eastAsia="Times New Roman" w:cs="Arial"/>
          <w:szCs w:val="24"/>
          <w:lang w:eastAsia="pt-BR"/>
        </w:rPr>
        <w:t>Unioeste</w:t>
      </w:r>
      <w:proofErr w:type="spellEnd"/>
    </w:p>
    <w:p w14:paraId="6E557F7F"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Estadual do Oeste do Paraná – </w:t>
      </w:r>
      <w:proofErr w:type="spellStart"/>
      <w:r w:rsidRPr="002E4B82">
        <w:rPr>
          <w:rFonts w:eastAsia="Times New Roman" w:cs="Arial"/>
          <w:szCs w:val="24"/>
          <w:lang w:eastAsia="pt-BR"/>
        </w:rPr>
        <w:t>Unioeste</w:t>
      </w:r>
      <w:proofErr w:type="spellEnd"/>
      <w:r w:rsidRPr="002E4B82">
        <w:rPr>
          <w:rFonts w:eastAsia="Times New Roman" w:cs="Arial"/>
          <w:szCs w:val="24"/>
          <w:lang w:eastAsia="pt-BR"/>
        </w:rPr>
        <w:t>, Toledo/PR</w:t>
      </w:r>
    </w:p>
    <w:p w14:paraId="64C35110" w14:textId="417D49E2" w:rsidR="002E4B82" w:rsidRPr="002E4B82" w:rsidRDefault="002E4B82" w:rsidP="002E4B82">
      <w:pPr>
        <w:spacing w:line="240" w:lineRule="auto"/>
        <w:ind w:right="16" w:firstLine="0"/>
        <w:jc w:val="center"/>
        <w:rPr>
          <w:rFonts w:eastAsia="Times New Roman" w:cs="Arial"/>
          <w:szCs w:val="24"/>
          <w:lang w:eastAsia="pt-BR"/>
        </w:rPr>
      </w:pPr>
    </w:p>
    <w:p w14:paraId="4BE7FF9E"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34442338"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Prof. Dr. Prof. Fabrício Baron </w:t>
      </w:r>
      <w:proofErr w:type="spellStart"/>
      <w:r w:rsidRPr="002E4B82">
        <w:rPr>
          <w:rFonts w:eastAsia="Times New Roman" w:cs="Arial"/>
          <w:szCs w:val="24"/>
          <w:lang w:eastAsia="pt-BR"/>
        </w:rPr>
        <w:t>Mussi</w:t>
      </w:r>
      <w:proofErr w:type="spellEnd"/>
      <w:r w:rsidRPr="002E4B82">
        <w:rPr>
          <w:rFonts w:eastAsia="Times New Roman" w:cs="Arial"/>
          <w:szCs w:val="24"/>
          <w:lang w:eastAsia="pt-BR"/>
        </w:rPr>
        <w:t xml:space="preserve"> – </w:t>
      </w:r>
      <w:proofErr w:type="spellStart"/>
      <w:r w:rsidRPr="002E4B82">
        <w:rPr>
          <w:rFonts w:eastAsia="Times New Roman" w:cs="Arial"/>
          <w:szCs w:val="24"/>
          <w:lang w:eastAsia="pt-BR"/>
        </w:rPr>
        <w:t>Coorientador</w:t>
      </w:r>
      <w:proofErr w:type="spellEnd"/>
      <w:r w:rsidRPr="002E4B82">
        <w:rPr>
          <w:rFonts w:eastAsia="Times New Roman" w:cs="Arial"/>
          <w:szCs w:val="24"/>
          <w:lang w:eastAsia="pt-BR"/>
        </w:rPr>
        <w:t xml:space="preserve"> </w:t>
      </w:r>
    </w:p>
    <w:p w14:paraId="3507F99B"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Itaipu Binacional Itaipu Binacional, Foz do Iguaçu/PR</w:t>
      </w:r>
    </w:p>
    <w:p w14:paraId="0DFF761F" w14:textId="77777777" w:rsidR="002E4B82" w:rsidRPr="002E4B82" w:rsidRDefault="002E4B82" w:rsidP="002E4B82">
      <w:pPr>
        <w:spacing w:line="240" w:lineRule="auto"/>
        <w:ind w:right="16" w:firstLine="0"/>
        <w:jc w:val="center"/>
        <w:rPr>
          <w:rFonts w:eastAsia="Times New Roman" w:cs="Arial"/>
          <w:szCs w:val="24"/>
          <w:lang w:eastAsia="pt-BR"/>
        </w:rPr>
      </w:pPr>
    </w:p>
    <w:p w14:paraId="199E23EE"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1C632954" w14:textId="77777777" w:rsidR="002E4B82" w:rsidRPr="002E4B82" w:rsidRDefault="002E4B82" w:rsidP="002E4B82">
      <w:pPr>
        <w:spacing w:line="240" w:lineRule="auto"/>
        <w:ind w:right="16" w:firstLine="0"/>
        <w:jc w:val="center"/>
        <w:rPr>
          <w:rFonts w:eastAsia="Times New Roman" w:cs="Arial"/>
          <w:szCs w:val="24"/>
          <w:lang w:eastAsia="pt-BR"/>
        </w:rPr>
      </w:pPr>
      <w:proofErr w:type="spellStart"/>
      <w:r w:rsidRPr="002E4B82">
        <w:rPr>
          <w:rFonts w:eastAsia="Times New Roman" w:cs="Arial"/>
          <w:szCs w:val="24"/>
          <w:lang w:eastAsia="pt-BR"/>
        </w:rPr>
        <w:t>Profª</w:t>
      </w:r>
      <w:proofErr w:type="spellEnd"/>
      <w:r w:rsidRPr="002E4B82">
        <w:rPr>
          <w:rFonts w:eastAsia="Times New Roman" w:cs="Arial"/>
          <w:szCs w:val="24"/>
          <w:lang w:eastAsia="pt-BR"/>
        </w:rPr>
        <w:t xml:space="preserve">. </w:t>
      </w:r>
      <w:proofErr w:type="spellStart"/>
      <w:r w:rsidRPr="002E4B82">
        <w:rPr>
          <w:rFonts w:eastAsia="Times New Roman" w:cs="Arial"/>
          <w:szCs w:val="24"/>
          <w:lang w:eastAsia="pt-BR"/>
        </w:rPr>
        <w:t>Drª</w:t>
      </w:r>
      <w:proofErr w:type="spellEnd"/>
      <w:r w:rsidRPr="002E4B82">
        <w:rPr>
          <w:rFonts w:eastAsia="Times New Roman" w:cs="Arial"/>
          <w:szCs w:val="24"/>
          <w:lang w:eastAsia="pt-BR"/>
        </w:rPr>
        <w:t>. Fernanda da Cunha Pereira – Membro Interno PPGSAS/</w:t>
      </w:r>
      <w:proofErr w:type="spellStart"/>
      <w:r w:rsidRPr="002E4B82">
        <w:rPr>
          <w:rFonts w:eastAsia="Times New Roman" w:cs="Arial"/>
          <w:szCs w:val="24"/>
          <w:lang w:eastAsia="pt-BR"/>
        </w:rPr>
        <w:t>Unijuí</w:t>
      </w:r>
      <w:proofErr w:type="spellEnd"/>
    </w:p>
    <w:p w14:paraId="2335397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4BEB05D7" w14:textId="77777777" w:rsidR="002E4B82" w:rsidRPr="002E4B82" w:rsidRDefault="002E4B82" w:rsidP="002E4B82">
      <w:pPr>
        <w:spacing w:line="240" w:lineRule="auto"/>
        <w:ind w:right="16" w:firstLine="0"/>
        <w:jc w:val="center"/>
        <w:rPr>
          <w:rFonts w:eastAsia="Times New Roman" w:cs="Arial"/>
          <w:szCs w:val="24"/>
          <w:lang w:eastAsia="pt-BR"/>
        </w:rPr>
      </w:pPr>
    </w:p>
    <w:p w14:paraId="5E1D04ED"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124BE100"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Prof. Dr. Airton Adelar Mueller – Membro Interno PPGDR/</w:t>
      </w:r>
      <w:proofErr w:type="spellStart"/>
      <w:r w:rsidRPr="002E4B82">
        <w:rPr>
          <w:rFonts w:eastAsia="Times New Roman" w:cs="Arial"/>
          <w:szCs w:val="24"/>
          <w:lang w:eastAsia="pt-BR"/>
        </w:rPr>
        <w:t>Unijuí</w:t>
      </w:r>
      <w:proofErr w:type="spellEnd"/>
    </w:p>
    <w:p w14:paraId="040372F4"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Regional do Noroeste do Estado do Rio Grande do Sul – </w:t>
      </w:r>
      <w:proofErr w:type="spellStart"/>
      <w:r w:rsidRPr="002E4B82">
        <w:rPr>
          <w:rFonts w:eastAsia="Times New Roman" w:cs="Arial"/>
          <w:szCs w:val="24"/>
          <w:lang w:eastAsia="pt-BR"/>
        </w:rPr>
        <w:t>Unijuí</w:t>
      </w:r>
      <w:proofErr w:type="spellEnd"/>
      <w:r w:rsidRPr="002E4B82">
        <w:rPr>
          <w:rFonts w:eastAsia="Times New Roman" w:cs="Arial"/>
          <w:szCs w:val="24"/>
          <w:lang w:eastAsia="pt-BR"/>
        </w:rPr>
        <w:t>, Ijuí/RS</w:t>
      </w:r>
    </w:p>
    <w:p w14:paraId="135DA5BA" w14:textId="77777777" w:rsidR="002E4B82" w:rsidRPr="002E4B82" w:rsidRDefault="002E4B82" w:rsidP="002E4B82">
      <w:pPr>
        <w:spacing w:line="240" w:lineRule="auto"/>
        <w:ind w:right="16" w:firstLine="0"/>
        <w:jc w:val="center"/>
        <w:rPr>
          <w:rFonts w:eastAsia="Times New Roman" w:cs="Arial"/>
          <w:szCs w:val="24"/>
          <w:lang w:eastAsia="pt-BR"/>
        </w:rPr>
      </w:pPr>
    </w:p>
    <w:p w14:paraId="737AE99B"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0AAB950F" w14:textId="77777777" w:rsidR="002E4B82" w:rsidRPr="002E4B82" w:rsidRDefault="002E4B82" w:rsidP="002E4B82">
      <w:pPr>
        <w:spacing w:line="240" w:lineRule="auto"/>
        <w:ind w:right="16" w:firstLine="0"/>
        <w:jc w:val="center"/>
        <w:rPr>
          <w:rFonts w:eastAsia="Times New Roman" w:cs="Arial"/>
          <w:bCs/>
          <w:szCs w:val="24"/>
          <w:lang w:eastAsia="pt-BR"/>
        </w:rPr>
      </w:pPr>
      <w:proofErr w:type="spellStart"/>
      <w:r w:rsidRPr="002E4B82">
        <w:rPr>
          <w:rFonts w:eastAsia="Times New Roman" w:cs="Arial"/>
          <w:bCs/>
          <w:szCs w:val="24"/>
          <w:lang w:eastAsia="pt-BR"/>
        </w:rPr>
        <w:t>Profª</w:t>
      </w:r>
      <w:proofErr w:type="spellEnd"/>
      <w:r w:rsidRPr="002E4B82">
        <w:rPr>
          <w:rFonts w:eastAsia="Times New Roman" w:cs="Arial"/>
          <w:bCs/>
          <w:szCs w:val="24"/>
          <w:lang w:eastAsia="pt-BR"/>
        </w:rPr>
        <w:t xml:space="preserve">. </w:t>
      </w:r>
      <w:proofErr w:type="spellStart"/>
      <w:r w:rsidRPr="002E4B82">
        <w:rPr>
          <w:rFonts w:eastAsia="Times New Roman" w:cs="Arial"/>
          <w:bCs/>
          <w:szCs w:val="24"/>
          <w:lang w:eastAsia="pt-BR"/>
        </w:rPr>
        <w:t>Drª</w:t>
      </w:r>
      <w:proofErr w:type="spellEnd"/>
      <w:r w:rsidRPr="002E4B82">
        <w:rPr>
          <w:rFonts w:eastAsia="Times New Roman" w:cs="Arial"/>
          <w:bCs/>
          <w:szCs w:val="24"/>
          <w:lang w:eastAsia="pt-BR"/>
        </w:rPr>
        <w:t xml:space="preserve">. Renata </w:t>
      </w:r>
      <w:proofErr w:type="spellStart"/>
      <w:r w:rsidRPr="002E4B82">
        <w:rPr>
          <w:rFonts w:eastAsia="Times New Roman" w:cs="Arial"/>
          <w:bCs/>
          <w:szCs w:val="24"/>
          <w:lang w:eastAsia="pt-BR"/>
        </w:rPr>
        <w:t>Rogowski</w:t>
      </w:r>
      <w:proofErr w:type="spellEnd"/>
      <w:r w:rsidRPr="002E4B82">
        <w:rPr>
          <w:rFonts w:eastAsia="Times New Roman" w:cs="Arial"/>
          <w:bCs/>
          <w:szCs w:val="24"/>
          <w:lang w:eastAsia="pt-BR"/>
        </w:rPr>
        <w:t xml:space="preserve"> </w:t>
      </w:r>
      <w:proofErr w:type="spellStart"/>
      <w:r w:rsidRPr="002E4B82">
        <w:rPr>
          <w:rFonts w:eastAsia="Times New Roman" w:cs="Arial"/>
          <w:bCs/>
          <w:szCs w:val="24"/>
          <w:lang w:eastAsia="pt-BR"/>
        </w:rPr>
        <w:t>Pozzo</w:t>
      </w:r>
      <w:proofErr w:type="spellEnd"/>
      <w:r w:rsidRPr="002E4B82">
        <w:rPr>
          <w:rFonts w:eastAsia="Times New Roman" w:cs="Arial"/>
          <w:bCs/>
          <w:szCs w:val="24"/>
          <w:lang w:eastAsia="pt-BR"/>
        </w:rPr>
        <w:t xml:space="preserve"> – </w:t>
      </w:r>
      <w:r w:rsidRPr="002E4B82">
        <w:rPr>
          <w:rFonts w:eastAsia="Times New Roman" w:cs="Arial"/>
          <w:szCs w:val="24"/>
          <w:lang w:eastAsia="pt-BR"/>
        </w:rPr>
        <w:t>Membro Externo PPGPLAN/</w:t>
      </w:r>
      <w:proofErr w:type="spellStart"/>
      <w:r w:rsidRPr="002E4B82">
        <w:rPr>
          <w:rFonts w:eastAsia="Times New Roman" w:cs="Arial"/>
          <w:szCs w:val="24"/>
          <w:lang w:eastAsia="pt-BR"/>
        </w:rPr>
        <w:t>Udesc</w:t>
      </w:r>
      <w:proofErr w:type="spellEnd"/>
      <w:r w:rsidRPr="002E4B82">
        <w:rPr>
          <w:rFonts w:eastAsia="Times New Roman" w:cs="Arial"/>
          <w:szCs w:val="24"/>
          <w:lang w:eastAsia="pt-BR"/>
        </w:rPr>
        <w:t xml:space="preserve"> </w:t>
      </w:r>
    </w:p>
    <w:p w14:paraId="738214A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Universidade</w:t>
      </w:r>
      <w:r w:rsidRPr="002E4B82">
        <w:rPr>
          <w:rFonts w:eastAsia="Times New Roman" w:cs="Arial"/>
          <w:bCs/>
          <w:szCs w:val="24"/>
          <w:lang w:eastAsia="pt-BR"/>
        </w:rPr>
        <w:t xml:space="preserve"> do Estado de Santa Catarina</w:t>
      </w:r>
      <w:r w:rsidRPr="002E4B82">
        <w:rPr>
          <w:rFonts w:eastAsia="Times New Roman" w:cs="Arial"/>
          <w:szCs w:val="24"/>
          <w:lang w:eastAsia="pt-BR"/>
        </w:rPr>
        <w:t xml:space="preserve"> – </w:t>
      </w:r>
      <w:proofErr w:type="spellStart"/>
      <w:r w:rsidRPr="002E4B82">
        <w:rPr>
          <w:rFonts w:eastAsia="Times New Roman" w:cs="Arial"/>
          <w:szCs w:val="24"/>
          <w:lang w:eastAsia="pt-BR"/>
        </w:rPr>
        <w:t>Udesc</w:t>
      </w:r>
      <w:proofErr w:type="spellEnd"/>
      <w:r w:rsidRPr="002E4B82">
        <w:rPr>
          <w:rFonts w:eastAsia="Times New Roman" w:cs="Arial"/>
          <w:szCs w:val="24"/>
          <w:lang w:eastAsia="pt-BR"/>
        </w:rPr>
        <w:t>, Florianópolis/SC</w:t>
      </w:r>
    </w:p>
    <w:p w14:paraId="605FFB79" w14:textId="77777777" w:rsidR="002E4B82" w:rsidRPr="002E4B82" w:rsidRDefault="002E4B82" w:rsidP="002E4B82">
      <w:pPr>
        <w:spacing w:line="240" w:lineRule="auto"/>
        <w:ind w:right="16" w:firstLine="0"/>
        <w:jc w:val="center"/>
        <w:rPr>
          <w:rFonts w:eastAsia="Times New Roman" w:cs="Arial"/>
          <w:szCs w:val="24"/>
          <w:lang w:eastAsia="pt-BR"/>
        </w:rPr>
      </w:pPr>
    </w:p>
    <w:p w14:paraId="7D746369" w14:textId="77777777" w:rsidR="002E4B82" w:rsidRPr="00BB08B3" w:rsidRDefault="002E4B82" w:rsidP="002E4B82">
      <w:pPr>
        <w:tabs>
          <w:tab w:val="left" w:pos="8789"/>
        </w:tabs>
        <w:spacing w:line="240" w:lineRule="auto"/>
        <w:ind w:right="16" w:firstLine="0"/>
        <w:jc w:val="center"/>
        <w:rPr>
          <w:rFonts w:eastAsia="Times New Roman" w:cs="Arial"/>
          <w:szCs w:val="24"/>
          <w:lang w:eastAsia="pt-BR"/>
        </w:rPr>
      </w:pPr>
      <w:r w:rsidRPr="00BB08B3">
        <w:rPr>
          <w:rFonts w:eastAsia="Times New Roman" w:cs="Arial"/>
          <w:szCs w:val="24"/>
          <w:lang w:eastAsia="pt-BR"/>
        </w:rPr>
        <w:t>_______________________________________________</w:t>
      </w:r>
    </w:p>
    <w:p w14:paraId="5D3F4DDC"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Prof. Dr. Gilson Batista de Oliveira – Membro Externo PPGPPD/</w:t>
      </w:r>
      <w:proofErr w:type="spellStart"/>
      <w:r w:rsidRPr="002E4B82">
        <w:rPr>
          <w:rFonts w:eastAsia="Times New Roman" w:cs="Arial"/>
          <w:szCs w:val="24"/>
          <w:lang w:eastAsia="pt-BR"/>
        </w:rPr>
        <w:t>Unila</w:t>
      </w:r>
      <w:proofErr w:type="spellEnd"/>
    </w:p>
    <w:p w14:paraId="609AE941" w14:textId="77777777" w:rsidR="002E4B82" w:rsidRPr="002E4B82" w:rsidRDefault="002E4B82" w:rsidP="002E4B82">
      <w:pPr>
        <w:spacing w:line="240" w:lineRule="auto"/>
        <w:ind w:right="16" w:firstLine="0"/>
        <w:jc w:val="center"/>
        <w:rPr>
          <w:rFonts w:eastAsia="Times New Roman" w:cs="Arial"/>
          <w:szCs w:val="24"/>
          <w:lang w:eastAsia="pt-BR"/>
        </w:rPr>
      </w:pPr>
      <w:r w:rsidRPr="002E4B82">
        <w:rPr>
          <w:rFonts w:eastAsia="Times New Roman" w:cs="Arial"/>
          <w:szCs w:val="24"/>
          <w:lang w:eastAsia="pt-BR"/>
        </w:rPr>
        <w:t xml:space="preserve">Universidade Federal da Integração Latino-Americana – </w:t>
      </w:r>
      <w:proofErr w:type="spellStart"/>
      <w:r w:rsidRPr="002E4B82">
        <w:rPr>
          <w:rFonts w:eastAsia="Times New Roman" w:cs="Arial"/>
          <w:szCs w:val="24"/>
          <w:lang w:eastAsia="pt-BR"/>
        </w:rPr>
        <w:t>Unila</w:t>
      </w:r>
      <w:proofErr w:type="spellEnd"/>
      <w:r w:rsidRPr="002E4B82">
        <w:rPr>
          <w:rFonts w:eastAsia="Times New Roman" w:cs="Arial"/>
          <w:szCs w:val="24"/>
          <w:lang w:eastAsia="pt-BR"/>
        </w:rPr>
        <w:t>, Foz do Iguaçu/PR</w:t>
      </w:r>
    </w:p>
    <w:p w14:paraId="4F755C1E" w14:textId="20627045" w:rsidR="002E4B82" w:rsidRPr="00BB08B3" w:rsidRDefault="002E4B82" w:rsidP="00571EA8">
      <w:pPr>
        <w:spacing w:line="240" w:lineRule="auto"/>
        <w:ind w:right="16" w:firstLine="0"/>
        <w:jc w:val="center"/>
        <w:rPr>
          <w:rFonts w:cs="Arial"/>
          <w:szCs w:val="24"/>
        </w:rPr>
      </w:pPr>
    </w:p>
    <w:p w14:paraId="2AF610F5" w14:textId="038ADE23" w:rsidR="00742191" w:rsidRPr="00BB08B3" w:rsidRDefault="003F5809" w:rsidP="00126DBA">
      <w:pPr>
        <w:ind w:firstLine="0"/>
        <w:contextualSpacing/>
        <w:jc w:val="center"/>
        <w:rPr>
          <w:rFonts w:cs="Arial"/>
          <w:szCs w:val="24"/>
        </w:rPr>
      </w:pPr>
      <w:r w:rsidRPr="00BB08B3">
        <w:rPr>
          <w:rFonts w:cs="Arial"/>
          <w:szCs w:val="24"/>
        </w:rPr>
        <w:t>Ijuí</w:t>
      </w:r>
      <w:r w:rsidR="00272A82" w:rsidRPr="00BB08B3">
        <w:rPr>
          <w:rFonts w:cs="Arial"/>
          <w:szCs w:val="24"/>
        </w:rPr>
        <w:t xml:space="preserve">, </w:t>
      </w:r>
      <w:r w:rsidRPr="00BB08B3">
        <w:rPr>
          <w:rFonts w:cs="Arial"/>
          <w:szCs w:val="24"/>
        </w:rPr>
        <w:t>2025</w:t>
      </w:r>
      <w:r w:rsidR="00362BEC" w:rsidRPr="00BB08B3">
        <w:rPr>
          <w:rFonts w:cs="Arial"/>
          <w:szCs w:val="24"/>
        </w:rPr>
        <w:t>.</w:t>
      </w:r>
    </w:p>
    <w:p w14:paraId="3CF549B1" w14:textId="77777777" w:rsidR="00742191" w:rsidRDefault="00742191" w:rsidP="00DF3B2D">
      <w:pPr>
        <w:contextualSpacing/>
        <w:jc w:val="center"/>
        <w:rPr>
          <w:rFonts w:cs="Arial"/>
          <w:szCs w:val="24"/>
        </w:rPr>
        <w:sectPr w:rsidR="00742191" w:rsidSect="00B43EC0">
          <w:pgSz w:w="11906" w:h="16838" w:code="9"/>
          <w:pgMar w:top="1701" w:right="1134" w:bottom="1134" w:left="1701" w:header="709" w:footer="709" w:gutter="0"/>
          <w:cols w:space="708"/>
          <w:docGrid w:linePitch="360"/>
        </w:sectPr>
      </w:pPr>
    </w:p>
    <w:p w14:paraId="380BC0FB" w14:textId="77777777" w:rsidR="00362BEC" w:rsidRPr="00362BEC" w:rsidRDefault="00362BEC" w:rsidP="00B52E7B">
      <w:pPr>
        <w:pStyle w:val="Ttulo"/>
      </w:pPr>
      <w:r w:rsidRPr="00362BEC">
        <w:t>RESUMO</w:t>
      </w:r>
    </w:p>
    <w:p w14:paraId="28B427B7" w14:textId="77777777" w:rsidR="003F5809" w:rsidRDefault="003F5809" w:rsidP="00C15426">
      <w:pPr>
        <w:spacing w:line="240" w:lineRule="auto"/>
        <w:ind w:firstLine="0"/>
        <w:contextualSpacing/>
        <w:rPr>
          <w:rFonts w:cs="Arial"/>
          <w:szCs w:val="24"/>
        </w:rPr>
      </w:pPr>
    </w:p>
    <w:p w14:paraId="3D639898" w14:textId="393652D6" w:rsidR="001E3879" w:rsidRDefault="001E3879" w:rsidP="007E25AF">
      <w:pPr>
        <w:spacing w:line="240" w:lineRule="auto"/>
        <w:ind w:firstLine="0"/>
        <w:contextualSpacing/>
        <w:rPr>
          <w:rStyle w:val="Hyperlink"/>
          <w:rFonts w:cs="Arial"/>
          <w:color w:val="auto"/>
          <w:szCs w:val="24"/>
          <w:u w:val="none"/>
        </w:rPr>
      </w:pPr>
      <w:r w:rsidRPr="001E3879">
        <w:rPr>
          <w:rStyle w:val="Hyperlink"/>
          <w:rFonts w:cs="Arial"/>
          <w:color w:val="auto"/>
          <w:szCs w:val="24"/>
          <w:u w:val="none"/>
        </w:rPr>
        <w:t>Apesar dos avanços recentes, a universalização do saneamento básico e a persistência de Doenças Relacionadas ao Saneamento Ambiental Inadequado (DRSAI) continuam sendo problemas públicos no estado do Paraná. Este projeto de tese propõe uma investigação da relação causal entre as melhorias na infraestrutura de saneamento (água e esgoto) e a incidência de DRSAI (como diarreia, dengue e leptospirose) nos 399 municípios paranaenses, cobrindo o período de 2008 a 2022.</w:t>
      </w:r>
      <w:r>
        <w:rPr>
          <w:rStyle w:val="Hyperlink"/>
          <w:rFonts w:cs="Arial"/>
          <w:color w:val="auto"/>
          <w:szCs w:val="24"/>
          <w:u w:val="none"/>
        </w:rPr>
        <w:t xml:space="preserve"> </w:t>
      </w:r>
      <w:r w:rsidRPr="001E3879">
        <w:rPr>
          <w:rStyle w:val="Hyperlink"/>
          <w:rFonts w:cs="Arial"/>
          <w:color w:val="auto"/>
          <w:szCs w:val="24"/>
          <w:u w:val="none"/>
        </w:rPr>
        <w:t>A tese central é que</w:t>
      </w:r>
      <w:r>
        <w:rPr>
          <w:rStyle w:val="Hyperlink"/>
          <w:rFonts w:cs="Arial"/>
          <w:color w:val="auto"/>
          <w:szCs w:val="24"/>
          <w:u w:val="none"/>
        </w:rPr>
        <w:t xml:space="preserve"> m</w:t>
      </w:r>
      <w:r w:rsidRPr="001E3879">
        <w:rPr>
          <w:rStyle w:val="Hyperlink"/>
          <w:rFonts w:cs="Arial"/>
          <w:color w:val="auto"/>
          <w:szCs w:val="24"/>
          <w:u w:val="none"/>
        </w:rPr>
        <w:t>elhorias na infraestrutura de Saneamento Ambiental causam reduções na incidência de Doenças Relacionadas ao Saneamento Ambiental Inadequado nos municípios paranaenses, sendo esta relação causal moderada por fatores socioeconômicos, climáticos e geográficos locais.</w:t>
      </w:r>
      <w:r>
        <w:rPr>
          <w:rStyle w:val="Hyperlink"/>
          <w:rFonts w:cs="Arial"/>
          <w:color w:val="auto"/>
          <w:szCs w:val="24"/>
          <w:u w:val="none"/>
        </w:rPr>
        <w:t xml:space="preserve"> O </w:t>
      </w:r>
      <w:r w:rsidRPr="001E3879">
        <w:rPr>
          <w:rStyle w:val="Hyperlink"/>
          <w:rFonts w:cs="Arial"/>
          <w:color w:val="auto"/>
          <w:szCs w:val="24"/>
          <w:u w:val="none"/>
        </w:rPr>
        <w:t xml:space="preserve">estudo adota uma abordagem quantitativa fundamentada </w:t>
      </w:r>
      <w:r>
        <w:rPr>
          <w:rStyle w:val="Hyperlink"/>
          <w:rFonts w:cs="Arial"/>
          <w:color w:val="auto"/>
          <w:szCs w:val="24"/>
          <w:u w:val="none"/>
        </w:rPr>
        <w:t xml:space="preserve">no </w:t>
      </w:r>
      <w:r w:rsidRPr="001E3879">
        <w:rPr>
          <w:rStyle w:val="Hyperlink"/>
          <w:rFonts w:cs="Arial"/>
          <w:color w:val="auto"/>
          <w:szCs w:val="24"/>
          <w:u w:val="none"/>
        </w:rPr>
        <w:t xml:space="preserve">referencial de inferência causal, estruturado metodologicamente pela "Escada da Causalidade" de Pearl. A pesquisa utiliza uma metodologia de análise de dados secundários (SNIS, DATASUS, IBGE e INMET) que progride em dois níveis: 1) Nível de Associação, para identificar correlações e padrões espaço-temporais; e 2) Nível de Intervenção, que emprega métodos </w:t>
      </w:r>
      <w:proofErr w:type="spellStart"/>
      <w:r w:rsidRPr="001E3879">
        <w:rPr>
          <w:rStyle w:val="Hyperlink"/>
          <w:rFonts w:cs="Arial"/>
          <w:color w:val="auto"/>
          <w:szCs w:val="24"/>
          <w:u w:val="none"/>
        </w:rPr>
        <w:t>quasi</w:t>
      </w:r>
      <w:proofErr w:type="spellEnd"/>
      <w:r w:rsidRPr="001E3879">
        <w:rPr>
          <w:rStyle w:val="Hyperlink"/>
          <w:rFonts w:cs="Arial"/>
          <w:color w:val="auto"/>
          <w:szCs w:val="24"/>
          <w:u w:val="none"/>
        </w:rPr>
        <w:t xml:space="preserve">-experimentais, especificamente </w:t>
      </w:r>
      <w:proofErr w:type="spellStart"/>
      <w:r w:rsidRPr="001E3879">
        <w:rPr>
          <w:rStyle w:val="Hyperlink"/>
          <w:rFonts w:cs="Arial"/>
          <w:color w:val="auto"/>
          <w:szCs w:val="24"/>
          <w:u w:val="none"/>
        </w:rPr>
        <w:t>Propensity</w:t>
      </w:r>
      <w:proofErr w:type="spellEnd"/>
      <w:r w:rsidRPr="001E3879">
        <w:rPr>
          <w:rStyle w:val="Hyperlink"/>
          <w:rFonts w:cs="Arial"/>
          <w:color w:val="auto"/>
          <w:szCs w:val="24"/>
          <w:u w:val="none"/>
        </w:rPr>
        <w:t xml:space="preserve"> Score </w:t>
      </w:r>
      <w:proofErr w:type="spellStart"/>
      <w:r w:rsidRPr="001E3879">
        <w:rPr>
          <w:rStyle w:val="Hyperlink"/>
          <w:rFonts w:cs="Arial"/>
          <w:color w:val="auto"/>
          <w:szCs w:val="24"/>
          <w:u w:val="none"/>
        </w:rPr>
        <w:t>Matching</w:t>
      </w:r>
      <w:proofErr w:type="spellEnd"/>
      <w:r w:rsidRPr="001E3879">
        <w:rPr>
          <w:rStyle w:val="Hyperlink"/>
          <w:rFonts w:cs="Arial"/>
          <w:color w:val="auto"/>
          <w:szCs w:val="24"/>
          <w:u w:val="none"/>
        </w:rPr>
        <w:t xml:space="preserve"> (PSM) e Diferença em Diferenças (</w:t>
      </w:r>
      <w:proofErr w:type="spellStart"/>
      <w:r w:rsidRPr="001E3879">
        <w:rPr>
          <w:rStyle w:val="Hyperlink"/>
          <w:rFonts w:cs="Arial"/>
          <w:color w:val="auto"/>
          <w:szCs w:val="24"/>
          <w:u w:val="none"/>
        </w:rPr>
        <w:t>DiD</w:t>
      </w:r>
      <w:proofErr w:type="spellEnd"/>
      <w:r w:rsidRPr="001E3879">
        <w:rPr>
          <w:rStyle w:val="Hyperlink"/>
          <w:rFonts w:cs="Arial"/>
          <w:color w:val="auto"/>
          <w:szCs w:val="24"/>
          <w:u w:val="none"/>
        </w:rPr>
        <w:t>), para controlar fatores de confusão e estimar o efeito causal das intervenções de saneamento.</w:t>
      </w:r>
      <w:r>
        <w:rPr>
          <w:rStyle w:val="Hyperlink"/>
          <w:rFonts w:cs="Arial"/>
          <w:color w:val="auto"/>
          <w:szCs w:val="24"/>
          <w:u w:val="none"/>
        </w:rPr>
        <w:t xml:space="preserve"> </w:t>
      </w:r>
      <w:r w:rsidRPr="001E3879">
        <w:rPr>
          <w:rStyle w:val="Hyperlink"/>
          <w:rFonts w:cs="Arial"/>
          <w:color w:val="auto"/>
          <w:szCs w:val="24"/>
          <w:u w:val="none"/>
        </w:rPr>
        <w:t>Os resultados esperados incluem a quantificação do impacto causal do saneamento na saúde pública, a identificação de disparidades regionais e a caracterização de como o contexto modula essa relação. Ao focar na causalidade em vez de mera correlação, a pesquisa busca oferecer evidências empíricas para subsidiar o desenho de políticas públicas mais efetivas e direcionadas, contribuindo para o campo do desenvolvimento regional e para a redução de desigualdades.</w:t>
      </w:r>
    </w:p>
    <w:p w14:paraId="4CC271B4" w14:textId="77777777" w:rsidR="00362BEC" w:rsidRPr="00362BEC" w:rsidRDefault="00362BEC" w:rsidP="007E25AF">
      <w:pPr>
        <w:spacing w:line="240" w:lineRule="auto"/>
        <w:ind w:firstLine="0"/>
        <w:contextualSpacing/>
        <w:rPr>
          <w:rFonts w:cs="Arial"/>
          <w:szCs w:val="24"/>
        </w:rPr>
      </w:pPr>
    </w:p>
    <w:p w14:paraId="03084855" w14:textId="4E0488F7" w:rsidR="00362BEC" w:rsidRDefault="00362BEC" w:rsidP="003F5809">
      <w:pPr>
        <w:spacing w:line="240" w:lineRule="auto"/>
        <w:ind w:firstLine="0"/>
        <w:contextualSpacing/>
        <w:rPr>
          <w:rFonts w:cs="Arial"/>
          <w:szCs w:val="24"/>
        </w:rPr>
      </w:pPr>
      <w:r w:rsidRPr="00B72D22">
        <w:rPr>
          <w:rFonts w:cs="Arial"/>
          <w:b/>
          <w:szCs w:val="24"/>
        </w:rPr>
        <w:t>Palavras-chave</w:t>
      </w:r>
      <w:r w:rsidR="007833B9">
        <w:rPr>
          <w:rFonts w:cs="Arial"/>
          <w:szCs w:val="24"/>
        </w:rPr>
        <w:t xml:space="preserve">: </w:t>
      </w:r>
      <w:r w:rsidR="003F5809" w:rsidRPr="003F5809">
        <w:rPr>
          <w:rFonts w:cs="Arial"/>
          <w:szCs w:val="24"/>
        </w:rPr>
        <w:t>Saneamento</w:t>
      </w:r>
      <w:r w:rsidR="003F5809">
        <w:rPr>
          <w:rFonts w:cs="Arial"/>
          <w:szCs w:val="24"/>
        </w:rPr>
        <w:t xml:space="preserve"> </w:t>
      </w:r>
      <w:r w:rsidR="003F5809" w:rsidRPr="003F5809">
        <w:rPr>
          <w:rFonts w:cs="Arial"/>
          <w:szCs w:val="24"/>
        </w:rPr>
        <w:t>Ambiental; DRSAI; Paraná; Inferência Causal; Políticas Públicas; Desenvolvimento Regional.</w:t>
      </w:r>
    </w:p>
    <w:p w14:paraId="6FCBA58A" w14:textId="77777777" w:rsidR="00B72D22" w:rsidRDefault="00B72D22" w:rsidP="00AF18BF">
      <w:pPr>
        <w:spacing w:line="240" w:lineRule="auto"/>
        <w:contextualSpacing/>
        <w:rPr>
          <w:rFonts w:cs="Arial"/>
          <w:szCs w:val="24"/>
        </w:rPr>
      </w:pPr>
    </w:p>
    <w:p w14:paraId="729A95F8" w14:textId="77777777" w:rsidR="00B72D22" w:rsidRDefault="00B72D22" w:rsidP="00AF18BF">
      <w:pPr>
        <w:spacing w:line="240" w:lineRule="auto"/>
        <w:contextualSpacing/>
        <w:rPr>
          <w:rFonts w:cs="Arial"/>
          <w:szCs w:val="24"/>
        </w:rPr>
      </w:pPr>
    </w:p>
    <w:p w14:paraId="2F783F29" w14:textId="77777777" w:rsidR="00B72D22" w:rsidRDefault="00B72D22" w:rsidP="00AF18BF">
      <w:pPr>
        <w:spacing w:line="240" w:lineRule="auto"/>
        <w:contextualSpacing/>
        <w:rPr>
          <w:rFonts w:cs="Arial"/>
          <w:szCs w:val="24"/>
        </w:rPr>
      </w:pPr>
    </w:p>
    <w:p w14:paraId="331BC94F" w14:textId="77777777" w:rsidR="00B72D22" w:rsidRDefault="00B72D22" w:rsidP="00AF18BF">
      <w:pPr>
        <w:spacing w:line="240" w:lineRule="auto"/>
        <w:contextualSpacing/>
        <w:rPr>
          <w:rFonts w:cs="Arial"/>
          <w:szCs w:val="24"/>
        </w:rPr>
      </w:pPr>
    </w:p>
    <w:p w14:paraId="4C06A521" w14:textId="77777777" w:rsidR="00B72D22" w:rsidRDefault="00B72D22" w:rsidP="00AF18BF">
      <w:pPr>
        <w:spacing w:line="240" w:lineRule="auto"/>
        <w:contextualSpacing/>
        <w:rPr>
          <w:rFonts w:cs="Arial"/>
          <w:szCs w:val="24"/>
        </w:rPr>
      </w:pPr>
    </w:p>
    <w:p w14:paraId="35F9BD21" w14:textId="77777777" w:rsidR="00B72D22" w:rsidRDefault="00B72D22" w:rsidP="00AF18BF">
      <w:pPr>
        <w:spacing w:line="240" w:lineRule="auto"/>
        <w:contextualSpacing/>
        <w:rPr>
          <w:rFonts w:cs="Arial"/>
          <w:szCs w:val="24"/>
        </w:rPr>
      </w:pPr>
    </w:p>
    <w:p w14:paraId="48D9622C" w14:textId="77777777" w:rsidR="00B72D22" w:rsidRDefault="00B72D22" w:rsidP="00AF18BF">
      <w:pPr>
        <w:spacing w:line="240" w:lineRule="auto"/>
        <w:contextualSpacing/>
        <w:rPr>
          <w:rFonts w:cs="Arial"/>
          <w:szCs w:val="24"/>
        </w:rPr>
      </w:pPr>
    </w:p>
    <w:p w14:paraId="5697FAE3" w14:textId="77777777" w:rsidR="00B72D22" w:rsidRDefault="00B72D22" w:rsidP="00AF18BF">
      <w:pPr>
        <w:spacing w:line="240" w:lineRule="auto"/>
        <w:contextualSpacing/>
        <w:rPr>
          <w:rFonts w:cs="Arial"/>
          <w:szCs w:val="24"/>
        </w:rPr>
      </w:pPr>
    </w:p>
    <w:p w14:paraId="1F80CC8E" w14:textId="77777777" w:rsidR="00B72D22" w:rsidRDefault="00B72D22" w:rsidP="00AF18BF">
      <w:pPr>
        <w:spacing w:line="240" w:lineRule="auto"/>
        <w:contextualSpacing/>
        <w:rPr>
          <w:rFonts w:cs="Arial"/>
          <w:szCs w:val="24"/>
        </w:rPr>
      </w:pPr>
    </w:p>
    <w:p w14:paraId="2B342141" w14:textId="77777777" w:rsidR="00B72D22" w:rsidRDefault="00B72D22" w:rsidP="00AF18BF">
      <w:pPr>
        <w:spacing w:line="240" w:lineRule="auto"/>
        <w:contextualSpacing/>
        <w:rPr>
          <w:rFonts w:cs="Arial"/>
          <w:szCs w:val="24"/>
        </w:rPr>
      </w:pPr>
    </w:p>
    <w:p w14:paraId="09EC80E6" w14:textId="77777777" w:rsidR="00B72D22" w:rsidRDefault="00B72D22" w:rsidP="00AF18BF">
      <w:pPr>
        <w:spacing w:line="240" w:lineRule="auto"/>
        <w:contextualSpacing/>
        <w:rPr>
          <w:rFonts w:cs="Arial"/>
          <w:szCs w:val="24"/>
        </w:rPr>
      </w:pPr>
    </w:p>
    <w:p w14:paraId="5119B991" w14:textId="77777777" w:rsidR="00B72D22" w:rsidRDefault="00B72D22" w:rsidP="00AF18BF">
      <w:pPr>
        <w:spacing w:line="240" w:lineRule="auto"/>
        <w:contextualSpacing/>
        <w:rPr>
          <w:rFonts w:cs="Arial"/>
          <w:szCs w:val="24"/>
        </w:rPr>
      </w:pPr>
    </w:p>
    <w:p w14:paraId="62F0CA7D" w14:textId="77777777" w:rsidR="00B72D22" w:rsidRDefault="00B72D22" w:rsidP="00AF18BF">
      <w:pPr>
        <w:spacing w:line="240" w:lineRule="auto"/>
        <w:contextualSpacing/>
        <w:rPr>
          <w:rFonts w:cs="Arial"/>
          <w:szCs w:val="24"/>
        </w:rPr>
      </w:pPr>
    </w:p>
    <w:p w14:paraId="4A94FCF2" w14:textId="77777777" w:rsidR="00B72D22" w:rsidRDefault="00B72D22" w:rsidP="00AF18BF">
      <w:pPr>
        <w:spacing w:line="240" w:lineRule="auto"/>
        <w:contextualSpacing/>
        <w:rPr>
          <w:rFonts w:cs="Arial"/>
          <w:szCs w:val="24"/>
        </w:rPr>
      </w:pPr>
    </w:p>
    <w:p w14:paraId="50B89A18" w14:textId="77777777" w:rsidR="00B72D22" w:rsidRDefault="00B72D22" w:rsidP="00AF18BF">
      <w:pPr>
        <w:spacing w:line="240" w:lineRule="auto"/>
        <w:contextualSpacing/>
        <w:rPr>
          <w:rFonts w:cs="Arial"/>
          <w:szCs w:val="24"/>
        </w:rPr>
      </w:pPr>
    </w:p>
    <w:p w14:paraId="60134273" w14:textId="77777777" w:rsidR="00AC6897" w:rsidRDefault="00AC6897">
      <w:pPr>
        <w:rPr>
          <w:rFonts w:eastAsiaTheme="majorEastAsia" w:cstheme="majorBidi"/>
          <w:b/>
          <w:caps/>
          <w:spacing w:val="-10"/>
          <w:kern w:val="28"/>
          <w:szCs w:val="56"/>
        </w:rPr>
      </w:pPr>
      <w:r>
        <w:br w:type="page"/>
      </w:r>
    </w:p>
    <w:p w14:paraId="3F5C85DC" w14:textId="35502E76" w:rsidR="00362BEC" w:rsidRPr="00030D3D" w:rsidRDefault="00AC6897" w:rsidP="00AC6897">
      <w:pPr>
        <w:pStyle w:val="Ttulo"/>
        <w:rPr>
          <w:rFonts w:cs="Arial"/>
          <w:sz w:val="20"/>
          <w:szCs w:val="20"/>
        </w:rPr>
      </w:pPr>
      <w:r>
        <w:t>resumen</w:t>
      </w:r>
    </w:p>
    <w:p w14:paraId="5B881B44" w14:textId="77777777" w:rsidR="00CC0E07" w:rsidRDefault="00CC0E07" w:rsidP="00C15426">
      <w:pPr>
        <w:spacing w:line="240" w:lineRule="auto"/>
        <w:ind w:firstLine="0"/>
        <w:contextualSpacing/>
        <w:rPr>
          <w:rFonts w:cs="Arial"/>
          <w:szCs w:val="24"/>
        </w:rPr>
      </w:pPr>
    </w:p>
    <w:p w14:paraId="0F8AF173" w14:textId="1F8442ED" w:rsidR="00362BEC" w:rsidRPr="00362BEC" w:rsidRDefault="00BC26B3" w:rsidP="00C15426">
      <w:pPr>
        <w:spacing w:line="240" w:lineRule="auto"/>
        <w:ind w:firstLine="0"/>
        <w:contextualSpacing/>
        <w:rPr>
          <w:rFonts w:cs="Arial"/>
          <w:szCs w:val="24"/>
        </w:rPr>
      </w:pPr>
      <w:r w:rsidRPr="00BC26B3">
        <w:rPr>
          <w:rFonts w:cs="Arial"/>
          <w:szCs w:val="24"/>
        </w:rPr>
        <w:t xml:space="preserve">A pesar de </w:t>
      </w:r>
      <w:proofErr w:type="spellStart"/>
      <w:r w:rsidRPr="00BC26B3">
        <w:rPr>
          <w:rFonts w:cs="Arial"/>
          <w:szCs w:val="24"/>
        </w:rPr>
        <w:t>los</w:t>
      </w:r>
      <w:proofErr w:type="spellEnd"/>
      <w:r w:rsidRPr="00BC26B3">
        <w:rPr>
          <w:rFonts w:cs="Arial"/>
          <w:szCs w:val="24"/>
        </w:rPr>
        <w:t xml:space="preserve"> avances </w:t>
      </w:r>
      <w:proofErr w:type="spellStart"/>
      <w:r w:rsidRPr="00BC26B3">
        <w:rPr>
          <w:rFonts w:cs="Arial"/>
          <w:szCs w:val="24"/>
        </w:rPr>
        <w:t>recientes</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universalización</w:t>
      </w:r>
      <w:proofErr w:type="spellEnd"/>
      <w:r w:rsidRPr="00BC26B3">
        <w:rPr>
          <w:rFonts w:cs="Arial"/>
          <w:szCs w:val="24"/>
        </w:rPr>
        <w:t xml:space="preserve">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básico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persistencia</w:t>
      </w:r>
      <w:proofErr w:type="spellEnd"/>
      <w:r w:rsidRPr="00BC26B3">
        <w:rPr>
          <w:rFonts w:cs="Arial"/>
          <w:szCs w:val="24"/>
        </w:rPr>
        <w:t xml:space="preserve"> de </w:t>
      </w:r>
      <w:proofErr w:type="spellStart"/>
      <w:r w:rsidRPr="00BC26B3">
        <w:rPr>
          <w:rFonts w:cs="Arial"/>
          <w:szCs w:val="24"/>
        </w:rPr>
        <w:t>Enfermedades</w:t>
      </w:r>
      <w:proofErr w:type="spellEnd"/>
      <w:r w:rsidRPr="00BC26B3">
        <w:rPr>
          <w:rFonts w:cs="Arial"/>
          <w:szCs w:val="24"/>
        </w:rPr>
        <w:t xml:space="preserve"> Relacionadas </w:t>
      </w:r>
      <w:proofErr w:type="spellStart"/>
      <w:r w:rsidRPr="00BC26B3">
        <w:rPr>
          <w:rFonts w:cs="Arial"/>
          <w:szCs w:val="24"/>
        </w:rPr>
        <w:t>con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Inadecuado</w:t>
      </w:r>
      <w:proofErr w:type="spellEnd"/>
      <w:r w:rsidRPr="00BC26B3">
        <w:rPr>
          <w:rFonts w:cs="Arial"/>
          <w:szCs w:val="24"/>
        </w:rPr>
        <w:t xml:space="preserve"> (</w:t>
      </w:r>
      <w:r>
        <w:rPr>
          <w:rFonts w:cs="Arial"/>
          <w:szCs w:val="24"/>
        </w:rPr>
        <w:t>DRSAI</w:t>
      </w:r>
      <w:r w:rsidRPr="00BC26B3">
        <w:rPr>
          <w:rFonts w:cs="Arial"/>
          <w:szCs w:val="24"/>
        </w:rPr>
        <w:t xml:space="preserve">) </w:t>
      </w:r>
      <w:proofErr w:type="spellStart"/>
      <w:r w:rsidRPr="00BC26B3">
        <w:rPr>
          <w:rFonts w:cs="Arial"/>
          <w:szCs w:val="24"/>
        </w:rPr>
        <w:t>continúan</w:t>
      </w:r>
      <w:proofErr w:type="spellEnd"/>
      <w:r w:rsidRPr="00BC26B3">
        <w:rPr>
          <w:rFonts w:cs="Arial"/>
          <w:szCs w:val="24"/>
        </w:rPr>
        <w:t xml:space="preserve"> </w:t>
      </w:r>
      <w:proofErr w:type="spellStart"/>
      <w:r w:rsidRPr="00BC26B3">
        <w:rPr>
          <w:rFonts w:cs="Arial"/>
          <w:szCs w:val="24"/>
        </w:rPr>
        <w:t>siendo</w:t>
      </w:r>
      <w:proofErr w:type="spellEnd"/>
      <w:r w:rsidRPr="00BC26B3">
        <w:rPr>
          <w:rFonts w:cs="Arial"/>
          <w:szCs w:val="24"/>
        </w:rPr>
        <w:t xml:space="preserve"> problemas públicos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estado de Paraná. Este </w:t>
      </w:r>
      <w:proofErr w:type="spellStart"/>
      <w:r w:rsidRPr="00BC26B3">
        <w:rPr>
          <w:rFonts w:cs="Arial"/>
          <w:szCs w:val="24"/>
        </w:rPr>
        <w:t>proyecto</w:t>
      </w:r>
      <w:proofErr w:type="spellEnd"/>
      <w:r w:rsidRPr="00BC26B3">
        <w:rPr>
          <w:rFonts w:cs="Arial"/>
          <w:szCs w:val="24"/>
        </w:rPr>
        <w:t xml:space="preserve"> de </w:t>
      </w:r>
      <w:proofErr w:type="spellStart"/>
      <w:r w:rsidRPr="00BC26B3">
        <w:rPr>
          <w:rFonts w:cs="Arial"/>
          <w:szCs w:val="24"/>
        </w:rPr>
        <w:t>tesis</w:t>
      </w:r>
      <w:proofErr w:type="spellEnd"/>
      <w:r w:rsidRPr="00BC26B3">
        <w:rPr>
          <w:rFonts w:cs="Arial"/>
          <w:szCs w:val="24"/>
        </w:rPr>
        <w:t xml:space="preserve"> </w:t>
      </w:r>
      <w:proofErr w:type="spellStart"/>
      <w:r w:rsidRPr="00BC26B3">
        <w:rPr>
          <w:rFonts w:cs="Arial"/>
          <w:szCs w:val="24"/>
        </w:rPr>
        <w:t>propone</w:t>
      </w:r>
      <w:proofErr w:type="spellEnd"/>
      <w:r w:rsidRPr="00BC26B3">
        <w:rPr>
          <w:rFonts w:cs="Arial"/>
          <w:szCs w:val="24"/>
        </w:rPr>
        <w:t xml:space="preserve"> una </w:t>
      </w:r>
      <w:proofErr w:type="spellStart"/>
      <w:r w:rsidRPr="00BC26B3">
        <w:rPr>
          <w:rFonts w:cs="Arial"/>
          <w:szCs w:val="24"/>
        </w:rPr>
        <w:t>investigación</w:t>
      </w:r>
      <w:proofErr w:type="spellEnd"/>
      <w:r w:rsidRPr="00BC26B3">
        <w:rPr>
          <w:rFonts w:cs="Arial"/>
          <w:szCs w:val="24"/>
        </w:rPr>
        <w:t xml:space="preserve">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relación</w:t>
      </w:r>
      <w:proofErr w:type="spellEnd"/>
      <w:r w:rsidRPr="00BC26B3">
        <w:rPr>
          <w:rFonts w:cs="Arial"/>
          <w:szCs w:val="24"/>
        </w:rPr>
        <w:t xml:space="preserve"> causal entre </w:t>
      </w:r>
      <w:proofErr w:type="spellStart"/>
      <w:r w:rsidRPr="00BC26B3">
        <w:rPr>
          <w:rFonts w:cs="Arial"/>
          <w:szCs w:val="24"/>
        </w:rPr>
        <w:t>las</w:t>
      </w:r>
      <w:proofErr w:type="spellEnd"/>
      <w:r w:rsidRPr="00BC26B3">
        <w:rPr>
          <w:rFonts w:cs="Arial"/>
          <w:szCs w:val="24"/>
        </w:rPr>
        <w:t xml:space="preserve"> </w:t>
      </w:r>
      <w:proofErr w:type="spellStart"/>
      <w:r w:rsidRPr="00BC26B3">
        <w:rPr>
          <w:rFonts w:cs="Arial"/>
          <w:szCs w:val="24"/>
        </w:rPr>
        <w:t>mejoras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infraestructura</w:t>
      </w:r>
      <w:proofErr w:type="spellEnd"/>
      <w:r w:rsidRPr="00BC26B3">
        <w:rPr>
          <w:rFonts w:cs="Arial"/>
          <w:szCs w:val="24"/>
        </w:rPr>
        <w:t xml:space="preserve"> de </w:t>
      </w:r>
      <w:proofErr w:type="spellStart"/>
      <w:r w:rsidRPr="00BC26B3">
        <w:rPr>
          <w:rFonts w:cs="Arial"/>
          <w:szCs w:val="24"/>
        </w:rPr>
        <w:t>saneamiento</w:t>
      </w:r>
      <w:proofErr w:type="spellEnd"/>
      <w:r w:rsidRPr="00BC26B3">
        <w:rPr>
          <w:rFonts w:cs="Arial"/>
          <w:szCs w:val="24"/>
        </w:rPr>
        <w:t xml:space="preserve"> (</w:t>
      </w:r>
      <w:proofErr w:type="gramStart"/>
      <w:r w:rsidRPr="00BC26B3">
        <w:rPr>
          <w:rFonts w:cs="Arial"/>
          <w:szCs w:val="24"/>
        </w:rPr>
        <w:t>agua</w:t>
      </w:r>
      <w:proofErr w:type="gramEnd"/>
      <w:r w:rsidRPr="00BC26B3">
        <w:rPr>
          <w:rFonts w:cs="Arial"/>
          <w:szCs w:val="24"/>
        </w:rPr>
        <w:t xml:space="preserve"> y </w:t>
      </w:r>
      <w:proofErr w:type="spellStart"/>
      <w:r w:rsidRPr="00BC26B3">
        <w:rPr>
          <w:rFonts w:cs="Arial"/>
          <w:szCs w:val="24"/>
        </w:rPr>
        <w:t>alcantarillado</w:t>
      </w:r>
      <w:proofErr w:type="spellEnd"/>
      <w:r w:rsidRPr="00BC26B3">
        <w:rPr>
          <w:rFonts w:cs="Arial"/>
          <w:szCs w:val="24"/>
        </w:rPr>
        <w:t xml:space="preserve">)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incidencia</w:t>
      </w:r>
      <w:proofErr w:type="spellEnd"/>
      <w:r w:rsidRPr="00BC26B3">
        <w:rPr>
          <w:rFonts w:cs="Arial"/>
          <w:szCs w:val="24"/>
        </w:rPr>
        <w:t xml:space="preserve"> de </w:t>
      </w:r>
      <w:r>
        <w:rPr>
          <w:rFonts w:cs="Arial"/>
          <w:szCs w:val="24"/>
        </w:rPr>
        <w:t>DRSAI</w:t>
      </w:r>
      <w:r w:rsidRPr="00BC26B3">
        <w:rPr>
          <w:rFonts w:cs="Arial"/>
          <w:szCs w:val="24"/>
        </w:rPr>
        <w:t xml:space="preserve"> (como </w:t>
      </w:r>
      <w:proofErr w:type="spellStart"/>
      <w:r w:rsidRPr="00BC26B3">
        <w:rPr>
          <w:rFonts w:cs="Arial"/>
          <w:szCs w:val="24"/>
        </w:rPr>
        <w:t>diarrea</w:t>
      </w:r>
      <w:proofErr w:type="spellEnd"/>
      <w:r w:rsidRPr="00BC26B3">
        <w:rPr>
          <w:rFonts w:cs="Arial"/>
          <w:szCs w:val="24"/>
        </w:rPr>
        <w:t xml:space="preserve">, dengue y </w:t>
      </w:r>
      <w:proofErr w:type="spellStart"/>
      <w:r w:rsidRPr="00BC26B3">
        <w:rPr>
          <w:rFonts w:cs="Arial"/>
          <w:szCs w:val="24"/>
        </w:rPr>
        <w:t>leptospirosis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los</w:t>
      </w:r>
      <w:proofErr w:type="spellEnd"/>
      <w:r w:rsidRPr="00BC26B3">
        <w:rPr>
          <w:rFonts w:cs="Arial"/>
          <w:szCs w:val="24"/>
        </w:rPr>
        <w:t xml:space="preserve"> 399 </w:t>
      </w:r>
      <w:proofErr w:type="spellStart"/>
      <w:r w:rsidRPr="00BC26B3">
        <w:rPr>
          <w:rFonts w:cs="Arial"/>
          <w:szCs w:val="24"/>
        </w:rPr>
        <w:t>municipios</w:t>
      </w:r>
      <w:proofErr w:type="spellEnd"/>
      <w:r w:rsidRPr="00BC26B3">
        <w:rPr>
          <w:rFonts w:cs="Arial"/>
          <w:szCs w:val="24"/>
        </w:rPr>
        <w:t xml:space="preserve"> paranaenses, </w:t>
      </w:r>
      <w:proofErr w:type="spellStart"/>
      <w:r w:rsidRPr="00BC26B3">
        <w:rPr>
          <w:rFonts w:cs="Arial"/>
          <w:szCs w:val="24"/>
        </w:rPr>
        <w:t>cubriendo</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período de 2008 a 2022. La </w:t>
      </w:r>
      <w:proofErr w:type="spellStart"/>
      <w:r w:rsidRPr="00BC26B3">
        <w:rPr>
          <w:rFonts w:cs="Arial"/>
          <w:szCs w:val="24"/>
        </w:rPr>
        <w:t>tesis</w:t>
      </w:r>
      <w:proofErr w:type="spellEnd"/>
      <w:r w:rsidRPr="00BC26B3">
        <w:rPr>
          <w:rFonts w:cs="Arial"/>
          <w:szCs w:val="24"/>
        </w:rPr>
        <w:t xml:space="preserve"> central es que </w:t>
      </w:r>
      <w:proofErr w:type="spellStart"/>
      <w:r w:rsidRPr="00BC26B3">
        <w:rPr>
          <w:rFonts w:cs="Arial"/>
          <w:szCs w:val="24"/>
        </w:rPr>
        <w:t>las</w:t>
      </w:r>
      <w:proofErr w:type="spellEnd"/>
      <w:r w:rsidRPr="00BC26B3">
        <w:rPr>
          <w:rFonts w:cs="Arial"/>
          <w:szCs w:val="24"/>
        </w:rPr>
        <w:t xml:space="preserve"> </w:t>
      </w:r>
      <w:proofErr w:type="spellStart"/>
      <w:r w:rsidRPr="00BC26B3">
        <w:rPr>
          <w:rFonts w:cs="Arial"/>
          <w:szCs w:val="24"/>
        </w:rPr>
        <w:t>mejoras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infraestructura</w:t>
      </w:r>
      <w:proofErr w:type="spellEnd"/>
      <w:r w:rsidRPr="00BC26B3">
        <w:rPr>
          <w:rFonts w:cs="Arial"/>
          <w:szCs w:val="24"/>
        </w:rPr>
        <w:t xml:space="preserve"> de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causan</w:t>
      </w:r>
      <w:proofErr w:type="spellEnd"/>
      <w:r w:rsidRPr="00BC26B3">
        <w:rPr>
          <w:rFonts w:cs="Arial"/>
          <w:szCs w:val="24"/>
        </w:rPr>
        <w:t xml:space="preserve"> </w:t>
      </w:r>
      <w:proofErr w:type="spellStart"/>
      <w:r w:rsidRPr="00BC26B3">
        <w:rPr>
          <w:rFonts w:cs="Arial"/>
          <w:szCs w:val="24"/>
        </w:rPr>
        <w:t>reducciones</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incidencia</w:t>
      </w:r>
      <w:proofErr w:type="spellEnd"/>
      <w:r w:rsidRPr="00BC26B3">
        <w:rPr>
          <w:rFonts w:cs="Arial"/>
          <w:szCs w:val="24"/>
        </w:rPr>
        <w:t xml:space="preserve"> de </w:t>
      </w:r>
      <w:proofErr w:type="spellStart"/>
      <w:r w:rsidRPr="00BC26B3">
        <w:rPr>
          <w:rFonts w:cs="Arial"/>
          <w:szCs w:val="24"/>
        </w:rPr>
        <w:t>Enfermedades</w:t>
      </w:r>
      <w:proofErr w:type="spellEnd"/>
      <w:r w:rsidRPr="00BC26B3">
        <w:rPr>
          <w:rFonts w:cs="Arial"/>
          <w:szCs w:val="24"/>
        </w:rPr>
        <w:t xml:space="preserve"> Relacionadas </w:t>
      </w:r>
      <w:proofErr w:type="spellStart"/>
      <w:r w:rsidRPr="00BC26B3">
        <w:rPr>
          <w:rFonts w:cs="Arial"/>
          <w:szCs w:val="24"/>
        </w:rPr>
        <w:t>con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Ambiental </w:t>
      </w:r>
      <w:proofErr w:type="spellStart"/>
      <w:r w:rsidRPr="00BC26B3">
        <w:rPr>
          <w:rFonts w:cs="Arial"/>
          <w:szCs w:val="24"/>
        </w:rPr>
        <w:t>Inadecuado</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los</w:t>
      </w:r>
      <w:proofErr w:type="spellEnd"/>
      <w:r w:rsidRPr="00BC26B3">
        <w:rPr>
          <w:rFonts w:cs="Arial"/>
          <w:szCs w:val="24"/>
        </w:rPr>
        <w:t xml:space="preserve"> </w:t>
      </w:r>
      <w:proofErr w:type="spellStart"/>
      <w:r w:rsidRPr="00BC26B3">
        <w:rPr>
          <w:rFonts w:cs="Arial"/>
          <w:szCs w:val="24"/>
        </w:rPr>
        <w:t>municipios</w:t>
      </w:r>
      <w:proofErr w:type="spellEnd"/>
      <w:r w:rsidRPr="00BC26B3">
        <w:rPr>
          <w:rFonts w:cs="Arial"/>
          <w:szCs w:val="24"/>
        </w:rPr>
        <w:t xml:space="preserve"> paranaenses, </w:t>
      </w:r>
      <w:proofErr w:type="spellStart"/>
      <w:r w:rsidRPr="00BC26B3">
        <w:rPr>
          <w:rFonts w:cs="Arial"/>
          <w:szCs w:val="24"/>
        </w:rPr>
        <w:t>siendo</w:t>
      </w:r>
      <w:proofErr w:type="spellEnd"/>
      <w:r w:rsidRPr="00BC26B3">
        <w:rPr>
          <w:rFonts w:cs="Arial"/>
          <w:szCs w:val="24"/>
        </w:rPr>
        <w:t xml:space="preserve"> esta </w:t>
      </w:r>
      <w:proofErr w:type="spellStart"/>
      <w:r w:rsidRPr="00BC26B3">
        <w:rPr>
          <w:rFonts w:cs="Arial"/>
          <w:szCs w:val="24"/>
        </w:rPr>
        <w:t>relación</w:t>
      </w:r>
      <w:proofErr w:type="spellEnd"/>
      <w:r w:rsidRPr="00BC26B3">
        <w:rPr>
          <w:rFonts w:cs="Arial"/>
          <w:szCs w:val="24"/>
        </w:rPr>
        <w:t xml:space="preserve"> causal moderada por </w:t>
      </w:r>
      <w:proofErr w:type="spellStart"/>
      <w:r w:rsidRPr="00BC26B3">
        <w:rPr>
          <w:rFonts w:cs="Arial"/>
          <w:szCs w:val="24"/>
        </w:rPr>
        <w:t>factores</w:t>
      </w:r>
      <w:proofErr w:type="spellEnd"/>
      <w:r w:rsidRPr="00BC26B3">
        <w:rPr>
          <w:rFonts w:cs="Arial"/>
          <w:szCs w:val="24"/>
        </w:rPr>
        <w:t xml:space="preserve"> socioeconómicos, climáticos y geográficos </w:t>
      </w:r>
      <w:proofErr w:type="spellStart"/>
      <w:r w:rsidRPr="00BC26B3">
        <w:rPr>
          <w:rFonts w:cs="Arial"/>
          <w:szCs w:val="24"/>
        </w:rPr>
        <w:t>locales</w:t>
      </w:r>
      <w:proofErr w:type="spellEnd"/>
      <w:r w:rsidRPr="00BC26B3">
        <w:rPr>
          <w:rFonts w:cs="Arial"/>
          <w:szCs w:val="24"/>
        </w:rPr>
        <w:t xml:space="preserve">. El </w:t>
      </w:r>
      <w:proofErr w:type="spellStart"/>
      <w:r w:rsidRPr="00BC26B3">
        <w:rPr>
          <w:rFonts w:cs="Arial"/>
          <w:szCs w:val="24"/>
        </w:rPr>
        <w:t>estudio</w:t>
      </w:r>
      <w:proofErr w:type="spellEnd"/>
      <w:r w:rsidRPr="00BC26B3">
        <w:rPr>
          <w:rFonts w:cs="Arial"/>
          <w:szCs w:val="24"/>
        </w:rPr>
        <w:t xml:space="preserve"> adopta </w:t>
      </w:r>
      <w:proofErr w:type="spellStart"/>
      <w:r w:rsidRPr="00BC26B3">
        <w:rPr>
          <w:rFonts w:cs="Arial"/>
          <w:szCs w:val="24"/>
        </w:rPr>
        <w:t>un</w:t>
      </w:r>
      <w:proofErr w:type="spellEnd"/>
      <w:r w:rsidRPr="00BC26B3">
        <w:rPr>
          <w:rFonts w:cs="Arial"/>
          <w:szCs w:val="24"/>
        </w:rPr>
        <w:t xml:space="preserve"> enfoque </w:t>
      </w:r>
      <w:proofErr w:type="spellStart"/>
      <w:r w:rsidRPr="00BC26B3">
        <w:rPr>
          <w:rFonts w:cs="Arial"/>
          <w:szCs w:val="24"/>
        </w:rPr>
        <w:t>cuantitativo</w:t>
      </w:r>
      <w:proofErr w:type="spellEnd"/>
      <w:r w:rsidRPr="00BC26B3">
        <w:rPr>
          <w:rFonts w:cs="Arial"/>
          <w:szCs w:val="24"/>
        </w:rPr>
        <w:t xml:space="preserve"> fundamentado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marco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inferencia</w:t>
      </w:r>
      <w:proofErr w:type="spellEnd"/>
      <w:r w:rsidRPr="00BC26B3">
        <w:rPr>
          <w:rFonts w:cs="Arial"/>
          <w:szCs w:val="24"/>
        </w:rPr>
        <w:t xml:space="preserve"> causal, </w:t>
      </w:r>
      <w:proofErr w:type="spellStart"/>
      <w:r w:rsidRPr="00BC26B3">
        <w:rPr>
          <w:rFonts w:cs="Arial"/>
          <w:szCs w:val="24"/>
        </w:rPr>
        <w:t>estructurado</w:t>
      </w:r>
      <w:proofErr w:type="spellEnd"/>
      <w:r w:rsidRPr="00BC26B3">
        <w:rPr>
          <w:rFonts w:cs="Arial"/>
          <w:szCs w:val="24"/>
        </w:rPr>
        <w:t xml:space="preserve"> </w:t>
      </w:r>
      <w:proofErr w:type="spellStart"/>
      <w:r w:rsidRPr="00BC26B3">
        <w:rPr>
          <w:rFonts w:cs="Arial"/>
          <w:szCs w:val="24"/>
        </w:rPr>
        <w:t>metodológicamente</w:t>
      </w:r>
      <w:proofErr w:type="spellEnd"/>
      <w:r w:rsidRPr="00BC26B3">
        <w:rPr>
          <w:rFonts w:cs="Arial"/>
          <w:szCs w:val="24"/>
        </w:rPr>
        <w:t xml:space="preserve"> por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Escalera</w:t>
      </w:r>
      <w:proofErr w:type="spellEnd"/>
      <w:r w:rsidRPr="00BC26B3">
        <w:rPr>
          <w:rFonts w:cs="Arial"/>
          <w:szCs w:val="24"/>
        </w:rPr>
        <w:t xml:space="preserve"> de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Causalidad</w:t>
      </w:r>
      <w:proofErr w:type="spellEnd"/>
      <w:r w:rsidRPr="00BC26B3">
        <w:rPr>
          <w:rFonts w:cs="Arial"/>
          <w:szCs w:val="24"/>
        </w:rPr>
        <w:t xml:space="preserve">" de Pearl. La </w:t>
      </w:r>
      <w:proofErr w:type="spellStart"/>
      <w:r w:rsidRPr="00BC26B3">
        <w:rPr>
          <w:rFonts w:cs="Arial"/>
          <w:szCs w:val="24"/>
        </w:rPr>
        <w:t>investigación</w:t>
      </w:r>
      <w:proofErr w:type="spellEnd"/>
      <w:r w:rsidRPr="00BC26B3">
        <w:rPr>
          <w:rFonts w:cs="Arial"/>
          <w:szCs w:val="24"/>
        </w:rPr>
        <w:t xml:space="preserve"> utiliza una </w:t>
      </w:r>
      <w:proofErr w:type="spellStart"/>
      <w:r w:rsidRPr="00BC26B3">
        <w:rPr>
          <w:rFonts w:cs="Arial"/>
          <w:szCs w:val="24"/>
        </w:rPr>
        <w:t>metodología</w:t>
      </w:r>
      <w:proofErr w:type="spellEnd"/>
      <w:r w:rsidRPr="00BC26B3">
        <w:rPr>
          <w:rFonts w:cs="Arial"/>
          <w:szCs w:val="24"/>
        </w:rPr>
        <w:t xml:space="preserve"> de </w:t>
      </w:r>
      <w:proofErr w:type="spellStart"/>
      <w:r w:rsidRPr="00BC26B3">
        <w:rPr>
          <w:rFonts w:cs="Arial"/>
          <w:szCs w:val="24"/>
        </w:rPr>
        <w:t>análisis</w:t>
      </w:r>
      <w:proofErr w:type="spellEnd"/>
      <w:r w:rsidRPr="00BC26B3">
        <w:rPr>
          <w:rFonts w:cs="Arial"/>
          <w:szCs w:val="24"/>
        </w:rPr>
        <w:t xml:space="preserve"> de </w:t>
      </w:r>
      <w:proofErr w:type="spellStart"/>
      <w:r w:rsidRPr="00BC26B3">
        <w:rPr>
          <w:rFonts w:cs="Arial"/>
          <w:szCs w:val="24"/>
        </w:rPr>
        <w:t>datos</w:t>
      </w:r>
      <w:proofErr w:type="spellEnd"/>
      <w:r w:rsidRPr="00BC26B3">
        <w:rPr>
          <w:rFonts w:cs="Arial"/>
          <w:szCs w:val="24"/>
        </w:rPr>
        <w:t xml:space="preserve"> </w:t>
      </w:r>
      <w:proofErr w:type="spellStart"/>
      <w:r w:rsidRPr="00BC26B3">
        <w:rPr>
          <w:rFonts w:cs="Arial"/>
          <w:szCs w:val="24"/>
        </w:rPr>
        <w:t>secundarios</w:t>
      </w:r>
      <w:proofErr w:type="spellEnd"/>
      <w:r w:rsidRPr="00BC26B3">
        <w:rPr>
          <w:rFonts w:cs="Arial"/>
          <w:szCs w:val="24"/>
        </w:rPr>
        <w:t xml:space="preserve"> (SNIS, DATASUS, IBGE e INMET) que </w:t>
      </w:r>
      <w:proofErr w:type="spellStart"/>
      <w:r w:rsidRPr="00BC26B3">
        <w:rPr>
          <w:rFonts w:cs="Arial"/>
          <w:szCs w:val="24"/>
        </w:rPr>
        <w:t>progresa</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dos niveles: 1) </w:t>
      </w:r>
      <w:proofErr w:type="spellStart"/>
      <w:r w:rsidRPr="00BC26B3">
        <w:rPr>
          <w:rFonts w:cs="Arial"/>
          <w:szCs w:val="24"/>
        </w:rPr>
        <w:t>Nivel</w:t>
      </w:r>
      <w:proofErr w:type="spellEnd"/>
      <w:r w:rsidRPr="00BC26B3">
        <w:rPr>
          <w:rFonts w:cs="Arial"/>
          <w:szCs w:val="24"/>
        </w:rPr>
        <w:t xml:space="preserve"> de </w:t>
      </w:r>
      <w:proofErr w:type="spellStart"/>
      <w:r w:rsidRPr="00BC26B3">
        <w:rPr>
          <w:rFonts w:cs="Arial"/>
          <w:szCs w:val="24"/>
        </w:rPr>
        <w:t>Asociación</w:t>
      </w:r>
      <w:proofErr w:type="spellEnd"/>
      <w:r w:rsidRPr="00BC26B3">
        <w:rPr>
          <w:rFonts w:cs="Arial"/>
          <w:szCs w:val="24"/>
        </w:rPr>
        <w:t xml:space="preserve">, para identificar correlaciones y </w:t>
      </w:r>
      <w:proofErr w:type="spellStart"/>
      <w:r w:rsidRPr="00BC26B3">
        <w:rPr>
          <w:rFonts w:cs="Arial"/>
          <w:szCs w:val="24"/>
        </w:rPr>
        <w:t>patrones</w:t>
      </w:r>
      <w:proofErr w:type="spellEnd"/>
      <w:r w:rsidRPr="00BC26B3">
        <w:rPr>
          <w:rFonts w:cs="Arial"/>
          <w:szCs w:val="24"/>
        </w:rPr>
        <w:t xml:space="preserve"> </w:t>
      </w:r>
      <w:proofErr w:type="spellStart"/>
      <w:r w:rsidRPr="00BC26B3">
        <w:rPr>
          <w:rFonts w:cs="Arial"/>
          <w:szCs w:val="24"/>
        </w:rPr>
        <w:t>espacio-temporales</w:t>
      </w:r>
      <w:proofErr w:type="spellEnd"/>
      <w:r w:rsidRPr="00BC26B3">
        <w:rPr>
          <w:rFonts w:cs="Arial"/>
          <w:szCs w:val="24"/>
        </w:rPr>
        <w:t xml:space="preserve">; y 2) </w:t>
      </w:r>
      <w:proofErr w:type="spellStart"/>
      <w:r w:rsidRPr="00BC26B3">
        <w:rPr>
          <w:rFonts w:cs="Arial"/>
          <w:szCs w:val="24"/>
        </w:rPr>
        <w:t>Nivel</w:t>
      </w:r>
      <w:proofErr w:type="spellEnd"/>
      <w:r w:rsidRPr="00BC26B3">
        <w:rPr>
          <w:rFonts w:cs="Arial"/>
          <w:szCs w:val="24"/>
        </w:rPr>
        <w:t xml:space="preserve"> de </w:t>
      </w:r>
      <w:proofErr w:type="spellStart"/>
      <w:r w:rsidRPr="00BC26B3">
        <w:rPr>
          <w:rFonts w:cs="Arial"/>
          <w:szCs w:val="24"/>
        </w:rPr>
        <w:t>Intervención</w:t>
      </w:r>
      <w:proofErr w:type="spellEnd"/>
      <w:r w:rsidRPr="00BC26B3">
        <w:rPr>
          <w:rFonts w:cs="Arial"/>
          <w:szCs w:val="24"/>
        </w:rPr>
        <w:t xml:space="preserve">, que </w:t>
      </w:r>
      <w:proofErr w:type="spellStart"/>
      <w:r w:rsidRPr="00BC26B3">
        <w:rPr>
          <w:rFonts w:cs="Arial"/>
          <w:szCs w:val="24"/>
        </w:rPr>
        <w:t>emplea</w:t>
      </w:r>
      <w:proofErr w:type="spellEnd"/>
      <w:r w:rsidRPr="00BC26B3">
        <w:rPr>
          <w:rFonts w:cs="Arial"/>
          <w:szCs w:val="24"/>
        </w:rPr>
        <w:t xml:space="preserve"> métodos </w:t>
      </w:r>
      <w:proofErr w:type="spellStart"/>
      <w:r w:rsidRPr="00BC26B3">
        <w:rPr>
          <w:rFonts w:cs="Arial"/>
          <w:szCs w:val="24"/>
        </w:rPr>
        <w:t>cuasiexperimentales</w:t>
      </w:r>
      <w:proofErr w:type="spellEnd"/>
      <w:r w:rsidRPr="00BC26B3">
        <w:rPr>
          <w:rFonts w:cs="Arial"/>
          <w:szCs w:val="24"/>
        </w:rPr>
        <w:t xml:space="preserve">, </w:t>
      </w:r>
      <w:proofErr w:type="spellStart"/>
      <w:r w:rsidRPr="00BC26B3">
        <w:rPr>
          <w:rFonts w:cs="Arial"/>
          <w:szCs w:val="24"/>
        </w:rPr>
        <w:t>específicamente</w:t>
      </w:r>
      <w:proofErr w:type="spellEnd"/>
      <w:r w:rsidRPr="00BC26B3">
        <w:rPr>
          <w:rFonts w:cs="Arial"/>
          <w:szCs w:val="24"/>
        </w:rPr>
        <w:t xml:space="preserve"> </w:t>
      </w:r>
      <w:proofErr w:type="spellStart"/>
      <w:r w:rsidRPr="00BC26B3">
        <w:rPr>
          <w:rFonts w:cs="Arial"/>
          <w:szCs w:val="24"/>
        </w:rPr>
        <w:t>Propensity</w:t>
      </w:r>
      <w:proofErr w:type="spellEnd"/>
      <w:r w:rsidRPr="00BC26B3">
        <w:rPr>
          <w:rFonts w:cs="Arial"/>
          <w:szCs w:val="24"/>
        </w:rPr>
        <w:t xml:space="preserve"> Score </w:t>
      </w:r>
      <w:proofErr w:type="spellStart"/>
      <w:r w:rsidRPr="00BC26B3">
        <w:rPr>
          <w:rFonts w:cs="Arial"/>
          <w:szCs w:val="24"/>
        </w:rPr>
        <w:t>Matching</w:t>
      </w:r>
      <w:proofErr w:type="spellEnd"/>
      <w:r w:rsidRPr="00BC26B3">
        <w:rPr>
          <w:rFonts w:cs="Arial"/>
          <w:szCs w:val="24"/>
        </w:rPr>
        <w:t xml:space="preserve"> (PSM) y Diferencia </w:t>
      </w:r>
      <w:proofErr w:type="spellStart"/>
      <w:r w:rsidRPr="00BC26B3">
        <w:rPr>
          <w:rFonts w:cs="Arial"/>
          <w:szCs w:val="24"/>
        </w:rPr>
        <w:t>en</w:t>
      </w:r>
      <w:proofErr w:type="spellEnd"/>
      <w:r w:rsidRPr="00BC26B3">
        <w:rPr>
          <w:rFonts w:cs="Arial"/>
          <w:szCs w:val="24"/>
        </w:rPr>
        <w:t xml:space="preserve"> Diferencias (</w:t>
      </w:r>
      <w:proofErr w:type="spellStart"/>
      <w:r w:rsidRPr="00BC26B3">
        <w:rPr>
          <w:rFonts w:cs="Arial"/>
          <w:szCs w:val="24"/>
        </w:rPr>
        <w:t>DiD</w:t>
      </w:r>
      <w:proofErr w:type="spellEnd"/>
      <w:r w:rsidRPr="00BC26B3">
        <w:rPr>
          <w:rFonts w:cs="Arial"/>
          <w:szCs w:val="24"/>
        </w:rPr>
        <w:t xml:space="preserve">), para controlar </w:t>
      </w:r>
      <w:proofErr w:type="spellStart"/>
      <w:r w:rsidRPr="00BC26B3">
        <w:rPr>
          <w:rFonts w:cs="Arial"/>
          <w:szCs w:val="24"/>
        </w:rPr>
        <w:t>factores</w:t>
      </w:r>
      <w:proofErr w:type="spellEnd"/>
      <w:r w:rsidRPr="00BC26B3">
        <w:rPr>
          <w:rFonts w:cs="Arial"/>
          <w:szCs w:val="24"/>
        </w:rPr>
        <w:t xml:space="preserve"> de </w:t>
      </w:r>
      <w:proofErr w:type="spellStart"/>
      <w:r w:rsidRPr="00BC26B3">
        <w:rPr>
          <w:rFonts w:cs="Arial"/>
          <w:szCs w:val="24"/>
        </w:rPr>
        <w:t>confusión</w:t>
      </w:r>
      <w:proofErr w:type="spellEnd"/>
      <w:r w:rsidRPr="00BC26B3">
        <w:rPr>
          <w:rFonts w:cs="Arial"/>
          <w:szCs w:val="24"/>
        </w:rPr>
        <w:t xml:space="preserve"> y estimar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efecto</w:t>
      </w:r>
      <w:proofErr w:type="spellEnd"/>
      <w:r w:rsidRPr="00BC26B3">
        <w:rPr>
          <w:rFonts w:cs="Arial"/>
          <w:szCs w:val="24"/>
        </w:rPr>
        <w:t xml:space="preserve"> causal de </w:t>
      </w:r>
      <w:proofErr w:type="spellStart"/>
      <w:r w:rsidRPr="00BC26B3">
        <w:rPr>
          <w:rFonts w:cs="Arial"/>
          <w:szCs w:val="24"/>
        </w:rPr>
        <w:t>las</w:t>
      </w:r>
      <w:proofErr w:type="spellEnd"/>
      <w:r w:rsidRPr="00BC26B3">
        <w:rPr>
          <w:rFonts w:cs="Arial"/>
          <w:szCs w:val="24"/>
        </w:rPr>
        <w:t xml:space="preserve"> intervenciones de </w:t>
      </w:r>
      <w:proofErr w:type="spellStart"/>
      <w:r w:rsidRPr="00BC26B3">
        <w:rPr>
          <w:rFonts w:cs="Arial"/>
          <w:szCs w:val="24"/>
        </w:rPr>
        <w:t>saneamiento</w:t>
      </w:r>
      <w:proofErr w:type="spellEnd"/>
      <w:r w:rsidRPr="00BC26B3">
        <w:rPr>
          <w:rFonts w:cs="Arial"/>
          <w:szCs w:val="24"/>
        </w:rPr>
        <w:t xml:space="preserve">. Los resultados esperados </w:t>
      </w:r>
      <w:proofErr w:type="spellStart"/>
      <w:r w:rsidRPr="00BC26B3">
        <w:rPr>
          <w:rFonts w:cs="Arial"/>
          <w:szCs w:val="24"/>
        </w:rPr>
        <w:t>incluyen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cuantificación</w:t>
      </w:r>
      <w:proofErr w:type="spellEnd"/>
      <w:r w:rsidRPr="00BC26B3">
        <w:rPr>
          <w:rFonts w:cs="Arial"/>
          <w:szCs w:val="24"/>
        </w:rPr>
        <w:t xml:space="preserve"> </w:t>
      </w:r>
      <w:proofErr w:type="spellStart"/>
      <w:r w:rsidRPr="00BC26B3">
        <w:rPr>
          <w:rFonts w:cs="Arial"/>
          <w:szCs w:val="24"/>
        </w:rPr>
        <w:t>del</w:t>
      </w:r>
      <w:proofErr w:type="spellEnd"/>
      <w:r w:rsidRPr="00BC26B3">
        <w:rPr>
          <w:rFonts w:cs="Arial"/>
          <w:szCs w:val="24"/>
        </w:rPr>
        <w:t xml:space="preserve"> impacto causal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saneamiento</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salud</w:t>
      </w:r>
      <w:proofErr w:type="spellEnd"/>
      <w:r w:rsidRPr="00BC26B3">
        <w:rPr>
          <w:rFonts w:cs="Arial"/>
          <w:szCs w:val="24"/>
        </w:rPr>
        <w:t xml:space="preserve"> pública,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identificación</w:t>
      </w:r>
      <w:proofErr w:type="spellEnd"/>
      <w:r w:rsidRPr="00BC26B3">
        <w:rPr>
          <w:rFonts w:cs="Arial"/>
          <w:szCs w:val="24"/>
        </w:rPr>
        <w:t xml:space="preserve"> de disparidades </w:t>
      </w:r>
      <w:proofErr w:type="spellStart"/>
      <w:r w:rsidRPr="00BC26B3">
        <w:rPr>
          <w:rFonts w:cs="Arial"/>
          <w:szCs w:val="24"/>
        </w:rPr>
        <w:t>regionales</w:t>
      </w:r>
      <w:proofErr w:type="spellEnd"/>
      <w:r w:rsidRPr="00BC26B3">
        <w:rPr>
          <w:rFonts w:cs="Arial"/>
          <w:szCs w:val="24"/>
        </w:rPr>
        <w:t xml:space="preserve"> y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caracterización</w:t>
      </w:r>
      <w:proofErr w:type="spellEnd"/>
      <w:r w:rsidRPr="00BC26B3">
        <w:rPr>
          <w:rFonts w:cs="Arial"/>
          <w:szCs w:val="24"/>
        </w:rPr>
        <w:t xml:space="preserve"> de </w:t>
      </w:r>
      <w:proofErr w:type="spellStart"/>
      <w:r w:rsidRPr="00BC26B3">
        <w:rPr>
          <w:rFonts w:cs="Arial"/>
          <w:szCs w:val="24"/>
        </w:rPr>
        <w:t>cómo</w:t>
      </w:r>
      <w:proofErr w:type="spellEnd"/>
      <w:r w:rsidRPr="00BC26B3">
        <w:rPr>
          <w:rFonts w:cs="Arial"/>
          <w:szCs w:val="24"/>
        </w:rPr>
        <w:t xml:space="preserve"> </w:t>
      </w:r>
      <w:proofErr w:type="spellStart"/>
      <w:r w:rsidRPr="00BC26B3">
        <w:rPr>
          <w:rFonts w:cs="Arial"/>
          <w:szCs w:val="24"/>
        </w:rPr>
        <w:t>el</w:t>
      </w:r>
      <w:proofErr w:type="spellEnd"/>
      <w:r w:rsidRPr="00BC26B3">
        <w:rPr>
          <w:rFonts w:cs="Arial"/>
          <w:szCs w:val="24"/>
        </w:rPr>
        <w:t xml:space="preserve"> contexto modula esta </w:t>
      </w:r>
      <w:proofErr w:type="spellStart"/>
      <w:r w:rsidRPr="00BC26B3">
        <w:rPr>
          <w:rFonts w:cs="Arial"/>
          <w:szCs w:val="24"/>
        </w:rPr>
        <w:t>relación</w:t>
      </w:r>
      <w:proofErr w:type="spellEnd"/>
      <w:r w:rsidRPr="00BC26B3">
        <w:rPr>
          <w:rFonts w:cs="Arial"/>
          <w:szCs w:val="24"/>
        </w:rPr>
        <w:t xml:space="preserve">. Al </w:t>
      </w:r>
      <w:proofErr w:type="spellStart"/>
      <w:r w:rsidRPr="00BC26B3">
        <w:rPr>
          <w:rFonts w:cs="Arial"/>
          <w:szCs w:val="24"/>
        </w:rPr>
        <w:t>centrarse</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causalidad</w:t>
      </w:r>
      <w:proofErr w:type="spellEnd"/>
      <w:r w:rsidRPr="00BC26B3">
        <w:rPr>
          <w:rFonts w:cs="Arial"/>
          <w:szCs w:val="24"/>
        </w:rPr>
        <w:t xml:space="preserve"> </w:t>
      </w:r>
      <w:proofErr w:type="spellStart"/>
      <w:r w:rsidRPr="00BC26B3">
        <w:rPr>
          <w:rFonts w:cs="Arial"/>
          <w:szCs w:val="24"/>
        </w:rPr>
        <w:t>en</w:t>
      </w:r>
      <w:proofErr w:type="spellEnd"/>
      <w:r w:rsidRPr="00BC26B3">
        <w:rPr>
          <w:rFonts w:cs="Arial"/>
          <w:szCs w:val="24"/>
        </w:rPr>
        <w:t xml:space="preserve"> lugar de </w:t>
      </w:r>
      <w:proofErr w:type="spellStart"/>
      <w:r w:rsidRPr="00BC26B3">
        <w:rPr>
          <w:rFonts w:cs="Arial"/>
          <w:szCs w:val="24"/>
        </w:rPr>
        <w:t>la</w:t>
      </w:r>
      <w:proofErr w:type="spellEnd"/>
      <w:r w:rsidRPr="00BC26B3">
        <w:rPr>
          <w:rFonts w:cs="Arial"/>
          <w:szCs w:val="24"/>
        </w:rPr>
        <w:t xml:space="preserve"> mera </w:t>
      </w:r>
      <w:proofErr w:type="spellStart"/>
      <w:r w:rsidRPr="00BC26B3">
        <w:rPr>
          <w:rFonts w:cs="Arial"/>
          <w:szCs w:val="24"/>
        </w:rPr>
        <w:t>correlación</w:t>
      </w:r>
      <w:proofErr w:type="spellEnd"/>
      <w:r w:rsidRPr="00BC26B3">
        <w:rPr>
          <w:rFonts w:cs="Arial"/>
          <w:szCs w:val="24"/>
        </w:rPr>
        <w:t xml:space="preserve">,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investigación</w:t>
      </w:r>
      <w:proofErr w:type="spellEnd"/>
      <w:r w:rsidRPr="00BC26B3">
        <w:rPr>
          <w:rFonts w:cs="Arial"/>
          <w:szCs w:val="24"/>
        </w:rPr>
        <w:t xml:space="preserve"> busca </w:t>
      </w:r>
      <w:proofErr w:type="spellStart"/>
      <w:r w:rsidRPr="00BC26B3">
        <w:rPr>
          <w:rFonts w:cs="Arial"/>
          <w:szCs w:val="24"/>
        </w:rPr>
        <w:t>ofrecer</w:t>
      </w:r>
      <w:proofErr w:type="spellEnd"/>
      <w:r w:rsidRPr="00BC26B3">
        <w:rPr>
          <w:rFonts w:cs="Arial"/>
          <w:szCs w:val="24"/>
        </w:rPr>
        <w:t xml:space="preserve"> evidencia empírica para fundamentar </w:t>
      </w:r>
      <w:proofErr w:type="spellStart"/>
      <w:r w:rsidRPr="00BC26B3">
        <w:rPr>
          <w:rFonts w:cs="Arial"/>
          <w:szCs w:val="24"/>
        </w:rPr>
        <w:t>el</w:t>
      </w:r>
      <w:proofErr w:type="spellEnd"/>
      <w:r w:rsidRPr="00BC26B3">
        <w:rPr>
          <w:rFonts w:cs="Arial"/>
          <w:szCs w:val="24"/>
        </w:rPr>
        <w:t xml:space="preserve"> </w:t>
      </w:r>
      <w:proofErr w:type="spellStart"/>
      <w:r w:rsidRPr="00BC26B3">
        <w:rPr>
          <w:rFonts w:cs="Arial"/>
          <w:szCs w:val="24"/>
        </w:rPr>
        <w:t>diseño</w:t>
      </w:r>
      <w:proofErr w:type="spellEnd"/>
      <w:r w:rsidRPr="00BC26B3">
        <w:rPr>
          <w:rFonts w:cs="Arial"/>
          <w:szCs w:val="24"/>
        </w:rPr>
        <w:t xml:space="preserve"> de políticas públicas más </w:t>
      </w:r>
      <w:proofErr w:type="spellStart"/>
      <w:r w:rsidRPr="00BC26B3">
        <w:rPr>
          <w:rFonts w:cs="Arial"/>
          <w:szCs w:val="24"/>
        </w:rPr>
        <w:t>efectivas</w:t>
      </w:r>
      <w:proofErr w:type="spellEnd"/>
      <w:r w:rsidRPr="00BC26B3">
        <w:rPr>
          <w:rFonts w:cs="Arial"/>
          <w:szCs w:val="24"/>
        </w:rPr>
        <w:t xml:space="preserve"> y dirigidas, </w:t>
      </w:r>
      <w:proofErr w:type="spellStart"/>
      <w:r w:rsidRPr="00BC26B3">
        <w:rPr>
          <w:rFonts w:cs="Arial"/>
          <w:szCs w:val="24"/>
        </w:rPr>
        <w:t>contribuyendo</w:t>
      </w:r>
      <w:proofErr w:type="spellEnd"/>
      <w:r w:rsidRPr="00BC26B3">
        <w:rPr>
          <w:rFonts w:cs="Arial"/>
          <w:szCs w:val="24"/>
        </w:rPr>
        <w:t xml:space="preserve"> al campo </w:t>
      </w:r>
      <w:proofErr w:type="spellStart"/>
      <w:r w:rsidRPr="00BC26B3">
        <w:rPr>
          <w:rFonts w:cs="Arial"/>
          <w:szCs w:val="24"/>
        </w:rPr>
        <w:t>del</w:t>
      </w:r>
      <w:proofErr w:type="spellEnd"/>
      <w:r w:rsidRPr="00BC26B3">
        <w:rPr>
          <w:rFonts w:cs="Arial"/>
          <w:szCs w:val="24"/>
        </w:rPr>
        <w:t xml:space="preserve"> </w:t>
      </w:r>
      <w:proofErr w:type="spellStart"/>
      <w:r w:rsidRPr="00BC26B3">
        <w:rPr>
          <w:rFonts w:cs="Arial"/>
          <w:szCs w:val="24"/>
        </w:rPr>
        <w:t>desarrollo</w:t>
      </w:r>
      <w:proofErr w:type="spellEnd"/>
      <w:r w:rsidRPr="00BC26B3">
        <w:rPr>
          <w:rFonts w:cs="Arial"/>
          <w:szCs w:val="24"/>
        </w:rPr>
        <w:t xml:space="preserve"> regional y a </w:t>
      </w:r>
      <w:proofErr w:type="spellStart"/>
      <w:r w:rsidRPr="00BC26B3">
        <w:rPr>
          <w:rFonts w:cs="Arial"/>
          <w:szCs w:val="24"/>
        </w:rPr>
        <w:t>la</w:t>
      </w:r>
      <w:proofErr w:type="spellEnd"/>
      <w:r w:rsidRPr="00BC26B3">
        <w:rPr>
          <w:rFonts w:cs="Arial"/>
          <w:szCs w:val="24"/>
        </w:rPr>
        <w:t xml:space="preserve"> </w:t>
      </w:r>
      <w:proofErr w:type="spellStart"/>
      <w:r w:rsidRPr="00BC26B3">
        <w:rPr>
          <w:rFonts w:cs="Arial"/>
          <w:szCs w:val="24"/>
        </w:rPr>
        <w:t>reducción</w:t>
      </w:r>
      <w:proofErr w:type="spellEnd"/>
      <w:r w:rsidRPr="00BC26B3">
        <w:rPr>
          <w:rFonts w:cs="Arial"/>
          <w:szCs w:val="24"/>
        </w:rPr>
        <w:t xml:space="preserve"> de </w:t>
      </w:r>
      <w:proofErr w:type="spellStart"/>
      <w:r w:rsidRPr="00BC26B3">
        <w:rPr>
          <w:rFonts w:cs="Arial"/>
          <w:szCs w:val="24"/>
        </w:rPr>
        <w:t>las</w:t>
      </w:r>
      <w:proofErr w:type="spellEnd"/>
      <w:r w:rsidRPr="00BC26B3">
        <w:rPr>
          <w:rFonts w:cs="Arial"/>
          <w:szCs w:val="24"/>
        </w:rPr>
        <w:t xml:space="preserve"> </w:t>
      </w:r>
      <w:proofErr w:type="gramStart"/>
      <w:r w:rsidRPr="00BC26B3">
        <w:rPr>
          <w:rFonts w:cs="Arial"/>
          <w:szCs w:val="24"/>
        </w:rPr>
        <w:t>desigualdades.</w:t>
      </w:r>
      <w:r w:rsidR="00AC6897" w:rsidRPr="00AC6897">
        <w:rPr>
          <w:rFonts w:cs="Arial"/>
          <w:szCs w:val="24"/>
        </w:rPr>
        <w:t>.</w:t>
      </w:r>
      <w:proofErr w:type="gramEnd"/>
    </w:p>
    <w:p w14:paraId="605D71E9" w14:textId="77777777" w:rsidR="00362BEC" w:rsidRPr="00362BEC" w:rsidRDefault="00362BEC" w:rsidP="00AF18BF">
      <w:pPr>
        <w:spacing w:line="240" w:lineRule="auto"/>
        <w:contextualSpacing/>
        <w:rPr>
          <w:rFonts w:cs="Arial"/>
          <w:szCs w:val="24"/>
        </w:rPr>
      </w:pPr>
    </w:p>
    <w:p w14:paraId="7BE7ED21" w14:textId="4BF5DF2F" w:rsidR="00362BEC" w:rsidRPr="00AC6897" w:rsidRDefault="00362BEC" w:rsidP="00C15426">
      <w:pPr>
        <w:spacing w:line="240" w:lineRule="auto"/>
        <w:ind w:firstLine="0"/>
        <w:contextualSpacing/>
        <w:rPr>
          <w:rFonts w:cs="Arial"/>
          <w:szCs w:val="24"/>
        </w:rPr>
      </w:pPr>
      <w:r w:rsidRPr="00AC6897">
        <w:rPr>
          <w:rFonts w:cs="Arial"/>
          <w:b/>
          <w:szCs w:val="24"/>
        </w:rPr>
        <w:t>Keywords</w:t>
      </w:r>
      <w:r w:rsidR="00FA398D" w:rsidRPr="00AC6897">
        <w:rPr>
          <w:rFonts w:cs="Arial"/>
          <w:szCs w:val="24"/>
        </w:rPr>
        <w:t xml:space="preserve">: </w:t>
      </w:r>
      <w:proofErr w:type="spellStart"/>
      <w:r w:rsidR="00AC6897" w:rsidRPr="00AC6897">
        <w:rPr>
          <w:rFonts w:cs="Arial"/>
          <w:szCs w:val="24"/>
        </w:rPr>
        <w:t>Saneamiento</w:t>
      </w:r>
      <w:proofErr w:type="spellEnd"/>
      <w:r w:rsidR="00AC6897" w:rsidRPr="00AC6897">
        <w:rPr>
          <w:rFonts w:cs="Arial"/>
          <w:szCs w:val="24"/>
        </w:rPr>
        <w:t xml:space="preserve"> Ambiental; DRSAI; Paraná; </w:t>
      </w:r>
      <w:proofErr w:type="spellStart"/>
      <w:r w:rsidR="00AC6897" w:rsidRPr="00AC6897">
        <w:rPr>
          <w:rFonts w:cs="Arial"/>
          <w:szCs w:val="24"/>
        </w:rPr>
        <w:t>Inferencia</w:t>
      </w:r>
      <w:proofErr w:type="spellEnd"/>
      <w:r w:rsidR="00AC6897" w:rsidRPr="00AC6897">
        <w:rPr>
          <w:rFonts w:cs="Arial"/>
          <w:szCs w:val="24"/>
        </w:rPr>
        <w:t xml:space="preserve"> Causal; Políticas Públicas; </w:t>
      </w:r>
      <w:proofErr w:type="spellStart"/>
      <w:r w:rsidR="00AC6897" w:rsidRPr="00AC6897">
        <w:rPr>
          <w:rFonts w:cs="Arial"/>
          <w:szCs w:val="24"/>
        </w:rPr>
        <w:t>Desarrollo</w:t>
      </w:r>
      <w:proofErr w:type="spellEnd"/>
      <w:r w:rsidR="00AC6897" w:rsidRPr="00AC6897">
        <w:rPr>
          <w:rFonts w:cs="Arial"/>
          <w:szCs w:val="24"/>
        </w:rPr>
        <w:t xml:space="preserve"> Regional.</w:t>
      </w:r>
    </w:p>
    <w:p w14:paraId="0B810400" w14:textId="77777777" w:rsidR="00362BEC" w:rsidRPr="00AC6897" w:rsidRDefault="00362BEC" w:rsidP="00AF18BF">
      <w:pPr>
        <w:spacing w:line="240" w:lineRule="auto"/>
        <w:contextualSpacing/>
        <w:rPr>
          <w:rFonts w:cs="Arial"/>
          <w:szCs w:val="24"/>
        </w:rPr>
      </w:pPr>
    </w:p>
    <w:p w14:paraId="3E2B7CA7" w14:textId="77777777" w:rsidR="00AC6897" w:rsidRDefault="00AC6897">
      <w:pPr>
        <w:rPr>
          <w:rFonts w:eastAsiaTheme="majorEastAsia" w:cstheme="majorBidi"/>
          <w:b/>
          <w:caps/>
          <w:spacing w:val="-10"/>
          <w:kern w:val="28"/>
          <w:szCs w:val="56"/>
        </w:rPr>
      </w:pPr>
      <w:r>
        <w:br w:type="page"/>
      </w:r>
    </w:p>
    <w:p w14:paraId="2F60B23A" w14:textId="2559EF95" w:rsidR="00AC6897" w:rsidRPr="00A23F2E" w:rsidRDefault="00AC6897" w:rsidP="00AC6897">
      <w:pPr>
        <w:pStyle w:val="Ttulo"/>
        <w:rPr>
          <w:rFonts w:cs="Arial"/>
          <w:sz w:val="20"/>
          <w:szCs w:val="20"/>
          <w:lang w:val="en-US"/>
        </w:rPr>
      </w:pPr>
      <w:r w:rsidRPr="00A23F2E">
        <w:rPr>
          <w:lang w:val="en-US"/>
        </w:rPr>
        <w:t>ABSTRACT</w:t>
      </w:r>
    </w:p>
    <w:p w14:paraId="2BA237AF" w14:textId="77777777" w:rsidR="00AC6897" w:rsidRPr="00A23F2E" w:rsidRDefault="00AC6897" w:rsidP="00AC6897">
      <w:pPr>
        <w:spacing w:line="240" w:lineRule="auto"/>
        <w:ind w:firstLine="0"/>
        <w:contextualSpacing/>
        <w:rPr>
          <w:rFonts w:cs="Arial"/>
          <w:szCs w:val="24"/>
          <w:lang w:val="en-US"/>
        </w:rPr>
      </w:pPr>
    </w:p>
    <w:p w14:paraId="093EFB89" w14:textId="52F63DC5" w:rsidR="00AC6897" w:rsidRPr="00A23F2E" w:rsidRDefault="001E3879" w:rsidP="00AC6897">
      <w:pPr>
        <w:spacing w:line="240" w:lineRule="auto"/>
        <w:ind w:firstLine="0"/>
        <w:contextualSpacing/>
        <w:rPr>
          <w:rFonts w:cs="Arial"/>
          <w:szCs w:val="24"/>
          <w:lang w:val="en-US"/>
        </w:rPr>
      </w:pPr>
      <w:r w:rsidRPr="001E3879">
        <w:rPr>
          <w:rFonts w:cs="Arial"/>
          <w:szCs w:val="24"/>
          <w:lang w:val="en-US"/>
        </w:rPr>
        <w:t>Despite recent advances, the universalization of basic sanitation and the persistence of Inadequate Environmental Sanitation-Related Diseases</w:t>
      </w:r>
      <w:r>
        <w:rPr>
          <w:rFonts w:cs="Arial"/>
          <w:szCs w:val="24"/>
          <w:lang w:val="en-US"/>
        </w:rPr>
        <w:t xml:space="preserve"> </w:t>
      </w:r>
      <w:r w:rsidRPr="001E3879">
        <w:rPr>
          <w:rFonts w:cs="Arial"/>
          <w:szCs w:val="24"/>
          <w:lang w:val="en-US"/>
        </w:rPr>
        <w:t>(</w:t>
      </w:r>
      <w:r>
        <w:rPr>
          <w:rFonts w:cs="Arial"/>
          <w:szCs w:val="24"/>
          <w:lang w:val="en-US"/>
        </w:rPr>
        <w:t>DRSAI</w:t>
      </w:r>
      <w:r w:rsidRPr="001E3879">
        <w:rPr>
          <w:rFonts w:cs="Arial"/>
          <w:szCs w:val="24"/>
          <w:lang w:val="en-US"/>
        </w:rPr>
        <w:t xml:space="preserve">) remain public problems in the state of Paraná. This thesis proposal investigates the causal relationship between improvements in sanitation infrastructure (water and sewage) and the incidence of </w:t>
      </w:r>
      <w:r>
        <w:rPr>
          <w:rFonts w:cs="Arial"/>
          <w:szCs w:val="24"/>
          <w:lang w:val="en-US"/>
        </w:rPr>
        <w:t>DRSAI</w:t>
      </w:r>
      <w:r w:rsidRPr="001E3879">
        <w:rPr>
          <w:rFonts w:cs="Arial"/>
          <w:szCs w:val="24"/>
          <w:lang w:val="en-US"/>
        </w:rPr>
        <w:t xml:space="preserve"> (such as diarrhea, dengue, and leptospirosis) in the 399 municipalities of Paraná, covering the period from 2008 to 2022. The central thesis is that improvements in Environmental Sanitation infrastructure cause reductions in the incidence of Inadequate Environmental Sanitation-Related Diseases in Paraná's municipalities, with this causal relationship being moderated by local socioeconomic, climatic, and geographical factors. The study adopts a quantitative approach based on the causal inference framework, methodologically structured by Pearl's "Ladder of Causality." The research uses a secondary data analysis methodology (SNIS, DATASUS, IBGE, and INMET) that progresses through two levels: 1) Association Level, to identify correlations and </w:t>
      </w:r>
      <w:proofErr w:type="spellStart"/>
      <w:r w:rsidRPr="001E3879">
        <w:rPr>
          <w:rFonts w:cs="Arial"/>
          <w:szCs w:val="24"/>
          <w:lang w:val="en-US"/>
        </w:rPr>
        <w:t>spatio</w:t>
      </w:r>
      <w:proofErr w:type="spellEnd"/>
      <w:r w:rsidRPr="001E3879">
        <w:rPr>
          <w:rFonts w:cs="Arial"/>
          <w:szCs w:val="24"/>
          <w:lang w:val="en-US"/>
        </w:rPr>
        <w:t>-temporal patterns; and 2) Intervention Level, which employs quasi-experimental methods, specifically Propensity Score Matching (PSM) and Difference-in-Differences (</w:t>
      </w:r>
      <w:proofErr w:type="spellStart"/>
      <w:r w:rsidRPr="001E3879">
        <w:rPr>
          <w:rFonts w:cs="Arial"/>
          <w:szCs w:val="24"/>
          <w:lang w:val="en-US"/>
        </w:rPr>
        <w:t>DiD</w:t>
      </w:r>
      <w:proofErr w:type="spellEnd"/>
      <w:r w:rsidRPr="001E3879">
        <w:rPr>
          <w:rFonts w:cs="Arial"/>
          <w:szCs w:val="24"/>
          <w:lang w:val="en-US"/>
        </w:rPr>
        <w:t>), to control for confounding factors and estimate the causal effect of sanitation interventions. The expected results include the quantification of the causal impact of sanitation on public health, the identification of regional disparities, and the characterization of how context modulates this relationship. By focusing on causality rather than mere correlation, the research seeks to provide empirical evidence to support the design of more effective and targeted public policies, contributing to the field of regional development and the reduction of inequalities.</w:t>
      </w:r>
    </w:p>
    <w:p w14:paraId="50446AC5" w14:textId="77777777" w:rsidR="00AC6897" w:rsidRPr="00A23F2E" w:rsidRDefault="00AC6897" w:rsidP="00AC6897">
      <w:pPr>
        <w:spacing w:line="240" w:lineRule="auto"/>
        <w:contextualSpacing/>
        <w:rPr>
          <w:rFonts w:cs="Arial"/>
          <w:szCs w:val="24"/>
          <w:lang w:val="en-US"/>
        </w:rPr>
      </w:pPr>
    </w:p>
    <w:p w14:paraId="6B9B1533" w14:textId="387495A4" w:rsidR="00CF3888" w:rsidRPr="00A23F2E" w:rsidRDefault="00AC6897" w:rsidP="0069059F">
      <w:pPr>
        <w:spacing w:line="240" w:lineRule="auto"/>
        <w:ind w:firstLine="0"/>
        <w:contextualSpacing/>
        <w:rPr>
          <w:rFonts w:cs="Arial"/>
          <w:szCs w:val="24"/>
          <w:lang w:val="en-US"/>
        </w:rPr>
        <w:sectPr w:rsidR="00CF3888" w:rsidRPr="00A23F2E" w:rsidSect="00B43EC0">
          <w:pgSz w:w="11906" w:h="16838" w:code="9"/>
          <w:pgMar w:top="1701" w:right="1134" w:bottom="1134" w:left="1701" w:header="709" w:footer="709" w:gutter="0"/>
          <w:cols w:space="708"/>
          <w:docGrid w:linePitch="360"/>
        </w:sectPr>
      </w:pPr>
      <w:r w:rsidRPr="00A23F2E">
        <w:rPr>
          <w:rFonts w:cs="Arial"/>
          <w:b/>
          <w:szCs w:val="24"/>
          <w:lang w:val="en-US"/>
        </w:rPr>
        <w:t>Keywords</w:t>
      </w:r>
      <w:r w:rsidRPr="00A23F2E">
        <w:rPr>
          <w:rFonts w:cs="Arial"/>
          <w:szCs w:val="24"/>
          <w:lang w:val="en-US"/>
        </w:rPr>
        <w:t>: Environmental Sanitation; DRSAI; Paraná; Causal Inference; Public Policy; Regional Development.</w:t>
      </w:r>
    </w:p>
    <w:p w14:paraId="24C9D0C6" w14:textId="0DDD1F60" w:rsidR="00701653" w:rsidRPr="000119AE" w:rsidRDefault="00362BEC" w:rsidP="00BA3E60">
      <w:pPr>
        <w:pStyle w:val="Ttulo"/>
        <w:rPr>
          <w:rFonts w:cs="Arial"/>
          <w:sz w:val="20"/>
          <w:szCs w:val="20"/>
        </w:rPr>
      </w:pPr>
      <w:commentRangeStart w:id="67"/>
      <w:r w:rsidRPr="000119AE">
        <w:rPr>
          <w:rStyle w:val="nfaseIntensa"/>
          <w:i w:val="0"/>
          <w:iCs w:val="0"/>
          <w:color w:val="auto"/>
        </w:rPr>
        <w:t>SUMÁRIO</w:t>
      </w:r>
      <w:commentRangeEnd w:id="67"/>
      <w:r w:rsidR="006A3D07">
        <w:rPr>
          <w:rStyle w:val="Refdecomentrio"/>
          <w:rFonts w:eastAsiaTheme="minorHAnsi" w:cstheme="minorBidi"/>
          <w:b w:val="0"/>
          <w:caps w:val="0"/>
          <w:spacing w:val="0"/>
          <w:kern w:val="0"/>
        </w:rPr>
        <w:commentReference w:id="67"/>
      </w:r>
    </w:p>
    <w:p w14:paraId="6D5B0176" w14:textId="77777777" w:rsidR="001029AB" w:rsidRPr="000119AE" w:rsidRDefault="001029AB" w:rsidP="001029AB"/>
    <w:p w14:paraId="3AC85805" w14:textId="0F5A0501" w:rsidR="00695E6D" w:rsidRPr="000119AE" w:rsidRDefault="00D47B14">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r w:rsidRPr="000119AE">
        <w:rPr>
          <w:rFonts w:cs="Arial"/>
          <w:szCs w:val="24"/>
        </w:rPr>
        <w:fldChar w:fldCharType="begin"/>
      </w:r>
      <w:r w:rsidRPr="000119AE">
        <w:rPr>
          <w:rFonts w:cs="Arial"/>
          <w:szCs w:val="24"/>
        </w:rPr>
        <w:instrText xml:space="preserve"> TOC \o "1-7" \h \z \u </w:instrText>
      </w:r>
      <w:r w:rsidRPr="000119AE">
        <w:rPr>
          <w:rFonts w:cs="Arial"/>
          <w:szCs w:val="24"/>
        </w:rPr>
        <w:fldChar w:fldCharType="separate"/>
      </w:r>
      <w:hyperlink w:anchor="_Toc211342484" w:history="1">
        <w:r w:rsidR="00695E6D" w:rsidRPr="000119AE">
          <w:rPr>
            <w:rStyle w:val="Hyperlink"/>
            <w:noProof/>
            <w14:scene3d>
              <w14:camera w14:prst="orthographicFront"/>
              <w14:lightRig w14:rig="threePt" w14:dir="t">
                <w14:rot w14:lat="0" w14:lon="0" w14:rev="0"/>
              </w14:lightRig>
            </w14:scene3d>
          </w:rPr>
          <w:t>1</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INTRODUÇÃO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_Toc211342484 \h </w:instrText>
        </w:r>
        <w:r w:rsidR="00695E6D" w:rsidRPr="000119AE">
          <w:rPr>
            <w:noProof/>
            <w:webHidden/>
          </w:rPr>
        </w:r>
        <w:r w:rsidR="00695E6D" w:rsidRPr="000119AE">
          <w:rPr>
            <w:noProof/>
            <w:webHidden/>
          </w:rPr>
          <w:fldChar w:fldCharType="separate"/>
        </w:r>
        <w:r w:rsidR="000119AE">
          <w:rPr>
            <w:noProof/>
            <w:webHidden/>
          </w:rPr>
          <w:t>16</w:t>
        </w:r>
        <w:r w:rsidR="00695E6D" w:rsidRPr="000119AE">
          <w:rPr>
            <w:noProof/>
            <w:webHidden/>
          </w:rPr>
          <w:fldChar w:fldCharType="end"/>
        </w:r>
      </w:hyperlink>
    </w:p>
    <w:p w14:paraId="32E58C43" w14:textId="1552ECF2"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5" w:history="1">
        <w:r w:rsidR="00695E6D" w:rsidRPr="000119AE">
          <w:rPr>
            <w:rStyle w:val="Hyperlink"/>
            <w:noProof/>
            <w14:scene3d>
              <w14:camera w14:prst="orthographicFront"/>
              <w14:lightRig w14:rig="threePt" w14:dir="t">
                <w14:rot w14:lat="0" w14:lon="0" w14:rev="0"/>
              </w14:lightRig>
            </w14:scene3d>
          </w:rPr>
          <w:t>1.1</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Problema de Pesquisa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_Toc211342485 \h </w:instrText>
        </w:r>
        <w:r w:rsidR="00695E6D" w:rsidRPr="000119AE">
          <w:rPr>
            <w:noProof/>
            <w:webHidden/>
          </w:rPr>
        </w:r>
        <w:r w:rsidR="00695E6D" w:rsidRPr="000119AE">
          <w:rPr>
            <w:noProof/>
            <w:webHidden/>
          </w:rPr>
          <w:fldChar w:fldCharType="separate"/>
        </w:r>
        <w:r w:rsidR="000119AE">
          <w:rPr>
            <w:noProof/>
            <w:webHidden/>
          </w:rPr>
          <w:t>21</w:t>
        </w:r>
        <w:r w:rsidR="00695E6D" w:rsidRPr="000119AE">
          <w:rPr>
            <w:noProof/>
            <w:webHidden/>
          </w:rPr>
          <w:fldChar w:fldCharType="end"/>
        </w:r>
      </w:hyperlink>
    </w:p>
    <w:p w14:paraId="2B42B504" w14:textId="4AA4B7F9"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6" w:history="1">
        <w:r w:rsidR="00695E6D" w:rsidRPr="000119AE">
          <w:rPr>
            <w:rStyle w:val="Hyperlink"/>
            <w:noProof/>
            <w14:scene3d>
              <w14:camera w14:prst="orthographicFront"/>
              <w14:lightRig w14:rig="threePt" w14:dir="t">
                <w14:rot w14:lat="0" w14:lon="0" w14:rev="0"/>
              </w14:lightRig>
            </w14:scene3d>
          </w:rPr>
          <w:t>1.2</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OBJETIVOS DE PESQUISA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_Toc211342486 \h </w:instrText>
        </w:r>
        <w:r w:rsidR="00695E6D" w:rsidRPr="000119AE">
          <w:rPr>
            <w:noProof/>
            <w:webHidden/>
          </w:rPr>
        </w:r>
        <w:r w:rsidR="00695E6D" w:rsidRPr="000119AE">
          <w:rPr>
            <w:noProof/>
            <w:webHidden/>
          </w:rPr>
          <w:fldChar w:fldCharType="separate"/>
        </w:r>
        <w:r w:rsidR="000119AE">
          <w:rPr>
            <w:noProof/>
            <w:webHidden/>
          </w:rPr>
          <w:t>22</w:t>
        </w:r>
        <w:r w:rsidR="00695E6D" w:rsidRPr="000119AE">
          <w:rPr>
            <w:noProof/>
            <w:webHidden/>
          </w:rPr>
          <w:fldChar w:fldCharType="end"/>
        </w:r>
      </w:hyperlink>
    </w:p>
    <w:p w14:paraId="392729A7" w14:textId="309FA7E4"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7" w:history="1">
        <w:r w:rsidR="00695E6D" w:rsidRPr="000119AE">
          <w:rPr>
            <w:rStyle w:val="Hyperlink"/>
            <w:noProof/>
            <w14:scene3d>
              <w14:camera w14:prst="orthographicFront"/>
              <w14:lightRig w14:rig="threePt" w14:dir="t">
                <w14:rot w14:lat="0" w14:lon="0" w14:rev="0"/>
              </w14:lightRig>
            </w14:scene3d>
          </w:rPr>
          <w:t>1.3</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Hipóteses de Pesquisa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_Toc211342487 \h </w:instrText>
        </w:r>
        <w:r w:rsidR="00695E6D" w:rsidRPr="000119AE">
          <w:rPr>
            <w:noProof/>
            <w:webHidden/>
          </w:rPr>
        </w:r>
        <w:r w:rsidR="00695E6D" w:rsidRPr="000119AE">
          <w:rPr>
            <w:noProof/>
            <w:webHidden/>
          </w:rPr>
          <w:fldChar w:fldCharType="separate"/>
        </w:r>
        <w:r w:rsidR="000119AE">
          <w:rPr>
            <w:noProof/>
            <w:webHidden/>
          </w:rPr>
          <w:t>22</w:t>
        </w:r>
        <w:r w:rsidR="00695E6D" w:rsidRPr="000119AE">
          <w:rPr>
            <w:noProof/>
            <w:webHidden/>
          </w:rPr>
          <w:fldChar w:fldCharType="end"/>
        </w:r>
      </w:hyperlink>
    </w:p>
    <w:p w14:paraId="2E75C549" w14:textId="18FF75BD"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88" w:history="1">
        <w:r w:rsidR="00695E6D" w:rsidRPr="000119AE">
          <w:rPr>
            <w:rStyle w:val="Hyperlink"/>
            <w:noProof/>
            <w14:scene3d>
              <w14:camera w14:prst="orthographicFront"/>
              <w14:lightRig w14:rig="threePt" w14:dir="t">
                <w14:rot w14:lat="0" w14:lon="0" w14:rev="0"/>
              </w14:lightRig>
            </w14:scene3d>
          </w:rPr>
          <w:t>1.4</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Justificativa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_Toc211342488 \h </w:instrText>
        </w:r>
        <w:r w:rsidR="00695E6D" w:rsidRPr="000119AE">
          <w:rPr>
            <w:noProof/>
            <w:webHidden/>
          </w:rPr>
        </w:r>
        <w:r w:rsidR="00695E6D" w:rsidRPr="000119AE">
          <w:rPr>
            <w:noProof/>
            <w:webHidden/>
          </w:rPr>
          <w:fldChar w:fldCharType="separate"/>
        </w:r>
        <w:r w:rsidR="000119AE">
          <w:rPr>
            <w:noProof/>
            <w:webHidden/>
          </w:rPr>
          <w:t>24</w:t>
        </w:r>
        <w:r w:rsidR="00695E6D" w:rsidRPr="000119AE">
          <w:rPr>
            <w:noProof/>
            <w:webHidden/>
          </w:rPr>
          <w:fldChar w:fldCharType="end"/>
        </w:r>
      </w:hyperlink>
    </w:p>
    <w:p w14:paraId="771E3E49" w14:textId="152D1740" w:rsidR="00695E6D" w:rsidRPr="000119AE" w:rsidRDefault="00B0680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489" w:history="1">
        <w:r w:rsidR="00695E6D" w:rsidRPr="000119AE">
          <w:rPr>
            <w:rStyle w:val="Hyperlink"/>
            <w:noProof/>
            <w14:scene3d>
              <w14:camera w14:prst="orthographicFront"/>
              <w14:lightRig w14:rig="threePt" w14:dir="t">
                <w14:rot w14:lat="0" w14:lon="0" w14:rev="0"/>
              </w14:lightRig>
            </w14:scene3d>
          </w:rPr>
          <w:t>2</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REFERENCIAL TEÓRICO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_Toc211342489 \h </w:instrText>
        </w:r>
        <w:r w:rsidR="00695E6D" w:rsidRPr="000119AE">
          <w:rPr>
            <w:noProof/>
            <w:webHidden/>
          </w:rPr>
        </w:r>
        <w:r w:rsidR="00695E6D" w:rsidRPr="000119AE">
          <w:rPr>
            <w:noProof/>
            <w:webHidden/>
          </w:rPr>
          <w:fldChar w:fldCharType="separate"/>
        </w:r>
        <w:r w:rsidR="000119AE">
          <w:rPr>
            <w:noProof/>
            <w:webHidden/>
          </w:rPr>
          <w:t>27</w:t>
        </w:r>
        <w:r w:rsidR="00695E6D" w:rsidRPr="000119AE">
          <w:rPr>
            <w:noProof/>
            <w:webHidden/>
          </w:rPr>
          <w:fldChar w:fldCharType="end"/>
        </w:r>
      </w:hyperlink>
    </w:p>
    <w:p w14:paraId="5E485C45" w14:textId="57CA3DC5"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0" w:history="1">
        <w:r w:rsidR="00695E6D" w:rsidRPr="000119AE">
          <w:rPr>
            <w:rStyle w:val="Hyperlink"/>
            <w:noProof/>
            <w14:scene3d>
              <w14:camera w14:prst="orthographicFront"/>
              <w14:lightRig w14:rig="threePt" w14:dir="t">
                <w14:rot w14:lat="0" w14:lon="0" w14:rev="0"/>
              </w14:lightRig>
            </w14:scene3d>
          </w:rPr>
          <w:t>2.1</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O desenvolvimento e o desenvolvimento regional</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_Toc211342490 \h </w:instrText>
        </w:r>
        <w:r w:rsidR="00695E6D" w:rsidRPr="000119AE">
          <w:rPr>
            <w:noProof/>
            <w:webHidden/>
          </w:rPr>
        </w:r>
        <w:r w:rsidR="00695E6D" w:rsidRPr="000119AE">
          <w:rPr>
            <w:noProof/>
            <w:webHidden/>
          </w:rPr>
          <w:fldChar w:fldCharType="separate"/>
        </w:r>
        <w:r w:rsidR="000119AE">
          <w:rPr>
            <w:noProof/>
            <w:webHidden/>
          </w:rPr>
          <w:t>27</w:t>
        </w:r>
        <w:r w:rsidR="00695E6D" w:rsidRPr="000119AE">
          <w:rPr>
            <w:noProof/>
            <w:webHidden/>
          </w:rPr>
          <w:fldChar w:fldCharType="end"/>
        </w:r>
      </w:hyperlink>
    </w:p>
    <w:p w14:paraId="1908B6AF" w14:textId="076D216B"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1" w:history="1">
        <w:r w:rsidR="00695E6D" w:rsidRPr="000119AE">
          <w:rPr>
            <w:rStyle w:val="Hyperlink"/>
            <w:noProof/>
            <w14:scene3d>
              <w14:camera w14:prst="orthographicFront"/>
              <w14:lightRig w14:rig="threePt" w14:dir="t">
                <w14:rot w14:lat="0" w14:lon="0" w14:rev="0"/>
              </w14:lightRig>
            </w14:scene3d>
          </w:rPr>
          <w:t>2.2</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O Estudo Histórico das Relações SA e DRSAI</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_Toc211342491 \h </w:instrText>
        </w:r>
        <w:r w:rsidR="00695E6D" w:rsidRPr="000119AE">
          <w:rPr>
            <w:noProof/>
            <w:webHidden/>
          </w:rPr>
        </w:r>
        <w:r w:rsidR="00695E6D" w:rsidRPr="000119AE">
          <w:rPr>
            <w:noProof/>
            <w:webHidden/>
          </w:rPr>
          <w:fldChar w:fldCharType="separate"/>
        </w:r>
        <w:r w:rsidR="000119AE">
          <w:rPr>
            <w:noProof/>
            <w:webHidden/>
          </w:rPr>
          <w:t>29</w:t>
        </w:r>
        <w:r w:rsidR="00695E6D" w:rsidRPr="000119AE">
          <w:rPr>
            <w:noProof/>
            <w:webHidden/>
          </w:rPr>
          <w:fldChar w:fldCharType="end"/>
        </w:r>
      </w:hyperlink>
    </w:p>
    <w:p w14:paraId="7E551576" w14:textId="3C08ADD1"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2" w:history="1">
        <w:r w:rsidR="00695E6D" w:rsidRPr="000119AE">
          <w:rPr>
            <w:rStyle w:val="Hyperlink"/>
            <w:noProof/>
            <w14:scene3d>
              <w14:camera w14:prst="orthographicFront"/>
              <w14:lightRig w14:rig="threePt" w14:dir="t">
                <w14:rot w14:lat="0" w14:lon="0" w14:rev="0"/>
              </w14:lightRig>
            </w14:scene3d>
          </w:rPr>
          <w:t>2.3</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As Múltiplas Relevâncias do SA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_Toc211342492 \h </w:instrText>
        </w:r>
        <w:r w:rsidR="00695E6D" w:rsidRPr="000119AE">
          <w:rPr>
            <w:noProof/>
            <w:webHidden/>
          </w:rPr>
        </w:r>
        <w:r w:rsidR="00695E6D" w:rsidRPr="000119AE">
          <w:rPr>
            <w:noProof/>
            <w:webHidden/>
          </w:rPr>
          <w:fldChar w:fldCharType="separate"/>
        </w:r>
        <w:r w:rsidR="000119AE">
          <w:rPr>
            <w:noProof/>
            <w:webHidden/>
          </w:rPr>
          <w:t>32</w:t>
        </w:r>
        <w:r w:rsidR="00695E6D" w:rsidRPr="000119AE">
          <w:rPr>
            <w:noProof/>
            <w:webHidden/>
          </w:rPr>
          <w:fldChar w:fldCharType="end"/>
        </w:r>
      </w:hyperlink>
    </w:p>
    <w:p w14:paraId="2125516C" w14:textId="25DBB372"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3" w:history="1">
        <w:r w:rsidR="00695E6D" w:rsidRPr="000119AE">
          <w:rPr>
            <w:rStyle w:val="Hyperlink"/>
            <w:noProof/>
            <w14:scene3d>
              <w14:camera w14:prst="orthographicFront"/>
              <w14:lightRig w14:rig="threePt" w14:dir="t">
                <w14:rot w14:lat="0" w14:lon="0" w14:rev="0"/>
              </w14:lightRig>
            </w14:scene3d>
          </w:rPr>
          <w:t>2.4</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A Complexidade nas Relações de Causa e Efeito do SA sobre DRSAI</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_Toc211342493 \h </w:instrText>
        </w:r>
        <w:r w:rsidR="00695E6D" w:rsidRPr="000119AE">
          <w:rPr>
            <w:noProof/>
            <w:webHidden/>
          </w:rPr>
        </w:r>
        <w:r w:rsidR="00695E6D" w:rsidRPr="000119AE">
          <w:rPr>
            <w:noProof/>
            <w:webHidden/>
          </w:rPr>
          <w:fldChar w:fldCharType="separate"/>
        </w:r>
        <w:r w:rsidR="000119AE">
          <w:rPr>
            <w:noProof/>
            <w:webHidden/>
          </w:rPr>
          <w:t>33</w:t>
        </w:r>
        <w:r w:rsidR="00695E6D" w:rsidRPr="000119AE">
          <w:rPr>
            <w:noProof/>
            <w:webHidden/>
          </w:rPr>
          <w:fldChar w:fldCharType="end"/>
        </w:r>
      </w:hyperlink>
    </w:p>
    <w:p w14:paraId="2FB151F6" w14:textId="5C6537D5"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4" w:history="1">
        <w:r w:rsidR="00695E6D" w:rsidRPr="000119AE">
          <w:rPr>
            <w:rStyle w:val="Hyperlink"/>
            <w:noProof/>
            <w14:scene3d>
              <w14:camera w14:prst="orthographicFront"/>
              <w14:lightRig w14:rig="threePt" w14:dir="t">
                <w14:rot w14:lat="0" w14:lon="0" w14:rev="0"/>
              </w14:lightRig>
            </w14:scene3d>
          </w:rPr>
          <w:t>2.5</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A investigação de relações causais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_Toc211342494 \h </w:instrText>
        </w:r>
        <w:r w:rsidR="00695E6D" w:rsidRPr="000119AE">
          <w:rPr>
            <w:noProof/>
            <w:webHidden/>
          </w:rPr>
        </w:r>
        <w:r w:rsidR="00695E6D" w:rsidRPr="000119AE">
          <w:rPr>
            <w:noProof/>
            <w:webHidden/>
          </w:rPr>
          <w:fldChar w:fldCharType="separate"/>
        </w:r>
        <w:r w:rsidR="000119AE">
          <w:rPr>
            <w:noProof/>
            <w:webHidden/>
          </w:rPr>
          <w:t>35</w:t>
        </w:r>
        <w:r w:rsidR="00695E6D" w:rsidRPr="000119AE">
          <w:rPr>
            <w:noProof/>
            <w:webHidden/>
          </w:rPr>
          <w:fldChar w:fldCharType="end"/>
        </w:r>
      </w:hyperlink>
    </w:p>
    <w:p w14:paraId="40A206E9" w14:textId="6F92A007"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5" w:history="1">
        <w:r w:rsidR="00695E6D" w:rsidRPr="000119AE">
          <w:rPr>
            <w:rStyle w:val="Hyperlink"/>
            <w:noProof/>
            <w14:scene3d>
              <w14:camera w14:prst="orthographicFront"/>
              <w14:lightRig w14:rig="threePt" w14:dir="t">
                <w14:rot w14:lat="0" w14:lon="0" w14:rev="0"/>
              </w14:lightRig>
            </w14:scene3d>
          </w:rPr>
          <w:t>2.6</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A escada da causalidade</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_Toc211342495 \h </w:instrText>
        </w:r>
        <w:r w:rsidR="00695E6D" w:rsidRPr="000119AE">
          <w:rPr>
            <w:noProof/>
            <w:webHidden/>
          </w:rPr>
        </w:r>
        <w:r w:rsidR="00695E6D" w:rsidRPr="000119AE">
          <w:rPr>
            <w:noProof/>
            <w:webHidden/>
          </w:rPr>
          <w:fldChar w:fldCharType="separate"/>
        </w:r>
        <w:r w:rsidR="000119AE">
          <w:rPr>
            <w:noProof/>
            <w:webHidden/>
          </w:rPr>
          <w:t>37</w:t>
        </w:r>
        <w:r w:rsidR="00695E6D" w:rsidRPr="000119AE">
          <w:rPr>
            <w:noProof/>
            <w:webHidden/>
          </w:rPr>
          <w:fldChar w:fldCharType="end"/>
        </w:r>
      </w:hyperlink>
    </w:p>
    <w:p w14:paraId="22EFE97F" w14:textId="3DB8FF3D" w:rsidR="00695E6D" w:rsidRPr="000119AE" w:rsidRDefault="00B0680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496" w:history="1">
        <w:r w:rsidR="00695E6D" w:rsidRPr="000119AE">
          <w:rPr>
            <w:rStyle w:val="Hyperlink"/>
            <w:noProof/>
            <w14:scene3d>
              <w14:camera w14:prst="orthographicFront"/>
              <w14:lightRig w14:rig="threePt" w14:dir="t">
                <w14:rot w14:lat="0" w14:lon="0" w14:rev="0"/>
              </w14:lightRig>
            </w14:scene3d>
          </w:rPr>
          <w:t>3</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PROCEDIMENTOS METODOLÓGICOS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_Toc211342496 \h </w:instrText>
        </w:r>
        <w:r w:rsidR="00695E6D" w:rsidRPr="000119AE">
          <w:rPr>
            <w:noProof/>
            <w:webHidden/>
          </w:rPr>
        </w:r>
        <w:r w:rsidR="00695E6D" w:rsidRPr="000119AE">
          <w:rPr>
            <w:noProof/>
            <w:webHidden/>
          </w:rPr>
          <w:fldChar w:fldCharType="separate"/>
        </w:r>
        <w:r w:rsidR="000119AE">
          <w:rPr>
            <w:noProof/>
            <w:webHidden/>
          </w:rPr>
          <w:t>41</w:t>
        </w:r>
        <w:r w:rsidR="00695E6D" w:rsidRPr="000119AE">
          <w:rPr>
            <w:noProof/>
            <w:webHidden/>
          </w:rPr>
          <w:fldChar w:fldCharType="end"/>
        </w:r>
      </w:hyperlink>
    </w:p>
    <w:p w14:paraId="68DD603C" w14:textId="0274E0D7"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7" w:history="1">
        <w:r w:rsidR="00695E6D" w:rsidRPr="000119AE">
          <w:rPr>
            <w:rStyle w:val="Hyperlink"/>
            <w:noProof/>
            <w14:scene3d>
              <w14:camera w14:prst="orthographicFront"/>
              <w14:lightRig w14:rig="threePt" w14:dir="t">
                <w14:rot w14:lat="0" w14:lon="0" w14:rev="0"/>
              </w14:lightRig>
            </w14:scene3d>
          </w:rPr>
          <w:t>3.1</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ABORDAGEM HIPOTÉTICO-DEDUTIVA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_Toc211342497 \h </w:instrText>
        </w:r>
        <w:r w:rsidR="00695E6D" w:rsidRPr="000119AE">
          <w:rPr>
            <w:noProof/>
            <w:webHidden/>
          </w:rPr>
        </w:r>
        <w:r w:rsidR="00695E6D" w:rsidRPr="000119AE">
          <w:rPr>
            <w:noProof/>
            <w:webHidden/>
          </w:rPr>
          <w:fldChar w:fldCharType="separate"/>
        </w:r>
        <w:r w:rsidR="000119AE">
          <w:rPr>
            <w:noProof/>
            <w:webHidden/>
          </w:rPr>
          <w:t>41</w:t>
        </w:r>
        <w:r w:rsidR="00695E6D" w:rsidRPr="000119AE">
          <w:rPr>
            <w:noProof/>
            <w:webHidden/>
          </w:rPr>
          <w:fldChar w:fldCharType="end"/>
        </w:r>
      </w:hyperlink>
    </w:p>
    <w:p w14:paraId="0FC1D95B" w14:textId="7994C62A"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8" w:history="1">
        <w:r w:rsidR="00695E6D" w:rsidRPr="000119AE">
          <w:rPr>
            <w:rStyle w:val="Hyperlink"/>
            <w:noProof/>
            <w14:scene3d>
              <w14:camera w14:prst="orthographicFront"/>
              <w14:lightRig w14:rig="threePt" w14:dir="t">
                <w14:rot w14:lat="0" w14:lon="0" w14:rev="0"/>
              </w14:lightRig>
            </w14:scene3d>
          </w:rPr>
          <w:t>3.2</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MÉTODOS DE PROCEDIMENTO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_Toc211342498 \h </w:instrText>
        </w:r>
        <w:r w:rsidR="00695E6D" w:rsidRPr="000119AE">
          <w:rPr>
            <w:noProof/>
            <w:webHidden/>
          </w:rPr>
        </w:r>
        <w:r w:rsidR="00695E6D" w:rsidRPr="000119AE">
          <w:rPr>
            <w:noProof/>
            <w:webHidden/>
          </w:rPr>
          <w:fldChar w:fldCharType="separate"/>
        </w:r>
        <w:r w:rsidR="000119AE">
          <w:rPr>
            <w:noProof/>
            <w:webHidden/>
          </w:rPr>
          <w:t>41</w:t>
        </w:r>
        <w:r w:rsidR="00695E6D" w:rsidRPr="000119AE">
          <w:rPr>
            <w:noProof/>
            <w:webHidden/>
          </w:rPr>
          <w:fldChar w:fldCharType="end"/>
        </w:r>
      </w:hyperlink>
    </w:p>
    <w:p w14:paraId="1ABC3FB1" w14:textId="55FDC1A4"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499" w:history="1">
        <w:r w:rsidR="00695E6D" w:rsidRPr="000119AE">
          <w:rPr>
            <w:rStyle w:val="Hyperlink"/>
            <w:noProof/>
            <w14:scene3d>
              <w14:camera w14:prst="orthographicFront"/>
              <w14:lightRig w14:rig="threePt" w14:dir="t">
                <w14:rot w14:lat="0" w14:lon="0" w14:rev="0"/>
              </w14:lightRig>
            </w14:scene3d>
          </w:rPr>
          <w:t>3.3</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Delineamento da pesquisa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_Toc211342499 \h </w:instrText>
        </w:r>
        <w:r w:rsidR="00695E6D" w:rsidRPr="000119AE">
          <w:rPr>
            <w:noProof/>
            <w:webHidden/>
          </w:rPr>
        </w:r>
        <w:r w:rsidR="00695E6D" w:rsidRPr="000119AE">
          <w:rPr>
            <w:noProof/>
            <w:webHidden/>
          </w:rPr>
          <w:fldChar w:fldCharType="separate"/>
        </w:r>
        <w:r w:rsidR="000119AE">
          <w:rPr>
            <w:noProof/>
            <w:webHidden/>
          </w:rPr>
          <w:t>42</w:t>
        </w:r>
        <w:r w:rsidR="00695E6D" w:rsidRPr="000119AE">
          <w:rPr>
            <w:noProof/>
            <w:webHidden/>
          </w:rPr>
          <w:fldChar w:fldCharType="end"/>
        </w:r>
      </w:hyperlink>
    </w:p>
    <w:p w14:paraId="42E435A7" w14:textId="64A4EE1D"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0" w:history="1">
        <w:r w:rsidR="00695E6D" w:rsidRPr="000119AE">
          <w:rPr>
            <w:rStyle w:val="Hyperlink"/>
            <w:noProof/>
            <w14:scene3d>
              <w14:camera w14:prst="orthographicFront"/>
              <w14:lightRig w14:rig="threePt" w14:dir="t">
                <w14:rot w14:lat="0" w14:lon="0" w14:rev="0"/>
              </w14:lightRig>
            </w14:scene3d>
          </w:rPr>
          <w:t>3.4</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Marco teórico da inferência causal</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_Toc211342500 \h </w:instrText>
        </w:r>
        <w:r w:rsidR="00695E6D" w:rsidRPr="000119AE">
          <w:rPr>
            <w:noProof/>
            <w:webHidden/>
          </w:rPr>
        </w:r>
        <w:r w:rsidR="00695E6D" w:rsidRPr="000119AE">
          <w:rPr>
            <w:noProof/>
            <w:webHidden/>
          </w:rPr>
          <w:fldChar w:fldCharType="separate"/>
        </w:r>
        <w:r w:rsidR="000119AE">
          <w:rPr>
            <w:noProof/>
            <w:webHidden/>
          </w:rPr>
          <w:t>42</w:t>
        </w:r>
        <w:r w:rsidR="00695E6D" w:rsidRPr="000119AE">
          <w:rPr>
            <w:noProof/>
            <w:webHidden/>
          </w:rPr>
          <w:fldChar w:fldCharType="end"/>
        </w:r>
      </w:hyperlink>
    </w:p>
    <w:p w14:paraId="47EB2507" w14:textId="5B6B177C"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1" w:history="1">
        <w:r w:rsidR="00695E6D" w:rsidRPr="000119AE">
          <w:rPr>
            <w:rStyle w:val="Hyperlink"/>
            <w:noProof/>
            <w14:scene3d>
              <w14:camera w14:prst="orthographicFront"/>
              <w14:lightRig w14:rig="threePt" w14:dir="t">
                <w14:rot w14:lat="0" w14:lon="0" w14:rev="0"/>
              </w14:lightRig>
            </w14:scene3d>
          </w:rPr>
          <w:t>3.5</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TÉCNICAS DE PESQUISA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_Toc211342501 \h </w:instrText>
        </w:r>
        <w:r w:rsidR="00695E6D" w:rsidRPr="000119AE">
          <w:rPr>
            <w:noProof/>
            <w:webHidden/>
          </w:rPr>
        </w:r>
        <w:r w:rsidR="00695E6D" w:rsidRPr="000119AE">
          <w:rPr>
            <w:noProof/>
            <w:webHidden/>
          </w:rPr>
          <w:fldChar w:fldCharType="separate"/>
        </w:r>
        <w:r w:rsidR="000119AE">
          <w:rPr>
            <w:noProof/>
            <w:webHidden/>
          </w:rPr>
          <w:t>43</w:t>
        </w:r>
        <w:r w:rsidR="00695E6D" w:rsidRPr="000119AE">
          <w:rPr>
            <w:noProof/>
            <w:webHidden/>
          </w:rPr>
          <w:fldChar w:fldCharType="end"/>
        </w:r>
      </w:hyperlink>
    </w:p>
    <w:p w14:paraId="22F863D2" w14:textId="22877DE9"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2" w:history="1">
        <w:r w:rsidR="00695E6D" w:rsidRPr="000119AE">
          <w:rPr>
            <w:rStyle w:val="Hyperlink"/>
            <w:noProof/>
            <w14:scene3d>
              <w14:camera w14:prst="orthographicFront"/>
              <w14:lightRig w14:rig="threePt" w14:dir="t">
                <w14:rot w14:lat="0" w14:lon="0" w14:rev="0"/>
              </w14:lightRig>
            </w14:scene3d>
          </w:rPr>
          <w:t>3.6</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UNIVERSO E AMOSTRA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_Toc211342502 \h </w:instrText>
        </w:r>
        <w:r w:rsidR="00695E6D" w:rsidRPr="000119AE">
          <w:rPr>
            <w:noProof/>
            <w:webHidden/>
          </w:rPr>
        </w:r>
        <w:r w:rsidR="00695E6D" w:rsidRPr="000119AE">
          <w:rPr>
            <w:noProof/>
            <w:webHidden/>
          </w:rPr>
          <w:fldChar w:fldCharType="separate"/>
        </w:r>
        <w:r w:rsidR="000119AE">
          <w:rPr>
            <w:noProof/>
            <w:webHidden/>
          </w:rPr>
          <w:t>44</w:t>
        </w:r>
        <w:r w:rsidR="00695E6D" w:rsidRPr="000119AE">
          <w:rPr>
            <w:noProof/>
            <w:webHidden/>
          </w:rPr>
          <w:fldChar w:fldCharType="end"/>
        </w:r>
      </w:hyperlink>
    </w:p>
    <w:p w14:paraId="2E1A46CF" w14:textId="779252DB"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3" w:history="1">
        <w:r w:rsidR="00695E6D" w:rsidRPr="000119AE">
          <w:rPr>
            <w:rStyle w:val="Hyperlink"/>
            <w:noProof/>
            <w14:scene3d>
              <w14:camera w14:prst="orthographicFront"/>
              <w14:lightRig w14:rig="threePt" w14:dir="t">
                <w14:rot w14:lat="0" w14:lon="0" w14:rev="0"/>
              </w14:lightRig>
            </w14:scene3d>
          </w:rPr>
          <w:t>3.7</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Fontes de dados e variáveis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_Toc211342503 \h </w:instrText>
        </w:r>
        <w:r w:rsidR="00695E6D" w:rsidRPr="000119AE">
          <w:rPr>
            <w:noProof/>
            <w:webHidden/>
          </w:rPr>
        </w:r>
        <w:r w:rsidR="00695E6D" w:rsidRPr="000119AE">
          <w:rPr>
            <w:noProof/>
            <w:webHidden/>
          </w:rPr>
          <w:fldChar w:fldCharType="separate"/>
        </w:r>
        <w:r w:rsidR="000119AE">
          <w:rPr>
            <w:noProof/>
            <w:webHidden/>
          </w:rPr>
          <w:t>44</w:t>
        </w:r>
        <w:r w:rsidR="00695E6D" w:rsidRPr="000119AE">
          <w:rPr>
            <w:noProof/>
            <w:webHidden/>
          </w:rPr>
          <w:fldChar w:fldCharType="end"/>
        </w:r>
      </w:hyperlink>
    </w:p>
    <w:p w14:paraId="411B2CAB" w14:textId="5D9AA116"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4" w:history="1">
        <w:r w:rsidR="00695E6D" w:rsidRPr="000119AE">
          <w:rPr>
            <w:rStyle w:val="Hyperlink"/>
            <w:noProof/>
            <w14:scene3d>
              <w14:camera w14:prst="orthographicFront"/>
              <w14:lightRig w14:rig="threePt" w14:dir="t">
                <w14:rot w14:lat="0" w14:lon="0" w14:rev="0"/>
              </w14:lightRig>
            </w14:scene3d>
          </w:rPr>
          <w:t>3.8</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ESTRUTURA DO TRABALHO E ESCADA DA CAUSALIDADE</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_Toc211342504 \h </w:instrText>
        </w:r>
        <w:r w:rsidR="00695E6D" w:rsidRPr="000119AE">
          <w:rPr>
            <w:noProof/>
            <w:webHidden/>
          </w:rPr>
        </w:r>
        <w:r w:rsidR="00695E6D" w:rsidRPr="000119AE">
          <w:rPr>
            <w:noProof/>
            <w:webHidden/>
          </w:rPr>
          <w:fldChar w:fldCharType="separate"/>
        </w:r>
        <w:r w:rsidR="000119AE">
          <w:rPr>
            <w:noProof/>
            <w:webHidden/>
          </w:rPr>
          <w:t>45</w:t>
        </w:r>
        <w:r w:rsidR="00695E6D" w:rsidRPr="000119AE">
          <w:rPr>
            <w:noProof/>
            <w:webHidden/>
          </w:rPr>
          <w:fldChar w:fldCharType="end"/>
        </w:r>
      </w:hyperlink>
    </w:p>
    <w:p w14:paraId="4A8D822C" w14:textId="1E1ADC8B"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5" w:history="1">
        <w:r w:rsidR="00695E6D" w:rsidRPr="000119AE">
          <w:rPr>
            <w:rStyle w:val="Hyperlink"/>
            <w:noProof/>
            <w14:scene3d>
              <w14:camera w14:prst="orthographicFront"/>
              <w14:lightRig w14:rig="threePt" w14:dir="t">
                <w14:rot w14:lat="0" w14:lon="0" w14:rev="0"/>
              </w14:lightRig>
            </w14:scene3d>
          </w:rPr>
          <w:t>3.9</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cONTROLE DE FATORES CONTEXTUAIS E VALIDAÇÃO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_Toc211342505 \h </w:instrText>
        </w:r>
        <w:r w:rsidR="00695E6D" w:rsidRPr="000119AE">
          <w:rPr>
            <w:noProof/>
            <w:webHidden/>
          </w:rPr>
        </w:r>
        <w:r w:rsidR="00695E6D" w:rsidRPr="000119AE">
          <w:rPr>
            <w:noProof/>
            <w:webHidden/>
          </w:rPr>
          <w:fldChar w:fldCharType="separate"/>
        </w:r>
        <w:r w:rsidR="000119AE">
          <w:rPr>
            <w:noProof/>
            <w:webHidden/>
          </w:rPr>
          <w:t>47</w:t>
        </w:r>
        <w:r w:rsidR="00695E6D" w:rsidRPr="000119AE">
          <w:rPr>
            <w:noProof/>
            <w:webHidden/>
          </w:rPr>
          <w:fldChar w:fldCharType="end"/>
        </w:r>
      </w:hyperlink>
    </w:p>
    <w:p w14:paraId="31C7BAF6" w14:textId="0BBC0B55"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06" w:history="1">
        <w:r w:rsidR="00695E6D" w:rsidRPr="000119AE">
          <w:rPr>
            <w:rStyle w:val="Hyperlink"/>
            <w:noProof/>
            <w14:scene3d>
              <w14:camera w14:prst="orthographicFront"/>
              <w14:lightRig w14:rig="threePt" w14:dir="t">
                <w14:rot w14:lat="0" w14:lon="0" w14:rev="0"/>
              </w14:lightRig>
            </w14:scene3d>
          </w:rPr>
          <w:t>3.10</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iNTEGRAÇÃO METODOLÓGICA E PRODUTOS ESPERADOS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_Toc211342506 \h </w:instrText>
        </w:r>
        <w:r w:rsidR="00695E6D" w:rsidRPr="000119AE">
          <w:rPr>
            <w:noProof/>
            <w:webHidden/>
          </w:rPr>
        </w:r>
        <w:r w:rsidR="00695E6D" w:rsidRPr="000119AE">
          <w:rPr>
            <w:noProof/>
            <w:webHidden/>
          </w:rPr>
          <w:fldChar w:fldCharType="separate"/>
        </w:r>
        <w:r w:rsidR="000119AE">
          <w:rPr>
            <w:noProof/>
            <w:webHidden/>
          </w:rPr>
          <w:t>47</w:t>
        </w:r>
        <w:r w:rsidR="00695E6D" w:rsidRPr="000119AE">
          <w:rPr>
            <w:noProof/>
            <w:webHidden/>
          </w:rPr>
          <w:fldChar w:fldCharType="end"/>
        </w:r>
      </w:hyperlink>
    </w:p>
    <w:p w14:paraId="565C3533" w14:textId="78AAB403" w:rsidR="00695E6D" w:rsidRPr="000119AE" w:rsidRDefault="00B0680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7" w:history="1">
        <w:r w:rsidR="00695E6D" w:rsidRPr="000119AE">
          <w:rPr>
            <w:rStyle w:val="Hyperlink"/>
            <w:noProof/>
            <w14:scene3d>
              <w14:camera w14:prst="orthographicFront"/>
              <w14:lightRig w14:rig="threePt" w14:dir="t">
                <w14:rot w14:lat="0" w14:lon="0" w14:rev="0"/>
              </w14:lightRig>
            </w14:scene3d>
          </w:rPr>
          <w:t>4</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cronograma</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_Toc211342507 \h </w:instrText>
        </w:r>
        <w:r w:rsidR="00695E6D" w:rsidRPr="000119AE">
          <w:rPr>
            <w:noProof/>
            <w:webHidden/>
          </w:rPr>
        </w:r>
        <w:r w:rsidR="00695E6D" w:rsidRPr="000119AE">
          <w:rPr>
            <w:noProof/>
            <w:webHidden/>
          </w:rPr>
          <w:fldChar w:fldCharType="separate"/>
        </w:r>
        <w:r w:rsidR="000119AE">
          <w:rPr>
            <w:noProof/>
            <w:webHidden/>
          </w:rPr>
          <w:t>49</w:t>
        </w:r>
        <w:r w:rsidR="00695E6D" w:rsidRPr="000119AE">
          <w:rPr>
            <w:noProof/>
            <w:webHidden/>
          </w:rPr>
          <w:fldChar w:fldCharType="end"/>
        </w:r>
      </w:hyperlink>
    </w:p>
    <w:p w14:paraId="2A71CA75" w14:textId="0014BD45" w:rsidR="00695E6D" w:rsidRPr="000119AE" w:rsidRDefault="00B0680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8" w:history="1">
        <w:r w:rsidR="00695E6D" w:rsidRPr="000119AE">
          <w:rPr>
            <w:rStyle w:val="Hyperlink"/>
            <w:noProof/>
            <w14:scene3d>
              <w14:camera w14:prst="orthographicFront"/>
              <w14:lightRig w14:rig="threePt" w14:dir="t">
                <w14:rot w14:lat="0" w14:lon="0" w14:rev="0"/>
              </w14:lightRig>
            </w14:scene3d>
          </w:rPr>
          <w:t>5</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SUMÁRIO PROVISÓRIO</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_Toc211342508 \h </w:instrText>
        </w:r>
        <w:r w:rsidR="00695E6D" w:rsidRPr="000119AE">
          <w:rPr>
            <w:noProof/>
            <w:webHidden/>
          </w:rPr>
        </w:r>
        <w:r w:rsidR="00695E6D" w:rsidRPr="000119AE">
          <w:rPr>
            <w:noProof/>
            <w:webHidden/>
          </w:rPr>
          <w:fldChar w:fldCharType="separate"/>
        </w:r>
        <w:r w:rsidR="000119AE">
          <w:rPr>
            <w:noProof/>
            <w:webHidden/>
          </w:rPr>
          <w:t>50</w:t>
        </w:r>
        <w:r w:rsidR="00695E6D" w:rsidRPr="000119AE">
          <w:rPr>
            <w:noProof/>
            <w:webHidden/>
          </w:rPr>
          <w:fldChar w:fldCharType="end"/>
        </w:r>
      </w:hyperlink>
    </w:p>
    <w:p w14:paraId="6A70B7AE" w14:textId="3F2CDFEC" w:rsidR="00695E6D" w:rsidRPr="000119AE" w:rsidRDefault="00B06800">
      <w:pPr>
        <w:pStyle w:val="Sumrio1"/>
        <w:tabs>
          <w:tab w:val="left" w:pos="958"/>
          <w:tab w:val="right" w:leader="dot" w:pos="9061"/>
        </w:tabs>
        <w:rPr>
          <w:rFonts w:asciiTheme="minorHAnsi" w:eastAsiaTheme="minorEastAsia" w:hAnsiTheme="minorHAnsi"/>
          <w:b w:val="0"/>
          <w:caps w:val="0"/>
          <w:noProof/>
          <w:kern w:val="2"/>
          <w:szCs w:val="24"/>
          <w:lang w:eastAsia="pt-BR"/>
          <w14:ligatures w14:val="standardContextual"/>
        </w:rPr>
      </w:pPr>
      <w:hyperlink w:anchor="_Toc211342509" w:history="1">
        <w:r w:rsidR="00695E6D" w:rsidRPr="000119AE">
          <w:rPr>
            <w:rStyle w:val="Hyperlink"/>
            <w:noProof/>
            <w14:scene3d>
              <w14:camera w14:prst="orthographicFront"/>
              <w14:lightRig w14:rig="threePt" w14:dir="t">
                <w14:rot w14:lat="0" w14:lon="0" w14:rev="0"/>
              </w14:lightRig>
            </w14:scene3d>
          </w:rPr>
          <w:t>6</w:t>
        </w:r>
        <w:r w:rsidR="00695E6D" w:rsidRPr="000119AE">
          <w:rPr>
            <w:rFonts w:asciiTheme="minorHAnsi" w:eastAsiaTheme="minorEastAsia" w:hAnsiTheme="minorHAnsi"/>
            <w:b w:val="0"/>
            <w:caps w:val="0"/>
            <w:noProof/>
            <w:kern w:val="2"/>
            <w:szCs w:val="24"/>
            <w:lang w:eastAsia="pt-BR"/>
            <w14:ligatures w14:val="standardContextual"/>
          </w:rPr>
          <w:tab/>
        </w:r>
        <w:r w:rsidR="00695E6D" w:rsidRPr="000119AE">
          <w:rPr>
            <w:rStyle w:val="Hyperlink"/>
            <w:noProof/>
          </w:rPr>
          <w:t>Resultados Preliminares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_Toc211342509 \h </w:instrText>
        </w:r>
        <w:r w:rsidR="00695E6D" w:rsidRPr="000119AE">
          <w:rPr>
            <w:noProof/>
            <w:webHidden/>
          </w:rPr>
        </w:r>
        <w:r w:rsidR="00695E6D" w:rsidRPr="000119AE">
          <w:rPr>
            <w:noProof/>
            <w:webHidden/>
          </w:rPr>
          <w:fldChar w:fldCharType="separate"/>
        </w:r>
        <w:r w:rsidR="000119AE">
          <w:rPr>
            <w:noProof/>
            <w:webHidden/>
          </w:rPr>
          <w:t>51</w:t>
        </w:r>
        <w:r w:rsidR="00695E6D" w:rsidRPr="000119AE">
          <w:rPr>
            <w:noProof/>
            <w:webHidden/>
          </w:rPr>
          <w:fldChar w:fldCharType="end"/>
        </w:r>
      </w:hyperlink>
    </w:p>
    <w:p w14:paraId="01436B80" w14:textId="3F391060" w:rsidR="00695E6D" w:rsidRPr="000119AE" w:rsidRDefault="00B06800">
      <w:pPr>
        <w:pStyle w:val="Sumrio2"/>
        <w:tabs>
          <w:tab w:val="left" w:pos="958"/>
          <w:tab w:val="right" w:leader="dot" w:pos="9061"/>
        </w:tabs>
        <w:rPr>
          <w:rFonts w:asciiTheme="minorHAnsi" w:eastAsiaTheme="minorEastAsia" w:hAnsiTheme="minorHAnsi"/>
          <w:caps w:val="0"/>
          <w:noProof/>
          <w:kern w:val="2"/>
          <w:szCs w:val="24"/>
          <w:lang w:eastAsia="pt-BR"/>
          <w14:ligatures w14:val="standardContextual"/>
        </w:rPr>
      </w:pPr>
      <w:hyperlink w:anchor="_Toc211342510" w:history="1">
        <w:r w:rsidR="00695E6D" w:rsidRPr="000119AE">
          <w:rPr>
            <w:rStyle w:val="Hyperlink"/>
            <w:noProof/>
            <w14:scene3d>
              <w14:camera w14:prst="orthographicFront"/>
              <w14:lightRig w14:rig="threePt" w14:dir="t">
                <w14:rot w14:lat="0" w14:lon="0" w14:rev="0"/>
              </w14:lightRig>
            </w14:scene3d>
          </w:rPr>
          <w:t>6.1</w:t>
        </w:r>
        <w:r w:rsidR="00695E6D" w:rsidRPr="000119AE">
          <w:rPr>
            <w:rFonts w:asciiTheme="minorHAnsi" w:eastAsiaTheme="minorEastAsia" w:hAnsiTheme="minorHAnsi"/>
            <w:caps w:val="0"/>
            <w:noProof/>
            <w:kern w:val="2"/>
            <w:szCs w:val="24"/>
            <w:lang w:eastAsia="pt-BR"/>
            <w14:ligatures w14:val="standardContextual"/>
          </w:rPr>
          <w:tab/>
        </w:r>
        <w:r w:rsidR="00695E6D" w:rsidRPr="000119AE">
          <w:rPr>
            <w:rStyle w:val="Hyperlink"/>
            <w:noProof/>
          </w:rPr>
          <w:t>Tabelas de resultados preliminares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_Toc211342510 \h </w:instrText>
        </w:r>
        <w:r w:rsidR="00695E6D" w:rsidRPr="000119AE">
          <w:rPr>
            <w:noProof/>
            <w:webHidden/>
          </w:rPr>
        </w:r>
        <w:r w:rsidR="00695E6D" w:rsidRPr="000119AE">
          <w:rPr>
            <w:noProof/>
            <w:webHidden/>
          </w:rPr>
          <w:fldChar w:fldCharType="separate"/>
        </w:r>
        <w:r w:rsidR="000119AE">
          <w:rPr>
            <w:noProof/>
            <w:webHidden/>
          </w:rPr>
          <w:t>52</w:t>
        </w:r>
        <w:r w:rsidR="00695E6D" w:rsidRPr="000119AE">
          <w:rPr>
            <w:noProof/>
            <w:webHidden/>
          </w:rPr>
          <w:fldChar w:fldCharType="end"/>
        </w:r>
      </w:hyperlink>
    </w:p>
    <w:p w14:paraId="127FC673" w14:textId="35D46029" w:rsidR="00695E6D" w:rsidRPr="000119AE" w:rsidRDefault="00B06800">
      <w:pPr>
        <w:pStyle w:val="Sumrio7"/>
        <w:tabs>
          <w:tab w:val="right" w:leader="dot" w:pos="9061"/>
        </w:tabs>
        <w:rPr>
          <w:rFonts w:asciiTheme="minorHAnsi" w:eastAsiaTheme="minorEastAsia" w:hAnsiTheme="minorHAnsi"/>
          <w:b w:val="0"/>
          <w:caps w:val="0"/>
          <w:noProof/>
          <w:kern w:val="2"/>
          <w:szCs w:val="24"/>
          <w:lang w:eastAsia="pt-BR"/>
          <w14:ligatures w14:val="standardContextual"/>
        </w:rPr>
      </w:pPr>
      <w:hyperlink w:anchor="_Toc211342511" w:history="1">
        <w:r w:rsidR="00695E6D" w:rsidRPr="000119AE">
          <w:rPr>
            <w:rStyle w:val="Hyperlink"/>
            <w:rFonts w:cs="Arial"/>
            <w:noProof/>
          </w:rPr>
          <w:t>REFERÊNCIAS</w:t>
        </w:r>
        <w:r w:rsidR="00695E6D" w:rsidRPr="000119AE">
          <w:rPr>
            <w:noProof/>
            <w:webHidden/>
          </w:rPr>
          <w:tab/>
        </w:r>
        <w:r w:rsidR="00695E6D" w:rsidRPr="000119AE">
          <w:rPr>
            <w:noProof/>
            <w:webHidden/>
          </w:rPr>
          <w:fldChar w:fldCharType="begin"/>
        </w:r>
        <w:r w:rsidR="00695E6D" w:rsidRPr="000119AE">
          <w:rPr>
            <w:noProof/>
            <w:webHidden/>
          </w:rPr>
          <w:instrText xml:space="preserve"> PAGEREF _Toc211342511 \h </w:instrText>
        </w:r>
        <w:r w:rsidR="00695E6D" w:rsidRPr="000119AE">
          <w:rPr>
            <w:noProof/>
            <w:webHidden/>
          </w:rPr>
        </w:r>
        <w:r w:rsidR="00695E6D" w:rsidRPr="000119AE">
          <w:rPr>
            <w:noProof/>
            <w:webHidden/>
          </w:rPr>
          <w:fldChar w:fldCharType="separate"/>
        </w:r>
        <w:r w:rsidR="000119AE">
          <w:rPr>
            <w:noProof/>
            <w:webHidden/>
          </w:rPr>
          <w:t>57</w:t>
        </w:r>
        <w:r w:rsidR="00695E6D" w:rsidRPr="000119AE">
          <w:rPr>
            <w:noProof/>
            <w:webHidden/>
          </w:rPr>
          <w:fldChar w:fldCharType="end"/>
        </w:r>
      </w:hyperlink>
    </w:p>
    <w:p w14:paraId="34055A48" w14:textId="4AECDF0D" w:rsidR="00362BEC" w:rsidRPr="000119AE" w:rsidRDefault="00D47B14" w:rsidP="00362BEC">
      <w:pPr>
        <w:rPr>
          <w:rFonts w:cs="Arial"/>
          <w:szCs w:val="24"/>
        </w:rPr>
      </w:pPr>
      <w:r w:rsidRPr="000119AE">
        <w:rPr>
          <w:rFonts w:cs="Arial"/>
          <w:szCs w:val="24"/>
        </w:rPr>
        <w:fldChar w:fldCharType="end"/>
      </w:r>
    </w:p>
    <w:p w14:paraId="4C654FDA" w14:textId="77777777" w:rsidR="00973344" w:rsidRPr="000119AE" w:rsidRDefault="00973344" w:rsidP="00362BEC">
      <w:pPr>
        <w:rPr>
          <w:rFonts w:cs="Arial"/>
          <w:szCs w:val="24"/>
        </w:rPr>
      </w:pPr>
    </w:p>
    <w:p w14:paraId="65B533E9" w14:textId="77777777" w:rsidR="00973344" w:rsidRPr="000119AE" w:rsidRDefault="00973344" w:rsidP="00362BEC">
      <w:pPr>
        <w:rPr>
          <w:rFonts w:cs="Arial"/>
          <w:szCs w:val="24"/>
        </w:rPr>
        <w:sectPr w:rsidR="00973344" w:rsidRPr="000119AE" w:rsidSect="00B43EC0">
          <w:pgSz w:w="11906" w:h="16838" w:code="9"/>
          <w:pgMar w:top="1701" w:right="1134" w:bottom="1134" w:left="1701" w:header="709" w:footer="709" w:gutter="0"/>
          <w:cols w:space="708"/>
          <w:docGrid w:linePitch="360"/>
        </w:sectPr>
      </w:pPr>
    </w:p>
    <w:p w14:paraId="73956A0D" w14:textId="77777777" w:rsidR="00362BEC" w:rsidRPr="000119AE" w:rsidRDefault="00362BEC" w:rsidP="00A312F1">
      <w:pPr>
        <w:pStyle w:val="Ttulo1"/>
      </w:pPr>
      <w:bookmarkStart w:id="68" w:name="_Toc211342484"/>
      <w:commentRangeStart w:id="69"/>
      <w:r w:rsidRPr="000119AE">
        <w:t>INTRODUÇÃO</w:t>
      </w:r>
      <w:bookmarkEnd w:id="68"/>
      <w:commentRangeEnd w:id="69"/>
      <w:r w:rsidR="00560466">
        <w:rPr>
          <w:rStyle w:val="Refdecomentrio"/>
          <w:rFonts w:eastAsiaTheme="minorHAnsi" w:cstheme="minorBidi"/>
          <w:b w:val="0"/>
          <w:caps w:val="0"/>
        </w:rPr>
        <w:commentReference w:id="69"/>
      </w:r>
    </w:p>
    <w:p w14:paraId="43824EBC" w14:textId="5E57E285" w:rsidR="005A05F2" w:rsidRPr="000A338D" w:rsidRDefault="005A05F2" w:rsidP="00147197">
      <w:pPr>
        <w:ind w:firstLine="0"/>
        <w:contextualSpacing/>
        <w:jc w:val="left"/>
        <w:rPr>
          <w:rFonts w:cs="Arial"/>
          <w:sz w:val="20"/>
          <w:szCs w:val="20"/>
        </w:rPr>
      </w:pPr>
    </w:p>
    <w:p w14:paraId="275D34F0" w14:textId="0AF6B7CC" w:rsidR="00A23F2E" w:rsidRPr="000A338D" w:rsidRDefault="00A23F2E" w:rsidP="007B29AF">
      <w:r w:rsidRPr="000A338D">
        <w:t>Esta investigação está vinculada à Universidade Regional do Noroeste do Estado do Rio Grande do Sul (</w:t>
      </w:r>
      <w:proofErr w:type="spellStart"/>
      <w:r w:rsidRPr="000A338D">
        <w:t>Unijuí</w:t>
      </w:r>
      <w:proofErr w:type="spellEnd"/>
      <w:r w:rsidRPr="000A338D">
        <w:t xml:space="preserve">), ao Programa de Pós-Graduação Stricto Sensu em Desenvolvimento Regional (PPGDR), à Linha de Pesquisa “Políticas Públicas, Planejamento Urbano e Gestão do Território” e ao Projeto de Pesquisa Institucional “Leitura, planejamento e gestão urbana: inter-relações entre a qualidade de vida das pessoas e as cidades do futuro”, sob coordenação do professor arquiteto e urbanista </w:t>
      </w:r>
      <w:proofErr w:type="spellStart"/>
      <w:r w:rsidRPr="000A338D">
        <w:t>Tarcisio</w:t>
      </w:r>
      <w:proofErr w:type="spellEnd"/>
      <w:r w:rsidRPr="000A338D">
        <w:t xml:space="preserve"> </w:t>
      </w:r>
      <w:proofErr w:type="spellStart"/>
      <w:r w:rsidRPr="000A338D">
        <w:t>Dorn</w:t>
      </w:r>
      <w:proofErr w:type="spellEnd"/>
      <w:r w:rsidRPr="000A338D">
        <w:t xml:space="preserve"> de Oliveira.</w:t>
      </w:r>
    </w:p>
    <w:p w14:paraId="58FAEBE5" w14:textId="20138AD9" w:rsidR="000119AE" w:rsidRDefault="000119AE" w:rsidP="000119AE">
      <w:r w:rsidRPr="000119AE">
        <w:t>A presente</w:t>
      </w:r>
      <w:r>
        <w:t xml:space="preserve"> investigação tem como tese – </w:t>
      </w:r>
      <w:r w:rsidRPr="000119AE">
        <w:t>“</w:t>
      </w:r>
      <w:r w:rsidRPr="000119AE">
        <w:rPr>
          <w:bCs/>
        </w:rPr>
        <w:t>as melhorias na infraestrutura de saneamento ambiental contribuem para a redução da incidência de doenças relacionadas ao saneamento ambiental inadequado nos municípios paranaenses</w:t>
      </w:r>
      <w:r w:rsidRPr="000119AE">
        <w:t xml:space="preserve">, sendo essa relação causal </w:t>
      </w:r>
      <w:r w:rsidRPr="000119AE">
        <w:rPr>
          <w:bCs/>
        </w:rPr>
        <w:t>influenciada por fatores socioeconômicos, climáticos e geográficos locais”</w:t>
      </w:r>
      <w:r w:rsidRPr="000119AE">
        <w:t>.</w:t>
      </w:r>
    </w:p>
    <w:p w14:paraId="199D7D56" w14:textId="6A97B4AB" w:rsidR="007B29AF" w:rsidRPr="000A338D" w:rsidRDefault="007B29AF" w:rsidP="007B29AF">
      <w:r w:rsidRPr="000A338D">
        <w:t>O Saneamento Ambiental (SA) é um pilar fundamental para o desenvolvimento regional, tanto pela sua natureza própria, quanto pelos encadeamentos socioeconômicos que pode gerar para frente e para trás a depender do contexto de cada local (</w:t>
      </w:r>
      <w:r w:rsidR="00E60D06" w:rsidRPr="000A338D">
        <w:t xml:space="preserve">Ipea, </w:t>
      </w:r>
      <w:r w:rsidRPr="000A338D">
        <w:t xml:space="preserve">2024; </w:t>
      </w:r>
      <w:r w:rsidR="00E60D06" w:rsidRPr="000A338D">
        <w:t xml:space="preserve">Pires, </w:t>
      </w:r>
      <w:r w:rsidRPr="000A338D">
        <w:t xml:space="preserve">2022). Entender </w:t>
      </w:r>
      <w:r w:rsidR="00661914" w:rsidRPr="000A338D">
        <w:t xml:space="preserve">as relações de causa e efeito </w:t>
      </w:r>
      <w:r w:rsidRPr="000A338D">
        <w:t xml:space="preserve">subjacentes </w:t>
      </w:r>
      <w:r w:rsidR="00661914" w:rsidRPr="000A338D">
        <w:t xml:space="preserve">entre o saneamento e outros aspectos da realidade socioeconômica </w:t>
      </w:r>
      <w:r w:rsidRPr="000A338D">
        <w:t xml:space="preserve">pode ser de grande </w:t>
      </w:r>
      <w:r w:rsidR="006444F0" w:rsidRPr="000A338D">
        <w:t>importância</w:t>
      </w:r>
      <w:r w:rsidRPr="000A338D">
        <w:t xml:space="preserve"> para o planejamento e desenvolvimento urbano e regional.</w:t>
      </w:r>
    </w:p>
    <w:p w14:paraId="66ABD84B" w14:textId="77777777" w:rsidR="006444F0" w:rsidRPr="000A338D" w:rsidRDefault="006444F0" w:rsidP="007B29AF">
      <w:pPr>
        <w:contextualSpacing/>
      </w:pPr>
    </w:p>
    <w:p w14:paraId="59FD7EED" w14:textId="74AC36C5" w:rsidR="007B29AF" w:rsidRPr="000A338D" w:rsidRDefault="007B29AF" w:rsidP="00E60D06">
      <w:pPr>
        <w:spacing w:line="240" w:lineRule="auto"/>
        <w:ind w:left="2268" w:firstLine="0"/>
        <w:contextualSpacing/>
        <w:rPr>
          <w:sz w:val="20"/>
          <w:szCs w:val="20"/>
        </w:rPr>
      </w:pPr>
      <w:r w:rsidRPr="006003E3">
        <w:rPr>
          <w:sz w:val="20"/>
          <w:szCs w:val="20"/>
          <w:highlight w:val="yellow"/>
        </w:rPr>
        <w:t>Além de seu valor instrumental, o saneamento é um direito humano fundamental, reconhecido pela Organização das Nações Unidas (ONU) por meio da Resolução A/RES</w:t>
      </w:r>
      <w:r w:rsidR="00E60D06" w:rsidRPr="006003E3">
        <w:rPr>
          <w:sz w:val="20"/>
          <w:szCs w:val="20"/>
          <w:highlight w:val="yellow"/>
        </w:rPr>
        <w:t>/64/292, de 28 de julho de 2010</w:t>
      </w:r>
      <w:r w:rsidRPr="006003E3">
        <w:rPr>
          <w:sz w:val="20"/>
          <w:szCs w:val="20"/>
          <w:highlight w:val="yellow"/>
        </w:rPr>
        <w:t xml:space="preserve"> (</w:t>
      </w:r>
      <w:r w:rsidR="00E60D06" w:rsidRPr="006003E3">
        <w:rPr>
          <w:sz w:val="20"/>
          <w:szCs w:val="20"/>
          <w:highlight w:val="yellow"/>
        </w:rPr>
        <w:t xml:space="preserve">Pires, </w:t>
      </w:r>
      <w:r w:rsidRPr="006003E3">
        <w:rPr>
          <w:sz w:val="20"/>
          <w:szCs w:val="20"/>
          <w:highlight w:val="yellow"/>
        </w:rPr>
        <w:t>2022, p. 9).</w:t>
      </w:r>
    </w:p>
    <w:p w14:paraId="07DF0D8F" w14:textId="77777777" w:rsidR="00E60D06" w:rsidRPr="000A338D" w:rsidRDefault="00E60D06" w:rsidP="006444F0">
      <w:pPr>
        <w:ind w:left="2268" w:firstLine="0"/>
        <w:contextualSpacing/>
        <w:rPr>
          <w:sz w:val="20"/>
          <w:szCs w:val="20"/>
        </w:rPr>
      </w:pPr>
    </w:p>
    <w:p w14:paraId="7A0BBAF1" w14:textId="42CFF075" w:rsidR="007B29AF" w:rsidRPr="000A338D" w:rsidRDefault="007B29AF" w:rsidP="007B29AF">
      <w:r w:rsidRPr="000A338D">
        <w:t>Um</w:t>
      </w:r>
      <w:r w:rsidR="00661914" w:rsidRPr="000A338D">
        <w:t>a da</w:t>
      </w:r>
      <w:r w:rsidRPr="000A338D">
        <w:t xml:space="preserve">s mais </w:t>
      </w:r>
      <w:r w:rsidR="00661914" w:rsidRPr="000A338D">
        <w:t xml:space="preserve">estudadas relações entre o saneamento e aspectos </w:t>
      </w:r>
      <w:r w:rsidR="00EE07DE" w:rsidRPr="000A338D">
        <w:t xml:space="preserve">socioeconômicos </w:t>
      </w:r>
      <w:r w:rsidRPr="000A338D">
        <w:t xml:space="preserve">é </w:t>
      </w:r>
      <w:r w:rsidR="00661914" w:rsidRPr="000A338D">
        <w:t xml:space="preserve">a que se verifica </w:t>
      </w:r>
      <w:r w:rsidRPr="000A338D">
        <w:t>entre o acesso a serviços de abastecimento e coleta de água e esgoto e a incidência de determinadas doenças</w:t>
      </w:r>
      <w:r w:rsidR="006444F0" w:rsidRPr="000A338D">
        <w:t xml:space="preserve"> (</w:t>
      </w:r>
      <w:r w:rsidR="00AE2850" w:rsidRPr="000A338D">
        <w:t>C</w:t>
      </w:r>
      <w:r w:rsidR="000E08AD" w:rsidRPr="000A338D">
        <w:t>osta</w:t>
      </w:r>
      <w:r w:rsidR="00AE2850" w:rsidRPr="000A338D">
        <w:t>, 2023</w:t>
      </w:r>
      <w:r w:rsidR="006444F0" w:rsidRPr="000A338D">
        <w:t>)</w:t>
      </w:r>
      <w:r w:rsidRPr="000A338D">
        <w:t xml:space="preserve">. Este grupo de doenças é denominado Doenças Relacionadas ao Saneamento Ambiental Inadequado (DRSAI). Entre as doenças frequentemente associadas com a qualidade do SA estão cólera, diarreia, gastroenterite, amebíase, entre outras </w:t>
      </w:r>
      <w:r w:rsidR="006444F0" w:rsidRPr="000A338D">
        <w:t>(</w:t>
      </w:r>
      <w:r w:rsidR="00E60D06" w:rsidRPr="000A338D">
        <w:t xml:space="preserve">Brasil, </w:t>
      </w:r>
      <w:r w:rsidR="006444F0" w:rsidRPr="000A338D">
        <w:t>2010)</w:t>
      </w:r>
      <w:r w:rsidRPr="000A338D">
        <w:t>.</w:t>
      </w:r>
    </w:p>
    <w:p w14:paraId="074C5712" w14:textId="4153AB5E" w:rsidR="007B29AF" w:rsidRPr="000A338D" w:rsidRDefault="007B29AF" w:rsidP="007B29AF">
      <w:r w:rsidRPr="000A338D">
        <w:t>Embora seja um</w:t>
      </w:r>
      <w:r w:rsidR="00661914" w:rsidRPr="000A338D">
        <w:t>a</w:t>
      </w:r>
      <w:r w:rsidRPr="000A338D">
        <w:t xml:space="preserve"> d</w:t>
      </w:r>
      <w:r w:rsidR="00661914" w:rsidRPr="000A338D">
        <w:t>a</w:t>
      </w:r>
      <w:r w:rsidRPr="000A338D">
        <w:t>s mais reconhecid</w:t>
      </w:r>
      <w:r w:rsidR="00661914" w:rsidRPr="000A338D">
        <w:t>a</w:t>
      </w:r>
      <w:r w:rsidRPr="000A338D">
        <w:t>s,</w:t>
      </w:r>
      <w:r w:rsidR="00661914" w:rsidRPr="000A338D">
        <w:t xml:space="preserve"> a relação entre</w:t>
      </w:r>
      <w:r w:rsidRPr="000A338D">
        <w:t xml:space="preserve"> SA </w:t>
      </w:r>
      <w:r w:rsidR="00661914" w:rsidRPr="000A338D">
        <w:t xml:space="preserve">e </w:t>
      </w:r>
      <w:commentRangeStart w:id="70"/>
      <w:r w:rsidRPr="000A338D">
        <w:t>aspectos de</w:t>
      </w:r>
      <w:commentRangeEnd w:id="70"/>
      <w:r w:rsidR="006003E3">
        <w:rPr>
          <w:rStyle w:val="Refdecomentrio"/>
        </w:rPr>
        <w:commentReference w:id="70"/>
      </w:r>
      <w:r w:rsidRPr="000A338D">
        <w:t xml:space="preserve"> saúde não é </w:t>
      </w:r>
      <w:r w:rsidR="00661914" w:rsidRPr="000A338D">
        <w:t>a</w:t>
      </w:r>
      <w:r w:rsidRPr="000A338D">
        <w:t xml:space="preserve"> únic</w:t>
      </w:r>
      <w:r w:rsidR="00661914" w:rsidRPr="000A338D">
        <w:t>a</w:t>
      </w:r>
      <w:r w:rsidRPr="000A338D">
        <w:t>. Estudos relacionam a melhoria de SA a melhorias na frequência escolar, redução da presença de animais como ratos e baratas e até no desenvolvimento cognitivo da população atendida por essas melhorias (</w:t>
      </w:r>
      <w:proofErr w:type="spellStart"/>
      <w:r w:rsidR="00E60D06" w:rsidRPr="000A338D">
        <w:t>Scriptore</w:t>
      </w:r>
      <w:proofErr w:type="spellEnd"/>
      <w:r w:rsidR="00E60D06" w:rsidRPr="000A338D">
        <w:t xml:space="preserve">, 2016; Pearson; </w:t>
      </w:r>
      <w:proofErr w:type="spellStart"/>
      <w:r w:rsidR="00E60D06" w:rsidRPr="000A338D">
        <w:t>Mcphedran</w:t>
      </w:r>
      <w:proofErr w:type="spellEnd"/>
      <w:r w:rsidR="00E60D06" w:rsidRPr="000A338D">
        <w:t xml:space="preserve">, 2008; </w:t>
      </w:r>
      <w:proofErr w:type="spellStart"/>
      <w:r w:rsidR="00E60D06" w:rsidRPr="000A338D">
        <w:t>Orgill</w:t>
      </w:r>
      <w:proofErr w:type="spellEnd"/>
      <w:r w:rsidR="00E60D06" w:rsidRPr="000A338D">
        <w:t xml:space="preserve">-Meyer; </w:t>
      </w:r>
      <w:proofErr w:type="spellStart"/>
      <w:r w:rsidR="00E60D06" w:rsidRPr="000A338D">
        <w:t>Pattanayak</w:t>
      </w:r>
      <w:proofErr w:type="spellEnd"/>
      <w:r w:rsidR="00E60D06" w:rsidRPr="000A338D">
        <w:t xml:space="preserve">, </w:t>
      </w:r>
      <w:r w:rsidRPr="000A338D">
        <w:t>2019).</w:t>
      </w:r>
    </w:p>
    <w:p w14:paraId="3AD4D287" w14:textId="7FFD67AE" w:rsidR="007B29AF" w:rsidRPr="000A338D" w:rsidRDefault="007B29AF" w:rsidP="007B29AF">
      <w:pPr>
        <w:contextualSpacing/>
      </w:pPr>
      <w:r w:rsidRPr="000A338D">
        <w:t>O acesso ao SA, consequentemente aos seus benefícios, é extremamente desigual</w:t>
      </w:r>
      <w:r w:rsidR="00EE07DE" w:rsidRPr="000A338D">
        <w:t xml:space="preserve"> no Brasil</w:t>
      </w:r>
      <w:r w:rsidRPr="000A338D">
        <w:t>, de modo que “o acesso das camadas mais pobres da população é ainda muito abaixo daquele usufruído pelos mais ricos</w:t>
      </w:r>
      <w:r w:rsidR="006444F0" w:rsidRPr="000A338D">
        <w:t>”</w:t>
      </w:r>
      <w:r w:rsidRPr="000A338D">
        <w:t xml:space="preserve"> (</w:t>
      </w:r>
      <w:r w:rsidR="00E60D06" w:rsidRPr="000A338D">
        <w:t>Mendonça; Motta, 2007</w:t>
      </w:r>
      <w:r w:rsidRPr="000A338D">
        <w:t>, p. 17). Essa desigualdade alimenta um ciclo vicioso: a vulnerabilidade socioeconômica expõe parte da população à falta de SA adequado, o que, por sua vez, aumenta os riscos à saúde, à educação e a outros fatores que reforçam a própria vulnerabilidade socioeconômica dessas famílias.</w:t>
      </w:r>
    </w:p>
    <w:p w14:paraId="5D95B28A" w14:textId="3A39B5E6" w:rsidR="007B29AF" w:rsidRPr="000A338D" w:rsidRDefault="007B29AF" w:rsidP="006444F0">
      <w:pPr>
        <w:contextualSpacing/>
      </w:pPr>
      <w:proofErr w:type="spellStart"/>
      <w:r w:rsidRPr="000A338D">
        <w:t>Secchi</w:t>
      </w:r>
      <w:proofErr w:type="spellEnd"/>
      <w:r w:rsidRPr="000A338D">
        <w:t xml:space="preserve"> (2020) aponta para a possibilidade da existência de uma diferença entre o </w:t>
      </w:r>
      <w:r w:rsidRPr="000A338D">
        <w:rPr>
          <w:i/>
          <w:iCs/>
        </w:rPr>
        <w:t>status quo</w:t>
      </w:r>
      <w:r w:rsidRPr="000A338D">
        <w:t xml:space="preserve"> e uma situação ideal possível</w:t>
      </w:r>
      <w:r w:rsidR="006444F0" w:rsidRPr="000A338D">
        <w:t xml:space="preserve"> na realidade coletiva</w:t>
      </w:r>
      <w:r w:rsidRPr="000A338D">
        <w:t xml:space="preserve">. No caso do tema aqui discutido, um exemplo de </w:t>
      </w:r>
      <w:r w:rsidRPr="000A338D">
        <w:rPr>
          <w:i/>
          <w:iCs/>
        </w:rPr>
        <w:t>status quo</w:t>
      </w:r>
      <w:r w:rsidRPr="000A338D">
        <w:t xml:space="preserve"> pode ser aquele onde há tanto famílias sem acesso adequado </w:t>
      </w:r>
      <w:r w:rsidR="006444F0" w:rsidRPr="000A338D">
        <w:t xml:space="preserve">a SA </w:t>
      </w:r>
      <w:r w:rsidRPr="000A338D">
        <w:t>quanto pessoas adoecendo por DRSAI</w:t>
      </w:r>
      <w:ins w:id="71" w:author="Usuario" w:date="2025-11-24T09:01:00Z">
        <w:r w:rsidR="00310E87">
          <w:t>.</w:t>
        </w:r>
      </w:ins>
      <w:del w:id="72" w:author="Usuario" w:date="2025-11-24T09:01:00Z">
        <w:r w:rsidR="00310E87" w:rsidDel="00310E87">
          <w:delText>,</w:delText>
        </w:r>
      </w:del>
      <w:r w:rsidRPr="000A338D">
        <w:t xml:space="preserve"> </w:t>
      </w:r>
      <w:ins w:id="73" w:author="Usuario" w:date="2025-11-24T09:01:00Z">
        <w:r w:rsidR="00310E87">
          <w:t>E</w:t>
        </w:r>
      </w:ins>
      <w:del w:id="74" w:author="Usuario" w:date="2025-11-24T09:01:00Z">
        <w:r w:rsidRPr="000A338D" w:rsidDel="00310E87">
          <w:delText>e</w:delText>
        </w:r>
      </w:del>
      <w:r w:rsidRPr="000A338D">
        <w:t xml:space="preserve">nquanto um exemplo de situação ideal é uma em que o acesso ao SA seja universalizado e que a incidência de DRSAI </w:t>
      </w:r>
      <w:r w:rsidR="008907F3" w:rsidRPr="000A338D">
        <w:t>seja erradicada</w:t>
      </w:r>
      <w:r w:rsidRPr="000A338D">
        <w:t xml:space="preserve"> da</w:t>
      </w:r>
      <w:r w:rsidR="008907F3" w:rsidRPr="000A338D">
        <w:t xml:space="preserve"> vida das</w:t>
      </w:r>
      <w:r w:rsidRPr="000A338D">
        <w:t xml:space="preserve"> famílias.</w:t>
      </w:r>
    </w:p>
    <w:p w14:paraId="3F1A7B15" w14:textId="006E5CE3" w:rsidR="007B29AF" w:rsidRPr="000A338D" w:rsidRDefault="007B29AF" w:rsidP="006444F0">
      <w:pPr>
        <w:contextualSpacing/>
      </w:pPr>
      <w:r w:rsidRPr="000A338D">
        <w:t xml:space="preserve">A diferença entre </w:t>
      </w:r>
      <w:r w:rsidRPr="000A338D">
        <w:rPr>
          <w:i/>
          <w:iCs/>
        </w:rPr>
        <w:t>status quo</w:t>
      </w:r>
      <w:r w:rsidRPr="000A338D">
        <w:t xml:space="preserve"> e situação ideal pode ser usada</w:t>
      </w:r>
      <w:r w:rsidR="004868DE" w:rsidRPr="000A338D">
        <w:t xml:space="preserve"> </w:t>
      </w:r>
      <w:r w:rsidRPr="000A338D">
        <w:t>como elemento didático para expressar o sentido do termo Problema Público</w:t>
      </w:r>
      <w:del w:id="75" w:author="Usuario" w:date="2025-11-24T09:02:00Z">
        <w:r w:rsidRPr="000A338D" w:rsidDel="00310E87">
          <w:delText>,</w:delText>
        </w:r>
      </w:del>
      <w:ins w:id="76" w:author="Usuario" w:date="2025-11-24T09:02:00Z">
        <w:r w:rsidR="00310E87">
          <w:t>.</w:t>
        </w:r>
      </w:ins>
      <w:r w:rsidRPr="000A338D">
        <w:t xml:space="preserve"> </w:t>
      </w:r>
      <w:ins w:id="77" w:author="Usuario" w:date="2025-11-24T09:02:00Z">
        <w:r w:rsidR="00310E87">
          <w:t>Es</w:t>
        </w:r>
      </w:ins>
      <w:ins w:id="78" w:author="Usuario" w:date="2025-11-24T09:03:00Z">
        <w:r w:rsidR="00310E87">
          <w:t xml:space="preserve">se </w:t>
        </w:r>
      </w:ins>
      <w:del w:id="79" w:author="Usuario" w:date="2025-11-24T09:02:00Z">
        <w:r w:rsidRPr="000A338D" w:rsidDel="00310E87">
          <w:delText>que</w:delText>
        </w:r>
      </w:del>
      <w:r w:rsidRPr="000A338D">
        <w:t xml:space="preserve"> é composto por uma série de características, como a de ser um conceito intersubjetivo, representar uma situação coletiva indesejada e representar valores, necessidades e oportunidades não realizadas (</w:t>
      </w:r>
      <w:proofErr w:type="spellStart"/>
      <w:r w:rsidR="00E60D06" w:rsidRPr="000A338D">
        <w:t>Secchi</w:t>
      </w:r>
      <w:proofErr w:type="spellEnd"/>
      <w:r w:rsidR="00E60D06" w:rsidRPr="000A338D">
        <w:t xml:space="preserve">, </w:t>
      </w:r>
      <w:r w:rsidRPr="000A338D">
        <w:t>2020). Essas características servem para descrever tanto o caso da inequação do acesso ao SA, quanto a incidência de DRSAI.</w:t>
      </w:r>
    </w:p>
    <w:p w14:paraId="2F534CE5" w14:textId="495A2303" w:rsidR="007B29AF" w:rsidRPr="000A338D" w:rsidRDefault="004868DE" w:rsidP="006444F0">
      <w:pPr>
        <w:contextualSpacing/>
      </w:pPr>
      <w:r w:rsidRPr="000A338D">
        <w:t>E</w:t>
      </w:r>
      <w:r w:rsidR="007B29AF" w:rsidRPr="000A338D">
        <w:t xml:space="preserve">stes </w:t>
      </w:r>
      <w:r w:rsidR="006444F0" w:rsidRPr="000A338D">
        <w:t>p</w:t>
      </w:r>
      <w:r w:rsidR="007B29AF" w:rsidRPr="000A338D">
        <w:t xml:space="preserve">roblemas </w:t>
      </w:r>
      <w:r w:rsidR="006444F0" w:rsidRPr="000A338D">
        <w:t>p</w:t>
      </w:r>
      <w:r w:rsidR="007B29AF" w:rsidRPr="000A338D">
        <w:t>úblicos não podem ser solucionados individualmente pelas pessoas afetadas, mas requerer</w:t>
      </w:r>
      <w:r w:rsidR="009778AD" w:rsidRPr="000A338D">
        <w:t>em</w:t>
      </w:r>
      <w:r w:rsidR="007B29AF" w:rsidRPr="000A338D">
        <w:t xml:space="preserve"> ação coletiva organizada, normalmente em forma de ação do Estado. As ações sistemáticas que o Estado decide ou não colocar em prática com o objetivo de resolver estes Problemas Públicos </w:t>
      </w:r>
      <w:r w:rsidRPr="000A338D">
        <w:t>é o que podemos chamar de</w:t>
      </w:r>
      <w:r w:rsidR="007B29AF" w:rsidRPr="000A338D">
        <w:t xml:space="preserve"> </w:t>
      </w:r>
      <w:r w:rsidRPr="000A338D">
        <w:t>P</w:t>
      </w:r>
      <w:r w:rsidR="007B29AF" w:rsidRPr="000A338D">
        <w:t xml:space="preserve">olíticas </w:t>
      </w:r>
      <w:r w:rsidRPr="000A338D">
        <w:t>P</w:t>
      </w:r>
      <w:r w:rsidR="007B29AF" w:rsidRPr="000A338D">
        <w:t>úblicas (</w:t>
      </w:r>
      <w:proofErr w:type="spellStart"/>
      <w:r w:rsidR="00E60D06" w:rsidRPr="000A338D">
        <w:t>Secchi</w:t>
      </w:r>
      <w:proofErr w:type="spellEnd"/>
      <w:r w:rsidR="00E60D06" w:rsidRPr="000A338D">
        <w:t xml:space="preserve">, 2020; </w:t>
      </w:r>
      <w:proofErr w:type="spellStart"/>
      <w:r w:rsidR="00E60D06" w:rsidRPr="000A338D">
        <w:t>Dye</w:t>
      </w:r>
      <w:proofErr w:type="spellEnd"/>
      <w:r w:rsidR="00E60D06" w:rsidRPr="000A338D">
        <w:t>, 2017).</w:t>
      </w:r>
    </w:p>
    <w:p w14:paraId="36B2B95D" w14:textId="77777777" w:rsidR="00E60D06" w:rsidRPr="000A338D" w:rsidRDefault="00E60D06" w:rsidP="00E60D06">
      <w:pPr>
        <w:ind w:firstLine="0"/>
        <w:contextualSpacing/>
      </w:pPr>
    </w:p>
    <w:p w14:paraId="73FCFB64" w14:textId="6FB98795" w:rsidR="007B29AF" w:rsidRPr="000A338D" w:rsidRDefault="007B29AF" w:rsidP="00E60D06">
      <w:pPr>
        <w:spacing w:line="240" w:lineRule="auto"/>
        <w:ind w:left="2268" w:firstLine="0"/>
        <w:contextualSpacing/>
        <w:rPr>
          <w:sz w:val="20"/>
          <w:szCs w:val="20"/>
        </w:rPr>
      </w:pPr>
      <w:r w:rsidRPr="000A338D">
        <w:rPr>
          <w:sz w:val="20"/>
          <w:szCs w:val="20"/>
        </w:rPr>
        <w:t>O problema público está para a doença, assim como a política pública está para o tratamento. Metaforicamente, a doença (problema público) precisa ser diagnosticada, para então ser dada uma prescrição médica de tratamento (política pública), que pode ser um remédio, uma dieta, exercícios físicos, cirurgia, tratamento psicológico, entre outros (ins</w:t>
      </w:r>
      <w:r w:rsidR="00E60D06" w:rsidRPr="000A338D">
        <w:rPr>
          <w:sz w:val="20"/>
          <w:szCs w:val="20"/>
        </w:rPr>
        <w:t xml:space="preserve">trumentos de política pública) </w:t>
      </w:r>
      <w:r w:rsidRPr="000A338D">
        <w:rPr>
          <w:sz w:val="20"/>
          <w:szCs w:val="20"/>
        </w:rPr>
        <w:t>(</w:t>
      </w:r>
      <w:proofErr w:type="spellStart"/>
      <w:r w:rsidR="005F6241" w:rsidRPr="000A338D">
        <w:rPr>
          <w:sz w:val="20"/>
          <w:szCs w:val="20"/>
        </w:rPr>
        <w:t>Secchi</w:t>
      </w:r>
      <w:proofErr w:type="spellEnd"/>
      <w:r w:rsidR="005F6241" w:rsidRPr="000A338D">
        <w:rPr>
          <w:sz w:val="20"/>
          <w:szCs w:val="20"/>
        </w:rPr>
        <w:t xml:space="preserve">, </w:t>
      </w:r>
      <w:r w:rsidRPr="000A338D">
        <w:rPr>
          <w:sz w:val="20"/>
          <w:szCs w:val="20"/>
        </w:rPr>
        <w:t>2020, p. 19)</w:t>
      </w:r>
      <w:r w:rsidR="006444F0" w:rsidRPr="000A338D">
        <w:rPr>
          <w:sz w:val="20"/>
          <w:szCs w:val="20"/>
        </w:rPr>
        <w:t>.</w:t>
      </w:r>
    </w:p>
    <w:p w14:paraId="68E3D451" w14:textId="77777777" w:rsidR="00E60D06" w:rsidRPr="000A338D" w:rsidRDefault="00E60D06" w:rsidP="00E60D06">
      <w:pPr>
        <w:ind w:firstLine="0"/>
        <w:contextualSpacing/>
        <w:rPr>
          <w:sz w:val="20"/>
          <w:szCs w:val="20"/>
        </w:rPr>
      </w:pPr>
    </w:p>
    <w:p w14:paraId="3614440E" w14:textId="52EAE69E" w:rsidR="007B29AF" w:rsidRPr="000A338D" w:rsidRDefault="007B29AF" w:rsidP="006444F0">
      <w:pPr>
        <w:contextualSpacing/>
      </w:pPr>
      <w:r w:rsidRPr="000A338D">
        <w:t>No Brasil, não apenas o Estado reconhece os aspectos de saúde e de SA aqui citados como problemas públicos, como estabelece políticas públicas para sua superação (</w:t>
      </w:r>
      <w:r w:rsidR="00E60D06" w:rsidRPr="000A338D">
        <w:t>Mendonça; Motta, 2007</w:t>
      </w:r>
      <w:r w:rsidRPr="000A338D">
        <w:t xml:space="preserve">). Apesar deste reconhecimento e de avanços recentes nestes campos, ainda permanece no país a distância entre o </w:t>
      </w:r>
      <w:r w:rsidRPr="000A338D">
        <w:rPr>
          <w:i/>
          <w:iCs/>
        </w:rPr>
        <w:t>status quo</w:t>
      </w:r>
      <w:r w:rsidRPr="000A338D">
        <w:t xml:space="preserve"> de SA inadequado e risco de adoecimento para muitas famílias e uma situação ideal na qual isso não aconteceria (</w:t>
      </w:r>
      <w:r w:rsidR="00E60D06" w:rsidRPr="000A338D">
        <w:t xml:space="preserve">Ipea, </w:t>
      </w:r>
      <w:r w:rsidRPr="000A338D">
        <w:t>2024).</w:t>
      </w:r>
    </w:p>
    <w:p w14:paraId="4F31C912" w14:textId="14A61544" w:rsidR="007B29AF" w:rsidRPr="000A338D" w:rsidRDefault="007B29AF" w:rsidP="006444F0">
      <w:pPr>
        <w:contextualSpacing/>
      </w:pPr>
      <w:r w:rsidRPr="000A338D">
        <w:t xml:space="preserve">Isso se dá pelo fato de que, embora o reconhecimento do Estado seja importante para a resolução de um problema público, só isso não basta. Entre a ação intencional do Estado e </w:t>
      </w:r>
      <w:r w:rsidR="006444F0" w:rsidRPr="000A338D">
        <w:t>a solução do problema público</w:t>
      </w:r>
      <w:r w:rsidRPr="000A338D">
        <w:t>, há uma série de fatores que podem influenciar o cumprimento ou não dos objetivos, sendo necessário que este tenha uma série de capacidades estatais para superar eventuais desafios e cumprir suas políticas (</w:t>
      </w:r>
      <w:r w:rsidR="00E60D06" w:rsidRPr="000A338D">
        <w:t xml:space="preserve">Souza; </w:t>
      </w:r>
      <w:proofErr w:type="spellStart"/>
      <w:r w:rsidR="00E60D06" w:rsidRPr="000A338D">
        <w:t>Fontanelli</w:t>
      </w:r>
      <w:proofErr w:type="spellEnd"/>
      <w:r w:rsidR="00E60D06" w:rsidRPr="000A338D">
        <w:t xml:space="preserve">, </w:t>
      </w:r>
      <w:r w:rsidRPr="000A338D">
        <w:t>2020).</w:t>
      </w:r>
    </w:p>
    <w:p w14:paraId="2746CDEB" w14:textId="17F94EBF" w:rsidR="007B29AF" w:rsidRPr="000A338D" w:rsidRDefault="007B29AF" w:rsidP="007B29AF">
      <w:pPr>
        <w:contextualSpacing/>
      </w:pPr>
      <w:r w:rsidRPr="000A338D">
        <w:t>Entre estas capacidades, estão as de instituir e cobrar tributos, impor a lei e a ordem, formular e implementar políticas públicas, alcançar interesses nacionais, dirigir o desenvolvimento socioeconômico, entre outras, a depender d</w:t>
      </w:r>
      <w:r w:rsidR="006444F0" w:rsidRPr="000A338D">
        <w:t xml:space="preserve">o objeto a ser alcançado </w:t>
      </w:r>
      <w:r w:rsidRPr="000A338D">
        <w:t>e do obstáculo a ser superado (</w:t>
      </w:r>
      <w:r w:rsidR="00E60D06" w:rsidRPr="000A338D">
        <w:t xml:space="preserve">Souza; </w:t>
      </w:r>
      <w:proofErr w:type="spellStart"/>
      <w:r w:rsidR="00E60D06" w:rsidRPr="000A338D">
        <w:t>Fontanelli</w:t>
      </w:r>
      <w:proofErr w:type="spellEnd"/>
      <w:r w:rsidR="00E60D06" w:rsidRPr="000A338D">
        <w:t xml:space="preserve">, </w:t>
      </w:r>
      <w:r w:rsidRPr="000A338D">
        <w:t xml:space="preserve">2020). No caso de políticas públicas de DRSAI, um obstáculo importante é </w:t>
      </w:r>
      <w:r w:rsidR="00B665DD" w:rsidRPr="000A338D">
        <w:t xml:space="preserve">o de </w:t>
      </w:r>
      <w:r w:rsidRPr="000A338D">
        <w:t>que a incidência destas doenças só pode ser afetada indiretamente</w:t>
      </w:r>
      <w:r w:rsidR="009760AD" w:rsidRPr="000A338D">
        <w:t xml:space="preserve">, não pode ser </w:t>
      </w:r>
      <w:r w:rsidR="00B665DD" w:rsidRPr="000A338D">
        <w:t>reduzida</w:t>
      </w:r>
      <w:r w:rsidR="009760AD" w:rsidRPr="000A338D">
        <w:t xml:space="preserve"> diretamente com uma decisão simples e a assinatura de um papel</w:t>
      </w:r>
      <w:r w:rsidR="00B665DD" w:rsidRPr="000A338D">
        <w:t xml:space="preserve">. Ou seja, é </w:t>
      </w:r>
      <w:r w:rsidRPr="000A338D">
        <w:t>necessário entender os elementos que a causam e como isso ocorre para encontrar pontos</w:t>
      </w:r>
      <w:r w:rsidR="00B665DD" w:rsidRPr="000A338D">
        <w:t xml:space="preserve"> em que</w:t>
      </w:r>
      <w:r w:rsidRPr="000A338D">
        <w:t xml:space="preserve"> pode ser possível influir.</w:t>
      </w:r>
    </w:p>
    <w:p w14:paraId="2988D341" w14:textId="4C53640F" w:rsidR="007B29AF" w:rsidRPr="000A338D" w:rsidRDefault="007B29AF" w:rsidP="007B29AF">
      <w:pPr>
        <w:contextualSpacing/>
      </w:pPr>
      <w:r w:rsidRPr="000A338D">
        <w:t xml:space="preserve">O que dificulta esta tarefa é que, no caso de políticas públicas como estas, a própria forma como essa diversidade de elementos interage para gerar os resultados públicos é não linear e varia no tempo, </w:t>
      </w:r>
      <w:r w:rsidR="00C568A1" w:rsidRPr="000A338D">
        <w:t>o que as caracteriza</w:t>
      </w:r>
      <w:r w:rsidRPr="000A338D">
        <w:t xml:space="preserve"> como um sistema dinâmico complexo (</w:t>
      </w:r>
      <w:proofErr w:type="spellStart"/>
      <w:r w:rsidR="00E60D06" w:rsidRPr="000A338D">
        <w:t>Morçöl</w:t>
      </w:r>
      <w:proofErr w:type="spellEnd"/>
      <w:r w:rsidR="00E60D06" w:rsidRPr="000A338D">
        <w:t xml:space="preserve">, </w:t>
      </w:r>
      <w:r w:rsidRPr="000A338D">
        <w:t xml:space="preserve">2012). Além do SA, </w:t>
      </w:r>
      <w:r w:rsidR="00C568A1" w:rsidRPr="000A338D">
        <w:t>muitos</w:t>
      </w:r>
      <w:r w:rsidRPr="000A338D">
        <w:t xml:space="preserve"> outros fatores podem impactar a incidência destas doenças, como o nível educacional e de renda familiar, a higiene doméstica e pessoal, o ambiente físico, as características socioeconômicas, a urbanização, a densidade demográfica e precariedade de serviços públicos (</w:t>
      </w:r>
      <w:r w:rsidR="00E60D06" w:rsidRPr="000A338D">
        <w:t xml:space="preserve">Santos, 2006; Varela, </w:t>
      </w:r>
      <w:r w:rsidRPr="000A338D">
        <w:t>2022).</w:t>
      </w:r>
    </w:p>
    <w:p w14:paraId="1DDFD345" w14:textId="77777777" w:rsidR="006444F0" w:rsidRPr="000A338D" w:rsidRDefault="006444F0" w:rsidP="007B29AF">
      <w:pPr>
        <w:contextualSpacing/>
      </w:pPr>
    </w:p>
    <w:p w14:paraId="2C32E9C4" w14:textId="429BED78" w:rsidR="007B29AF" w:rsidRPr="000A338D" w:rsidRDefault="007B29AF" w:rsidP="00E60D06">
      <w:pPr>
        <w:spacing w:line="240" w:lineRule="auto"/>
        <w:ind w:left="2268" w:firstLine="0"/>
        <w:contextualSpacing/>
        <w:rPr>
          <w:sz w:val="20"/>
          <w:szCs w:val="20"/>
          <w:lang w:val="en-US"/>
        </w:rPr>
      </w:pPr>
      <w:r w:rsidRPr="000A338D">
        <w:rPr>
          <w:i/>
          <w:iCs/>
          <w:sz w:val="20"/>
          <w:szCs w:val="20"/>
          <w:lang w:val="en-US"/>
        </w:rPr>
        <w:t>I propose the following definition of public policy from a complexity theory perspective: Public policy is an emergent, self-organizational, and dynamic complex system. The relations among the actors of this complex system are nonlinear and its relations with its elements and with other systems are coevolutionary</w:t>
      </w:r>
      <w:r w:rsidRPr="000A338D">
        <w:rPr>
          <w:sz w:val="20"/>
          <w:szCs w:val="20"/>
          <w:lang w:val="en-US"/>
        </w:rPr>
        <w:t xml:space="preserve"> (</w:t>
      </w:r>
      <w:proofErr w:type="spellStart"/>
      <w:r w:rsidR="00120AB8" w:rsidRPr="000A338D">
        <w:rPr>
          <w:sz w:val="20"/>
          <w:szCs w:val="20"/>
          <w:lang w:val="en-US"/>
        </w:rPr>
        <w:t>Morçöl</w:t>
      </w:r>
      <w:proofErr w:type="spellEnd"/>
      <w:r w:rsidR="00120AB8" w:rsidRPr="000A338D">
        <w:rPr>
          <w:sz w:val="20"/>
          <w:szCs w:val="20"/>
          <w:lang w:val="en-US"/>
        </w:rPr>
        <w:t xml:space="preserve">, </w:t>
      </w:r>
      <w:r w:rsidRPr="000A338D">
        <w:rPr>
          <w:sz w:val="20"/>
          <w:szCs w:val="20"/>
          <w:lang w:val="en-US"/>
        </w:rPr>
        <w:t>2012, p. 19).</w:t>
      </w:r>
    </w:p>
    <w:p w14:paraId="48BA1331" w14:textId="77777777" w:rsidR="00E60D06" w:rsidRPr="000A338D" w:rsidRDefault="00E60D06" w:rsidP="006444F0">
      <w:pPr>
        <w:ind w:left="2268" w:firstLine="0"/>
        <w:contextualSpacing/>
        <w:rPr>
          <w:sz w:val="20"/>
          <w:szCs w:val="20"/>
          <w:lang w:val="en-US"/>
        </w:rPr>
      </w:pPr>
    </w:p>
    <w:p w14:paraId="5E4C4401" w14:textId="661C28BC" w:rsidR="007B29AF" w:rsidRPr="000A338D" w:rsidRDefault="007B29AF" w:rsidP="007B29AF">
      <w:pPr>
        <w:contextualSpacing/>
      </w:pPr>
      <w:r w:rsidRPr="000A338D">
        <w:t>Dentre as capacidades necessárias para superar estes desafios e cumprir estes objetivos está a de capturar de forma tangível</w:t>
      </w:r>
      <w:r w:rsidR="00294E78" w:rsidRPr="000A338D">
        <w:t xml:space="preserve"> os</w:t>
      </w:r>
      <w:r w:rsidRPr="000A338D">
        <w:t xml:space="preserve"> aspectos intangíveis da realidade que sirvam para diagnosticar e quantificar problemas, formular e priorizar soluções e/ou acompanhar evoluções e avaliar resultados. Essas representações funcionais de aspectos da realidade também podem ser chamadas de </w:t>
      </w:r>
      <w:r w:rsidR="006444F0" w:rsidRPr="000A338D">
        <w:t>i</w:t>
      </w:r>
      <w:r w:rsidRPr="000A338D">
        <w:t xml:space="preserve">ndicadores </w:t>
      </w:r>
      <w:r w:rsidR="006444F0" w:rsidRPr="000A338D">
        <w:t>s</w:t>
      </w:r>
      <w:r w:rsidRPr="000A338D">
        <w:t>ociais (</w:t>
      </w:r>
      <w:proofErr w:type="spellStart"/>
      <w:r w:rsidR="00E60D06" w:rsidRPr="000A338D">
        <w:t>Jannuzzi</w:t>
      </w:r>
      <w:proofErr w:type="spellEnd"/>
      <w:r w:rsidR="00E60D06" w:rsidRPr="000A338D">
        <w:t>, 2017</w:t>
      </w:r>
      <w:r w:rsidRPr="000A338D">
        <w:t>).</w:t>
      </w:r>
    </w:p>
    <w:p w14:paraId="60215DA5" w14:textId="77777777" w:rsidR="006444F0" w:rsidRPr="000A338D" w:rsidRDefault="006444F0" w:rsidP="007B29AF">
      <w:pPr>
        <w:contextualSpacing/>
      </w:pPr>
    </w:p>
    <w:p w14:paraId="6114C999" w14:textId="06CCABBB" w:rsidR="007B29AF" w:rsidRPr="000A338D" w:rsidRDefault="007B29AF" w:rsidP="00E60D06">
      <w:pPr>
        <w:spacing w:line="240" w:lineRule="auto"/>
        <w:ind w:left="2268" w:firstLine="0"/>
        <w:contextualSpacing/>
        <w:rPr>
          <w:sz w:val="20"/>
          <w:szCs w:val="20"/>
        </w:rPr>
      </w:pPr>
      <w:r w:rsidRPr="000A338D">
        <w:rPr>
          <w:sz w:val="20"/>
          <w:szCs w:val="20"/>
        </w:rPr>
        <w:t>Os indicadores sociais se prestam a subsidiar as atividades de planejamento público e formulação de políticas sociais nas diferentes esferas de governo, possibilitam o monitoramento das condições de vida e bem-estar da população por parte do poder público e sociedade civil e permitem aprofundamento da investigação acadêmica sobre a mudança social e sobre os determinantes d</w:t>
      </w:r>
      <w:r w:rsidR="00E60D06" w:rsidRPr="000A338D">
        <w:rPr>
          <w:sz w:val="20"/>
          <w:szCs w:val="20"/>
        </w:rPr>
        <w:t>os diferentes fenômenos sociais</w:t>
      </w:r>
      <w:r w:rsidRPr="000A338D">
        <w:rPr>
          <w:sz w:val="20"/>
          <w:szCs w:val="20"/>
        </w:rPr>
        <w:t xml:space="preserve"> (</w:t>
      </w:r>
      <w:proofErr w:type="spellStart"/>
      <w:r w:rsidR="00120AB8" w:rsidRPr="000A338D">
        <w:rPr>
          <w:sz w:val="20"/>
          <w:szCs w:val="20"/>
        </w:rPr>
        <w:t>Jannuzzi</w:t>
      </w:r>
      <w:proofErr w:type="spellEnd"/>
      <w:r w:rsidR="00120AB8" w:rsidRPr="000A338D">
        <w:rPr>
          <w:sz w:val="20"/>
          <w:szCs w:val="20"/>
        </w:rPr>
        <w:t xml:space="preserve">, </w:t>
      </w:r>
      <w:r w:rsidRPr="000A338D">
        <w:rPr>
          <w:sz w:val="20"/>
          <w:szCs w:val="20"/>
        </w:rPr>
        <w:t>2017, p. 15).</w:t>
      </w:r>
    </w:p>
    <w:p w14:paraId="529CC7F1" w14:textId="77777777" w:rsidR="00E60D06" w:rsidRPr="000A338D" w:rsidRDefault="00E60D06" w:rsidP="007B29AF">
      <w:pPr>
        <w:contextualSpacing/>
      </w:pPr>
    </w:p>
    <w:p w14:paraId="4F239F7E" w14:textId="3678C7FB" w:rsidR="007B29AF" w:rsidRPr="000A338D" w:rsidRDefault="007B29AF" w:rsidP="007B29AF">
      <w:pPr>
        <w:contextualSpacing/>
      </w:pPr>
      <w:r w:rsidRPr="000A338D">
        <w:t>No Brasil, há sistemas de informações acessíveis publicamente tanto para SA quanto para DRSAI, que ajudam a capturar esta realidade e compreender os mecanismos envolvidos nesta dinâmica. O Sistema Nacional de Informações em Saneamento Básico (SNIS) compila, padroniza e disponibiliza informações sobre abastecimento de água, coleta de esgoto e resíduos sólidos para os municípios brasileiros.</w:t>
      </w:r>
    </w:p>
    <w:p w14:paraId="6549EB44" w14:textId="51B916A2" w:rsidR="007B29AF" w:rsidRPr="000A338D" w:rsidRDefault="007B29AF" w:rsidP="008032AC">
      <w:pPr>
        <w:contextualSpacing/>
      </w:pPr>
      <w:r w:rsidRPr="000A338D">
        <w:t xml:space="preserve">Já para informações de saúde, o acesso a dados públicos é feito via o DATASUS, onde são disponibilizadas informações </w:t>
      </w:r>
      <w:commentRangeStart w:id="80"/>
      <w:r w:rsidRPr="000A338D">
        <w:t>desagregáveis</w:t>
      </w:r>
      <w:commentRangeEnd w:id="80"/>
      <w:r w:rsidR="00310E87">
        <w:rPr>
          <w:rStyle w:val="Refdecomentrio"/>
        </w:rPr>
        <w:commentReference w:id="80"/>
      </w:r>
      <w:r w:rsidRPr="000A338D">
        <w:t xml:space="preserve"> sobre morbidades em todo o Brasil, incluindo números de internações e óbitos por doenças como dengue, leptospirose, hanseníase e outras incluídas na categoria DRSAI. </w:t>
      </w:r>
      <w:commentRangeStart w:id="81"/>
      <w:r w:rsidRPr="000A338D">
        <w:t xml:space="preserve">Dentre os achados </w:t>
      </w:r>
      <w:r w:rsidR="008032AC" w:rsidRPr="000A338D">
        <w:t xml:space="preserve">permitidos por informações de SA e DRSAI </w:t>
      </w:r>
      <w:r w:rsidRPr="000A338D">
        <w:t xml:space="preserve">com estes conhecimentos, nesta tese destacam-se </w:t>
      </w:r>
      <w:r w:rsidR="00B05A97" w:rsidRPr="000A338D">
        <w:t>três</w:t>
      </w:r>
      <w:r w:rsidRPr="000A338D">
        <w:t xml:space="preserve"> para contextualiza</w:t>
      </w:r>
      <w:r w:rsidR="008032AC" w:rsidRPr="000A338D">
        <w:t>ção</w:t>
      </w:r>
      <w:r w:rsidRPr="000A338D">
        <w:t>:</w:t>
      </w:r>
      <w:commentRangeEnd w:id="81"/>
      <w:r w:rsidR="00DF7C54">
        <w:rPr>
          <w:rStyle w:val="Refdecomentrio"/>
        </w:rPr>
        <w:commentReference w:id="81"/>
      </w:r>
    </w:p>
    <w:p w14:paraId="5FD36A71" w14:textId="5CEF8413" w:rsidR="007B29AF" w:rsidRPr="000A338D" w:rsidRDefault="007B29AF" w:rsidP="007B29AF">
      <w:pPr>
        <w:contextualSpacing/>
      </w:pPr>
      <w:r w:rsidRPr="000A338D">
        <w:t xml:space="preserve">1. </w:t>
      </w:r>
      <w:r w:rsidR="00B05A97" w:rsidRPr="000A338D">
        <w:t>Quando</w:t>
      </w:r>
      <w:r w:rsidRPr="000A338D">
        <w:t xml:space="preserve"> indicadores sociais representativos do </w:t>
      </w:r>
      <w:r w:rsidRPr="000A338D">
        <w:rPr>
          <w:i/>
          <w:iCs/>
        </w:rPr>
        <w:t>status quo</w:t>
      </w:r>
      <w:r w:rsidRPr="000A338D">
        <w:t xml:space="preserve"> em SA se move</w:t>
      </w:r>
      <w:r w:rsidR="00F803F1" w:rsidRPr="000A338D">
        <w:t>m</w:t>
      </w:r>
      <w:r w:rsidRPr="000A338D">
        <w:t xml:space="preserve"> ao longo do tempo em direção a uma situação ideal, o mesmo </w:t>
      </w:r>
      <w:r w:rsidR="00A96007" w:rsidRPr="000A338D">
        <w:t xml:space="preserve">tende a </w:t>
      </w:r>
      <w:r w:rsidRPr="000A338D">
        <w:t>ocorre</w:t>
      </w:r>
      <w:r w:rsidR="00A96007" w:rsidRPr="000A338D">
        <w:t>r</w:t>
      </w:r>
      <w:r w:rsidRPr="000A338D">
        <w:t xml:space="preserve"> com os indicadores sociais de saúde (</w:t>
      </w:r>
      <w:proofErr w:type="spellStart"/>
      <w:r w:rsidRPr="000A338D">
        <w:t>F</w:t>
      </w:r>
      <w:r w:rsidR="00E60D06" w:rsidRPr="000A338D">
        <w:t>enwick</w:t>
      </w:r>
      <w:proofErr w:type="spellEnd"/>
      <w:r w:rsidRPr="000A338D">
        <w:t xml:space="preserve"> </w:t>
      </w:r>
      <w:r w:rsidR="00E60D06" w:rsidRPr="000A338D">
        <w:rPr>
          <w:i/>
        </w:rPr>
        <w:t>et al.,</w:t>
      </w:r>
      <w:r w:rsidR="00E60D06" w:rsidRPr="000A338D">
        <w:t xml:space="preserve"> 2018; Pearson; </w:t>
      </w:r>
      <w:proofErr w:type="spellStart"/>
      <w:r w:rsidR="00E60D06" w:rsidRPr="000A338D">
        <w:t>Mcphedran</w:t>
      </w:r>
      <w:proofErr w:type="spellEnd"/>
      <w:r w:rsidR="00E60D06" w:rsidRPr="000A338D">
        <w:t>, 2008</w:t>
      </w:r>
      <w:r w:rsidRPr="000A338D">
        <w:t>).</w:t>
      </w:r>
    </w:p>
    <w:p w14:paraId="4CA7499E" w14:textId="4433AEC1" w:rsidR="007B29AF" w:rsidRPr="000A338D" w:rsidRDefault="007B29AF" w:rsidP="007B29AF">
      <w:pPr>
        <w:contextualSpacing/>
      </w:pPr>
      <w:r w:rsidRPr="000A338D">
        <w:t xml:space="preserve">2. </w:t>
      </w:r>
      <w:r w:rsidR="00294E78" w:rsidRPr="000A338D">
        <w:t xml:space="preserve">Há </w:t>
      </w:r>
      <w:r w:rsidR="00916B8A" w:rsidRPr="000A338D">
        <w:t xml:space="preserve">o encadeamento de </w:t>
      </w:r>
      <w:r w:rsidR="00294E78" w:rsidRPr="000A338D">
        <w:t xml:space="preserve">fatos e acontecimentos </w:t>
      </w:r>
      <w:commentRangeStart w:id="82"/>
      <w:r w:rsidR="00916B8A" w:rsidRPr="000A338D">
        <w:t>qu</w:t>
      </w:r>
      <w:r w:rsidR="00294E78" w:rsidRPr="000A338D">
        <w:t xml:space="preserve">e </w:t>
      </w:r>
      <w:commentRangeEnd w:id="82"/>
      <w:r w:rsidR="00DF7C54">
        <w:rPr>
          <w:rStyle w:val="Refdecomentrio"/>
        </w:rPr>
        <w:commentReference w:id="82"/>
      </w:r>
      <w:r w:rsidR="00294E78" w:rsidRPr="000A338D">
        <w:t>sustentam que a correlação entre acesso a SA e redução em DRSAI não é espúria ou mera coincidência, mas sim que há uma relação de natureza causal</w:t>
      </w:r>
      <w:r w:rsidR="00916B8A" w:rsidRPr="000A338D">
        <w:t xml:space="preserve"> </w:t>
      </w:r>
      <w:r w:rsidRPr="000A338D">
        <w:t>(</w:t>
      </w:r>
      <w:proofErr w:type="spellStart"/>
      <w:r w:rsidR="00E60D06" w:rsidRPr="000A338D">
        <w:t>Snow</w:t>
      </w:r>
      <w:proofErr w:type="spellEnd"/>
      <w:r w:rsidR="00E60D06" w:rsidRPr="000A338D">
        <w:t xml:space="preserve">, 1856; </w:t>
      </w:r>
      <w:r w:rsidR="00AE2850" w:rsidRPr="000A338D">
        <w:t>C</w:t>
      </w:r>
      <w:r w:rsidR="00294E78" w:rsidRPr="000A338D">
        <w:t>osta</w:t>
      </w:r>
      <w:r w:rsidR="00AE2850" w:rsidRPr="000A338D">
        <w:t>, 2023</w:t>
      </w:r>
      <w:r w:rsidR="00E60D06" w:rsidRPr="000A338D">
        <w:t>).</w:t>
      </w:r>
    </w:p>
    <w:p w14:paraId="08E7A5C0" w14:textId="14672C22" w:rsidR="007B29AF" w:rsidRPr="000A338D" w:rsidRDefault="007B29AF" w:rsidP="007B29AF">
      <w:pPr>
        <w:contextualSpacing/>
      </w:pPr>
      <w:r w:rsidRPr="000A338D">
        <w:t xml:space="preserve">3. Outros fatores, predominantemente </w:t>
      </w:r>
      <w:commentRangeStart w:id="83"/>
      <w:r w:rsidRPr="000A338D">
        <w:t>locais,</w:t>
      </w:r>
      <w:commentRangeEnd w:id="83"/>
      <w:r w:rsidR="00B634BF">
        <w:rPr>
          <w:rStyle w:val="Refdecomentrio"/>
        </w:rPr>
        <w:commentReference w:id="83"/>
      </w:r>
      <w:r w:rsidRPr="000A338D">
        <w:t xml:space="preserve"> também podem exercer importante influência sobre os resultados de DRSAI, inclusive podendo </w:t>
      </w:r>
      <w:r w:rsidR="00A96007" w:rsidRPr="000A338D">
        <w:t>se sobressair</w:t>
      </w:r>
      <w:r w:rsidRPr="000A338D">
        <w:t xml:space="preserve"> </w:t>
      </w:r>
      <w:r w:rsidR="00A96007" w:rsidRPr="000A338D">
        <w:t>a</w:t>
      </w:r>
      <w:r w:rsidRPr="000A338D">
        <w:t>os impactos do acesso ao SA em alguns casos (</w:t>
      </w:r>
      <w:r w:rsidR="00E60D06" w:rsidRPr="000A338D">
        <w:t>Varela, 2022; Santos, 2006).</w:t>
      </w:r>
    </w:p>
    <w:p w14:paraId="41DBE191" w14:textId="30B4DC6E" w:rsidR="007B29AF" w:rsidRPr="000A338D" w:rsidRDefault="007B29AF" w:rsidP="007B29AF">
      <w:pPr>
        <w:contextualSpacing/>
      </w:pPr>
      <w:r w:rsidRPr="000A338D">
        <w:t xml:space="preserve">Os achados 1 e 2 indicam que políticas de SA podem ter resultados em problemas públicos de saúde, enquanto o achado 3 sugere que há limites contextuais a essa correlação. Desta forma, as relações encontradas entre SA, DRSAI e outros fatores são muito úteis em seus próprios contextos físico-temporais, cabendo novos estudos para entender como essa relação se dá em cada caso, sob diferentes perspectivas, e assim orientar as ações de influência nestas realidades e gerar desenvolvimento regional. </w:t>
      </w:r>
    </w:p>
    <w:p w14:paraId="0115D5E4" w14:textId="25792375" w:rsidR="007B29AF" w:rsidRPr="000A338D" w:rsidRDefault="007B29AF" w:rsidP="007B29AF">
      <w:pPr>
        <w:contextualSpacing/>
      </w:pPr>
      <w:r w:rsidRPr="000A338D">
        <w:t xml:space="preserve">Este assunto é relevante para o estado do Paraná, porque assim como ocorre em outros estados brasileiros, a universalização do acesso a SA adequado e a erradicação das DRSAI ainda são desafios a se cumprir. Estudos como os de </w:t>
      </w:r>
      <w:proofErr w:type="spellStart"/>
      <w:r w:rsidRPr="000A338D">
        <w:t>Wolfart</w:t>
      </w:r>
      <w:proofErr w:type="spellEnd"/>
      <w:r w:rsidRPr="000A338D">
        <w:t xml:space="preserve"> (2014), </w:t>
      </w:r>
      <w:proofErr w:type="spellStart"/>
      <w:r w:rsidRPr="000A338D">
        <w:t>Bachstein</w:t>
      </w:r>
      <w:proofErr w:type="spellEnd"/>
      <w:r w:rsidRPr="000A338D">
        <w:t xml:space="preserve"> (2016) e </w:t>
      </w:r>
      <w:proofErr w:type="spellStart"/>
      <w:r w:rsidRPr="000A338D">
        <w:t>Pastre</w:t>
      </w:r>
      <w:proofErr w:type="spellEnd"/>
      <w:r w:rsidRPr="000A338D">
        <w:t xml:space="preserve"> (2023) mostram que</w:t>
      </w:r>
      <w:r w:rsidR="00A96007" w:rsidRPr="000A338D">
        <w:t xml:space="preserve"> </w:t>
      </w:r>
      <w:r w:rsidRPr="000A338D">
        <w:t>ainda há uma distância entre a situação atual e a ideal a ser superada no contexto do estado.</w:t>
      </w:r>
    </w:p>
    <w:p w14:paraId="61F1208D" w14:textId="77777777" w:rsidR="00A96007" w:rsidRPr="000A338D" w:rsidRDefault="007B29AF" w:rsidP="007B29AF">
      <w:pPr>
        <w:contextualSpacing/>
      </w:pPr>
      <w:r w:rsidRPr="000A338D">
        <w:t>Segundo dados do SNIS (2025), no estado do Paraná, o atendimento com rede de água foi de 88,3% em 2010 para 96,1% da população em 2022. Já o atendimento com rede de esgoto foi de 52,8% em 2010 para 76,3% em 2022. Embora tenha havido um avanço na última década, ainda há parte da população sem acesso à água e, principalmente, sem esgoto.</w:t>
      </w:r>
    </w:p>
    <w:p w14:paraId="5189FB41" w14:textId="6B2B0A1C" w:rsidR="007B29AF" w:rsidRPr="000A338D" w:rsidRDefault="007B29AF" w:rsidP="007B29AF">
      <w:pPr>
        <w:contextualSpacing/>
      </w:pPr>
      <w:r w:rsidRPr="000A338D">
        <w:t xml:space="preserve">Para fins de ilustração, o SNIS </w:t>
      </w:r>
      <w:r w:rsidR="00A96007" w:rsidRPr="000A338D">
        <w:t xml:space="preserve">(2025) </w:t>
      </w:r>
      <w:r w:rsidRPr="000A338D">
        <w:t xml:space="preserve">considera que a população total do </w:t>
      </w:r>
      <w:r w:rsidR="00916B8A" w:rsidRPr="000A338D">
        <w:t>P</w:t>
      </w:r>
      <w:r w:rsidRPr="000A338D">
        <w:t xml:space="preserve">araná </w:t>
      </w:r>
      <w:r w:rsidR="00A96007" w:rsidRPr="000A338D">
        <w:t>era</w:t>
      </w:r>
      <w:r w:rsidRPr="000A338D">
        <w:t xml:space="preserve"> de 11.444.380 habitantes</w:t>
      </w:r>
      <w:r w:rsidR="00A96007" w:rsidRPr="000A338D">
        <w:t xml:space="preserve"> em 2022</w:t>
      </w:r>
      <w:r w:rsidRPr="000A338D">
        <w:t xml:space="preserve">, o que significa que os 23,7% da população paranaense sem acesso a este recurso </w:t>
      </w:r>
      <w:r w:rsidR="00A96007" w:rsidRPr="000A338D">
        <w:t xml:space="preserve">podem ser </w:t>
      </w:r>
      <w:r w:rsidRPr="000A338D">
        <w:t>estimad</w:t>
      </w:r>
      <w:r w:rsidR="00A96007" w:rsidRPr="000A338D">
        <w:t>os</w:t>
      </w:r>
      <w:r w:rsidRPr="000A338D">
        <w:t xml:space="preserve"> em cerca de 2.712.318 de pessoas, enquanto os 3,9% sem água representam 446.330 pessoas neste ano.</w:t>
      </w:r>
    </w:p>
    <w:p w14:paraId="74065175" w14:textId="415C15B7" w:rsidR="007B29AF" w:rsidRPr="000A338D" w:rsidRDefault="007B29AF" w:rsidP="007B29AF">
      <w:pPr>
        <w:contextualSpacing/>
      </w:pPr>
      <w:r w:rsidRPr="000A338D">
        <w:t>Por outro lado, só no ano de 2022, foram registrados no Paraná 21.384 internações e 197 óbitos por dengue clássica, 5.222 internações e 56 óbitos por diarreia e gastroenterite, entre outras ocorrências por DRSAI (</w:t>
      </w:r>
      <w:proofErr w:type="spellStart"/>
      <w:r w:rsidR="00E60D06" w:rsidRPr="000A338D">
        <w:t>Datasus</w:t>
      </w:r>
      <w:proofErr w:type="spellEnd"/>
      <w:r w:rsidR="00E60D06" w:rsidRPr="000A338D">
        <w:t xml:space="preserve">, </w:t>
      </w:r>
      <w:r w:rsidRPr="000A338D">
        <w:t>2025).</w:t>
      </w:r>
      <w:r w:rsidR="00942C90" w:rsidRPr="000A338D">
        <w:t xml:space="preserve"> De tal modo</w:t>
      </w:r>
      <w:r w:rsidR="00B05A97" w:rsidRPr="000A338D">
        <w:t>, pode-se perceber que, entre muitos outros, o estado do Paraná possui dois desafios</w:t>
      </w:r>
      <w:r w:rsidRPr="000A338D">
        <w:t>: a ausência de SA adequado</w:t>
      </w:r>
      <w:r w:rsidR="001A69E2" w:rsidRPr="000A338D">
        <w:t>,</w:t>
      </w:r>
      <w:r w:rsidRPr="000A338D">
        <w:t xml:space="preserve"> e riscos de internações e óbitos por DRSAI sobre as famílias.</w:t>
      </w:r>
    </w:p>
    <w:p w14:paraId="20272A07" w14:textId="2007C211" w:rsidR="00D9176D" w:rsidRPr="000A338D" w:rsidRDefault="007B29AF" w:rsidP="007B29AF">
      <w:pPr>
        <w:contextualSpacing/>
      </w:pPr>
      <w:r w:rsidRPr="000A338D">
        <w:t xml:space="preserve">Dependendo do contexto, a </w:t>
      </w:r>
      <w:r w:rsidR="00E344E7" w:rsidRPr="000A338D">
        <w:t>melhoria</w:t>
      </w:r>
      <w:r w:rsidRPr="000A338D">
        <w:t xml:space="preserve"> do SA pode reduzir a incidência da doença ou ter impacto limitado frente a fatores como urbanização, clima e população. Superar estes dois desafios depende da compreensão de como se </w:t>
      </w:r>
      <w:r w:rsidR="00A96007" w:rsidRPr="000A338D">
        <w:t>dá</w:t>
      </w:r>
      <w:r w:rsidRPr="000A338D">
        <w:t xml:space="preserve"> a relação entre eles nos contextos espaço-temporais específicos do estado, em busca de melhor estimar como essa relação deve se dar no futuro. Isso pode </w:t>
      </w:r>
      <w:r w:rsidR="00B05A97" w:rsidRPr="000A338D">
        <w:t>contribuir para</w:t>
      </w:r>
      <w:r w:rsidRPr="000A338D">
        <w:t xml:space="preserve"> </w:t>
      </w:r>
      <w:r w:rsidR="00B05A97" w:rsidRPr="000A338D">
        <w:t>orientar políticas públicas de forma mais eficaz</w:t>
      </w:r>
      <w:r w:rsidRPr="000A338D">
        <w:t>.</w:t>
      </w:r>
    </w:p>
    <w:p w14:paraId="787578CA" w14:textId="77777777" w:rsidR="002A756E" w:rsidRPr="000A338D" w:rsidRDefault="002A756E" w:rsidP="002A756E">
      <w:pPr>
        <w:ind w:firstLine="0"/>
        <w:contextualSpacing/>
      </w:pPr>
    </w:p>
    <w:p w14:paraId="09F3971A" w14:textId="0FDFAA87" w:rsidR="00FF68A7" w:rsidRPr="000A338D" w:rsidRDefault="005A05F2" w:rsidP="00FF68A7">
      <w:pPr>
        <w:pStyle w:val="Ttulo2"/>
      </w:pPr>
      <w:bookmarkStart w:id="84" w:name="_Toc211342485"/>
      <w:r w:rsidRPr="000A338D">
        <w:t>Problema de Pesquisa</w:t>
      </w:r>
      <w:bookmarkEnd w:id="84"/>
    </w:p>
    <w:p w14:paraId="49DF6994" w14:textId="77777777" w:rsidR="00FF68A7" w:rsidRPr="000A338D" w:rsidRDefault="00FF68A7" w:rsidP="00FF68A7"/>
    <w:p w14:paraId="1F40A1ED" w14:textId="6CD4253B" w:rsidR="00A96007" w:rsidRPr="000A338D" w:rsidRDefault="007B29AF" w:rsidP="007B29AF">
      <w:pPr>
        <w:contextualSpacing/>
      </w:pPr>
      <w:r w:rsidRPr="000A338D">
        <w:t xml:space="preserve">Os estudos da relação entre SA e DRSAI em outros contextos </w:t>
      </w:r>
      <w:r w:rsidR="00661914" w:rsidRPr="000A338D">
        <w:t xml:space="preserve">ou escalas territoriais </w:t>
      </w:r>
      <w:r w:rsidRPr="000A338D">
        <w:t xml:space="preserve">ajudam, mas não são suficientes para entender a realidade </w:t>
      </w:r>
      <w:r w:rsidR="00A96007" w:rsidRPr="000A338D">
        <w:t>específica</w:t>
      </w:r>
      <w:r w:rsidRPr="000A338D">
        <w:t xml:space="preserve"> do contexto paranaense</w:t>
      </w:r>
      <w:r w:rsidR="00B2704A" w:rsidRPr="000A338D">
        <w:t>. O</w:t>
      </w:r>
      <w:r w:rsidRPr="000A338D">
        <w:t>s estudos acadêmicos que exploram esta relação para o Paraná são</w:t>
      </w:r>
      <w:r w:rsidR="00DB70A6" w:rsidRPr="000A338D">
        <w:t xml:space="preserve"> escassos e os existentes</w:t>
      </w:r>
      <w:r w:rsidRPr="000A338D">
        <w:t xml:space="preserve"> </w:t>
      </w:r>
      <w:r w:rsidR="00DB70A6" w:rsidRPr="000A338D">
        <w:t xml:space="preserve">são </w:t>
      </w:r>
      <w:r w:rsidRPr="000A338D">
        <w:t>focad</w:t>
      </w:r>
      <w:r w:rsidR="00DB70A6" w:rsidRPr="000A338D">
        <w:t>o</w:t>
      </w:r>
      <w:r w:rsidRPr="000A338D">
        <w:t xml:space="preserve">s em casos de municípios comparados </w:t>
      </w:r>
      <w:r w:rsidR="00A96007" w:rsidRPr="000A338D">
        <w:t>com seu próprio histórico</w:t>
      </w:r>
      <w:r w:rsidR="00E35C9B" w:rsidRPr="000A338D">
        <w:t xml:space="preserve">, </w:t>
      </w:r>
      <w:commentRangeStart w:id="85"/>
      <w:r w:rsidR="00E35C9B" w:rsidRPr="000A338D">
        <w:t xml:space="preserve">como em </w:t>
      </w:r>
      <w:proofErr w:type="spellStart"/>
      <w:r w:rsidR="00E35C9B" w:rsidRPr="000A338D">
        <w:t>Wolfart</w:t>
      </w:r>
      <w:proofErr w:type="spellEnd"/>
      <w:r w:rsidR="00E35C9B" w:rsidRPr="000A338D">
        <w:t xml:space="preserve"> (2014), por exemplo</w:t>
      </w:r>
      <w:commentRangeEnd w:id="85"/>
      <w:r w:rsidR="00DF7C54">
        <w:rPr>
          <w:rStyle w:val="Refdecomentrio"/>
        </w:rPr>
        <w:commentReference w:id="85"/>
      </w:r>
      <w:r w:rsidRPr="000A338D">
        <w:t>.</w:t>
      </w:r>
    </w:p>
    <w:p w14:paraId="2F57E3B5" w14:textId="44E7F72D" w:rsidR="007B29AF" w:rsidRPr="000A338D" w:rsidRDefault="007B29AF" w:rsidP="007B29AF">
      <w:pPr>
        <w:contextualSpacing/>
      </w:pPr>
      <w:r w:rsidRPr="000A338D">
        <w:t>Isso dificulta</w:t>
      </w:r>
      <w:r w:rsidR="00A96007" w:rsidRPr="000A338D">
        <w:t xml:space="preserve"> entender como essa relação se d</w:t>
      </w:r>
      <w:r w:rsidR="00E35C9B" w:rsidRPr="000A338D">
        <w:t xml:space="preserve">á </w:t>
      </w:r>
      <w:r w:rsidR="00A96007" w:rsidRPr="000A338D">
        <w:t>nas diferentes realidades do estado, como também</w:t>
      </w:r>
      <w:r w:rsidRPr="000A338D">
        <w:t xml:space="preserve"> </w:t>
      </w:r>
      <w:r w:rsidR="00A96007" w:rsidRPr="000A338D">
        <w:t xml:space="preserve">dificulta </w:t>
      </w:r>
      <w:r w:rsidRPr="000A338D">
        <w:t>a estimativa da medida em que ações de SA devem gerar resultados em DRSAI</w:t>
      </w:r>
      <w:r w:rsidR="00A96007" w:rsidRPr="000A338D">
        <w:t xml:space="preserve"> em novas ações e dos impactos de ações passadas</w:t>
      </w:r>
      <w:r w:rsidRPr="000A338D">
        <w:t>.</w:t>
      </w:r>
      <w:r w:rsidR="00A96007" w:rsidRPr="000A338D">
        <w:t xml:space="preserve"> </w:t>
      </w:r>
      <w:r w:rsidRPr="000A338D">
        <w:t xml:space="preserve">Essa compreensão pode </w:t>
      </w:r>
      <w:r w:rsidR="00B2704A" w:rsidRPr="000A338D">
        <w:t>ocorrer</w:t>
      </w:r>
      <w:r w:rsidRPr="000A338D">
        <w:t xml:space="preserve"> de forma </w:t>
      </w:r>
      <w:r w:rsidR="00B2704A" w:rsidRPr="000A338D">
        <w:t>gradativa</w:t>
      </w:r>
      <w:r w:rsidRPr="000A338D">
        <w:t xml:space="preserve">, com diferentes estudos esclarecendo partes dessa relação a partir de diferentes perspectivas. No caso desta tese, a intenção é contribuir </w:t>
      </w:r>
      <w:r w:rsidR="005569D8" w:rsidRPr="000A338D">
        <w:t>respondendo em que medida melhorias na infraestrutura de Saneamento Ambiental causa</w:t>
      </w:r>
      <w:r w:rsidR="00FA381B" w:rsidRPr="000A338D">
        <w:t>ra</w:t>
      </w:r>
      <w:r w:rsidR="005569D8" w:rsidRPr="000A338D">
        <w:t>m reduções na incidência de Doenças Relacionadas ao Saneamento Ambiental Inadequado nos municípios paranaenses</w:t>
      </w:r>
      <w:r w:rsidR="00FA381B" w:rsidRPr="000A338D">
        <w:t xml:space="preserve"> entre </w:t>
      </w:r>
      <w:commentRangeStart w:id="86"/>
      <w:r w:rsidR="00FA381B" w:rsidRPr="000A338D">
        <w:t>2008 e 2022</w:t>
      </w:r>
      <w:r w:rsidR="005569D8" w:rsidRPr="000A338D">
        <w:t xml:space="preserve">, </w:t>
      </w:r>
      <w:commentRangeEnd w:id="86"/>
      <w:r w:rsidR="00B634BF">
        <w:rPr>
          <w:rStyle w:val="Refdecomentrio"/>
        </w:rPr>
        <w:commentReference w:id="86"/>
      </w:r>
      <w:r w:rsidR="005569D8" w:rsidRPr="000A338D">
        <w:t>e como fatores contextuais socioeconômicos, climáticos e geográficos modula</w:t>
      </w:r>
      <w:r w:rsidR="00FA381B" w:rsidRPr="000A338D">
        <w:t>ra</w:t>
      </w:r>
      <w:r w:rsidR="005569D8" w:rsidRPr="000A338D">
        <w:t>m esta relação causal?</w:t>
      </w:r>
      <w:r w:rsidR="003F6957" w:rsidRPr="000A338D">
        <w:t xml:space="preserve"> Nesta pesquisa, essa pergunta se desmembra em 3:</w:t>
      </w:r>
      <w:r w:rsidR="005569D8" w:rsidRPr="000A338D">
        <w:t xml:space="preserve"> </w:t>
      </w:r>
    </w:p>
    <w:p w14:paraId="25287DF6" w14:textId="30FBB6A2" w:rsidR="00E60D06" w:rsidRPr="000A338D" w:rsidRDefault="00E60D06" w:rsidP="00E60D06">
      <w:pPr>
        <w:contextualSpacing/>
      </w:pPr>
      <w:r w:rsidRPr="000A338D">
        <w:t xml:space="preserve">1) </w:t>
      </w:r>
      <w:r w:rsidR="000C37FC" w:rsidRPr="000A338D">
        <w:t>Em que medida os municípios paranaenses que apresentaram melhores indicadores de SA também apresentaram melhores indicadores de incidência de DRSAI entre 2008 e 2022?</w:t>
      </w:r>
    </w:p>
    <w:p w14:paraId="4F88734F" w14:textId="6CEF4950" w:rsidR="007B29AF" w:rsidRPr="000A338D" w:rsidRDefault="00E60D06" w:rsidP="00E60D06">
      <w:r w:rsidRPr="000A338D">
        <w:t xml:space="preserve">2) </w:t>
      </w:r>
      <w:r w:rsidR="000C37FC" w:rsidRPr="000A338D">
        <w:t>Como a inclusão de indicadores de contexto ajuda a explicar eventuais casos em que municípios paranaenses de piores indicadores de SA apresentaram melhores indicadores de DRSAI entre 2008 e 2022?</w:t>
      </w:r>
    </w:p>
    <w:p w14:paraId="38C4EE97" w14:textId="545398F4" w:rsidR="00C2757C" w:rsidRPr="000A338D" w:rsidRDefault="00E60D06" w:rsidP="00942C90">
      <w:pPr>
        <w:contextualSpacing/>
      </w:pPr>
      <w:r w:rsidRPr="000A338D">
        <w:t xml:space="preserve">3) </w:t>
      </w:r>
      <w:r w:rsidR="000C37FC" w:rsidRPr="000A338D">
        <w:t>Em que medida eventuais associações entre dinâmicas temporais em indicadores de SA e DRSAI</w:t>
      </w:r>
      <w:ins w:id="87" w:author="Usuario" w:date="2025-11-24T09:29:00Z">
        <w:r w:rsidR="00B634BF">
          <w:t>,</w:t>
        </w:r>
      </w:ins>
      <w:r w:rsidR="000C37FC" w:rsidRPr="000A338D">
        <w:t xml:space="preserve"> dos municípios paranaenses entre 2008 e 2022</w:t>
      </w:r>
      <w:ins w:id="88" w:author="Usuario" w:date="2025-11-24T09:34:00Z">
        <w:r w:rsidR="000F1AE8">
          <w:t>,</w:t>
        </w:r>
      </w:ins>
      <w:r w:rsidR="000C37FC" w:rsidRPr="000A338D">
        <w:t xml:space="preserve"> podem ser consideradas de natureza causal</w:t>
      </w:r>
      <w:r w:rsidR="007B29AF" w:rsidRPr="000A338D">
        <w:t>?</w:t>
      </w:r>
    </w:p>
    <w:p w14:paraId="3758D4FD" w14:textId="6E7B01E8" w:rsidR="00653BE4" w:rsidRPr="000A338D" w:rsidRDefault="0048795F" w:rsidP="00942C90">
      <w:pPr>
        <w:contextualSpacing/>
      </w:pPr>
      <w:r w:rsidRPr="000A338D">
        <w:t>Dar</w:t>
      </w:r>
      <w:r w:rsidR="00653BE4" w:rsidRPr="000A338D">
        <w:t xml:space="preserve"> resposta ao problema de pesquisa através destas 3 perguntas específicas pode contribuir com uma maior compreensão das dinâmicas históricas dos efeitos de obras de SA sobre a saúde da população paranaense, o que por sua vez pode ser útil para políticas públicas futuras.</w:t>
      </w:r>
    </w:p>
    <w:p w14:paraId="77560701" w14:textId="71727997" w:rsidR="00FF68A7" w:rsidRDefault="00FF68A7" w:rsidP="00ED4FC5">
      <w:pPr>
        <w:ind w:firstLine="0"/>
        <w:contextualSpacing/>
      </w:pPr>
    </w:p>
    <w:p w14:paraId="4FAF8DBD" w14:textId="5737862D" w:rsidR="000119AE" w:rsidRDefault="000119AE" w:rsidP="00ED4FC5">
      <w:pPr>
        <w:ind w:firstLine="0"/>
        <w:contextualSpacing/>
      </w:pPr>
    </w:p>
    <w:p w14:paraId="08234C69" w14:textId="77777777" w:rsidR="000119AE" w:rsidRPr="000A338D" w:rsidRDefault="000119AE" w:rsidP="00ED4FC5">
      <w:pPr>
        <w:ind w:firstLine="0"/>
        <w:contextualSpacing/>
      </w:pPr>
    </w:p>
    <w:p w14:paraId="65FE5579" w14:textId="7108A04C" w:rsidR="009E6722" w:rsidRPr="000A338D" w:rsidRDefault="007B739A" w:rsidP="009E6722">
      <w:pPr>
        <w:pStyle w:val="Ttulo2"/>
      </w:pPr>
      <w:bookmarkStart w:id="89" w:name="_Toc211342486"/>
      <w:r w:rsidRPr="000A338D">
        <w:t>OBJETIV</w:t>
      </w:r>
      <w:r w:rsidR="009E6722" w:rsidRPr="000A338D">
        <w:t>OS DE PESQUISA</w:t>
      </w:r>
      <w:bookmarkEnd w:id="89"/>
    </w:p>
    <w:p w14:paraId="07098626" w14:textId="77777777" w:rsidR="00FF68A7" w:rsidRPr="000A338D" w:rsidRDefault="00FF68A7" w:rsidP="00FF68A7">
      <w:pPr>
        <w:contextualSpacing/>
      </w:pPr>
    </w:p>
    <w:p w14:paraId="55A03BDB" w14:textId="1777A3E0" w:rsidR="00E60D06" w:rsidRPr="000A338D" w:rsidRDefault="007B29AF" w:rsidP="000C37FC">
      <w:pPr>
        <w:contextualSpacing/>
      </w:pPr>
      <w:commentRangeStart w:id="90"/>
      <w:r w:rsidRPr="000A338D">
        <w:t xml:space="preserve">Ao responder às perguntas de pesquisa, o objetivo geral deste trabalho é identificar </w:t>
      </w:r>
      <w:r w:rsidR="00FA381B" w:rsidRPr="000A338D">
        <w:t>a medida em</w:t>
      </w:r>
      <w:r w:rsidR="000C37FC" w:rsidRPr="000A338D">
        <w:t xml:space="preserve"> que melhorias na infraestrutura de Saneamento Ambiental causa</w:t>
      </w:r>
      <w:r w:rsidR="00FA381B" w:rsidRPr="000A338D">
        <w:t>ra</w:t>
      </w:r>
      <w:r w:rsidR="000C37FC" w:rsidRPr="000A338D">
        <w:t>m reduções na incidência de Doenças Relacionadas ao Saneamento Ambiental Inadequado nos municípios paranaenses, e como fatores contextuais socioeconômicos, climáticos e geográficos modula</w:t>
      </w:r>
      <w:r w:rsidR="00FA381B" w:rsidRPr="000A338D">
        <w:t>ra</w:t>
      </w:r>
      <w:r w:rsidR="000C37FC" w:rsidRPr="000A338D">
        <w:t>m esta relação causal</w:t>
      </w:r>
      <w:r w:rsidRPr="000A338D">
        <w:t xml:space="preserve">, com a intenção de contribuir com conhecimentos que possam </w:t>
      </w:r>
      <w:r w:rsidR="00603405" w:rsidRPr="000A338D">
        <w:t>elucidar dinâmicas históricas de SA e DRSAI no estado e contribuir com</w:t>
      </w:r>
      <w:r w:rsidRPr="000A338D">
        <w:t xml:space="preserve"> a formulação de políticas públicas neste campo</w:t>
      </w:r>
      <w:commentRangeEnd w:id="90"/>
      <w:r w:rsidR="000F1AE8">
        <w:rPr>
          <w:rStyle w:val="Refdecomentrio"/>
        </w:rPr>
        <w:commentReference w:id="90"/>
      </w:r>
      <w:r w:rsidRPr="000A338D">
        <w:t>.</w:t>
      </w:r>
      <w:r w:rsidR="000C37FC" w:rsidRPr="000A338D">
        <w:t xml:space="preserve"> </w:t>
      </w:r>
      <w:r w:rsidRPr="000A338D">
        <w:t xml:space="preserve">Os objetivos específicos da tese </w:t>
      </w:r>
      <w:r w:rsidR="000C0B4F" w:rsidRPr="000A338D">
        <w:t>são</w:t>
      </w:r>
      <w:r w:rsidRPr="000A338D">
        <w:t>:</w:t>
      </w:r>
    </w:p>
    <w:p w14:paraId="68669EA0" w14:textId="70BFA68C" w:rsidR="00120AB8" w:rsidRPr="000A338D" w:rsidRDefault="00120AB8" w:rsidP="00120AB8">
      <w:r w:rsidRPr="000A338D">
        <w:t>a) examinar a</w:t>
      </w:r>
      <w:r w:rsidR="00603405" w:rsidRPr="000A338D">
        <w:t xml:space="preserve"> dinâmica espaço-temporal</w:t>
      </w:r>
      <w:r w:rsidRPr="000A338D">
        <w:t xml:space="preserve"> </w:t>
      </w:r>
      <w:r w:rsidR="00370AD2" w:rsidRPr="000A338D">
        <w:t xml:space="preserve">de indicadores de SA e DRSAI </w:t>
      </w:r>
      <w:r w:rsidRPr="000A338D">
        <w:t xml:space="preserve">dos municípios paranaenses entre 2008 e 2022, </w:t>
      </w:r>
      <w:r w:rsidR="00603405" w:rsidRPr="000A338D">
        <w:t xml:space="preserve">destacando </w:t>
      </w:r>
      <w:r w:rsidRPr="000A338D">
        <w:t>padrões e tendências</w:t>
      </w:r>
      <w:r w:rsidR="00C73E0F" w:rsidRPr="000A338D">
        <w:t xml:space="preserve"> de</w:t>
      </w:r>
      <w:r w:rsidRPr="000A338D">
        <w:t xml:space="preserve"> relaçã</w:t>
      </w:r>
      <w:r w:rsidR="00370AD2" w:rsidRPr="000A338D">
        <w:t>o</w:t>
      </w:r>
      <w:r w:rsidRPr="000A338D">
        <w:t>, buscando correlações significativas ao longo do</w:t>
      </w:r>
      <w:r w:rsidR="00603405" w:rsidRPr="000A338D">
        <w:t xml:space="preserve"> período de estudo</w:t>
      </w:r>
      <w:r w:rsidRPr="000A338D">
        <w:t>;</w:t>
      </w:r>
    </w:p>
    <w:p w14:paraId="03D092AB" w14:textId="6F00B003" w:rsidR="00120AB8" w:rsidRPr="000A338D" w:rsidRDefault="00E60D06" w:rsidP="00E60D06">
      <w:pPr>
        <w:contextualSpacing/>
      </w:pPr>
      <w:r w:rsidRPr="000A338D">
        <w:rPr>
          <w:szCs w:val="24"/>
        </w:rPr>
        <w:t xml:space="preserve">b) </w:t>
      </w:r>
      <w:r w:rsidR="00120AB8" w:rsidRPr="000A338D">
        <w:rPr>
          <w:szCs w:val="24"/>
        </w:rPr>
        <w:t>a</w:t>
      </w:r>
      <w:r w:rsidR="00120AB8" w:rsidRPr="000A338D">
        <w:t>nalisar de que maneira indicadores contextuais influencia</w:t>
      </w:r>
      <w:r w:rsidR="00603405" w:rsidRPr="000A338D">
        <w:t>ra</w:t>
      </w:r>
      <w:r w:rsidR="00120AB8" w:rsidRPr="000A338D">
        <w:t xml:space="preserve">m a relação entre SA e DRSAI nos municípios do Paraná entre 2008 e 2022, identificando fatores socioeconômicos, </w:t>
      </w:r>
      <w:r w:rsidR="00603405" w:rsidRPr="000A338D">
        <w:t>climáticos e geográficos</w:t>
      </w:r>
      <w:r w:rsidR="00120AB8" w:rsidRPr="000A338D">
        <w:t xml:space="preserve"> que possam </w:t>
      </w:r>
      <w:r w:rsidR="00603405" w:rsidRPr="000A338D">
        <w:t>ter modulado</w:t>
      </w:r>
      <w:r w:rsidR="00120AB8" w:rsidRPr="000A338D">
        <w:t xml:space="preserve"> </w:t>
      </w:r>
      <w:r w:rsidR="00603405" w:rsidRPr="000A338D">
        <w:t>eventuais associações</w:t>
      </w:r>
      <w:r w:rsidR="00120AB8" w:rsidRPr="000A338D">
        <w:t>;</w:t>
      </w:r>
    </w:p>
    <w:p w14:paraId="7D8AB808" w14:textId="355CCC41" w:rsidR="00072838" w:rsidRPr="000A338D" w:rsidRDefault="00E60D06" w:rsidP="00120AB8">
      <w:pPr>
        <w:contextualSpacing/>
        <w:rPr>
          <w:szCs w:val="24"/>
        </w:rPr>
      </w:pPr>
      <w:r w:rsidRPr="000A338D">
        <w:t>c)</w:t>
      </w:r>
      <w:r w:rsidR="00603405" w:rsidRPr="000A338D">
        <w:t xml:space="preserve"> </w:t>
      </w:r>
      <w:ins w:id="91" w:author="Usuario" w:date="2025-11-24T09:40:00Z">
        <w:r w:rsidR="000F1AE8">
          <w:t>i</w:t>
        </w:r>
      </w:ins>
      <w:del w:id="92" w:author="Usuario" w:date="2025-11-24T09:40:00Z">
        <w:r w:rsidR="00785ECC" w:rsidRPr="000A338D" w:rsidDel="000F1AE8">
          <w:delText>I</w:delText>
        </w:r>
      </w:del>
      <w:r w:rsidRPr="000A338D">
        <w:rPr>
          <w:szCs w:val="24"/>
        </w:rPr>
        <w:t>nvestigar</w:t>
      </w:r>
      <w:r w:rsidR="00830C06" w:rsidRPr="000A338D">
        <w:rPr>
          <w:szCs w:val="24"/>
        </w:rPr>
        <w:t xml:space="preserve"> </w:t>
      </w:r>
      <w:r w:rsidR="00785ECC" w:rsidRPr="000A338D">
        <w:rPr>
          <w:szCs w:val="24"/>
        </w:rPr>
        <w:t>a natureza causal de eventuais associações entre as dinâmicas espaço-temporais de indicadores de SA e DRSAI nos municípios paranaenses entre 2008 e 2022</w:t>
      </w:r>
      <w:r w:rsidR="009C34A4" w:rsidRPr="000A338D">
        <w:rPr>
          <w:szCs w:val="24"/>
        </w:rPr>
        <w:t>.</w:t>
      </w:r>
    </w:p>
    <w:p w14:paraId="1BA5A68A" w14:textId="504CA576" w:rsidR="007B739A" w:rsidRPr="000A338D" w:rsidRDefault="00785ECC" w:rsidP="0042646F">
      <w:pPr>
        <w:contextualSpacing/>
      </w:pPr>
      <w:r w:rsidRPr="000A338D">
        <w:t>Cumprir es</w:t>
      </w:r>
      <w:r w:rsidR="00072838" w:rsidRPr="000A338D">
        <w:t>tes objetivos específicos de forma articulada</w:t>
      </w:r>
      <w:r w:rsidRPr="000A338D">
        <w:t xml:space="preserve"> acarretará na resposta </w:t>
      </w:r>
      <w:r w:rsidR="00C73E0F" w:rsidRPr="000A338D">
        <w:t>ao problema de pesquisa</w:t>
      </w:r>
      <w:r w:rsidR="00072838" w:rsidRPr="000A338D">
        <w:t xml:space="preserve">, explorando desde a dinâmica histórica e as correlações entre SA e a incidência de DRSAI, até os fatores contextuais que influenciam essa relação e </w:t>
      </w:r>
      <w:r w:rsidRPr="000A338D">
        <w:t>a sua natureza causal</w:t>
      </w:r>
      <w:r w:rsidR="00072838" w:rsidRPr="000A338D">
        <w:t>.</w:t>
      </w:r>
    </w:p>
    <w:p w14:paraId="3D75CDC7" w14:textId="77777777" w:rsidR="0042646F" w:rsidRPr="000A338D" w:rsidRDefault="0042646F" w:rsidP="0042646F">
      <w:pPr>
        <w:contextualSpacing/>
      </w:pPr>
    </w:p>
    <w:p w14:paraId="6EEAF4A2" w14:textId="26CEB469" w:rsidR="005A05F2" w:rsidRPr="000A338D" w:rsidRDefault="005A05F2" w:rsidP="00D60F18">
      <w:pPr>
        <w:pStyle w:val="Ttulo2"/>
      </w:pPr>
      <w:bookmarkStart w:id="93" w:name="_Toc211342487"/>
      <w:r w:rsidRPr="000A338D">
        <w:t>Hipóteses de Pesquisa</w:t>
      </w:r>
      <w:bookmarkEnd w:id="93"/>
    </w:p>
    <w:p w14:paraId="46B7E74F" w14:textId="77777777" w:rsidR="005A05F2" w:rsidRPr="000A338D" w:rsidRDefault="005A05F2" w:rsidP="005A05F2">
      <w:pPr>
        <w:contextualSpacing/>
      </w:pPr>
    </w:p>
    <w:p w14:paraId="2BD6490B" w14:textId="0F389D33" w:rsidR="00072838" w:rsidRPr="000A338D" w:rsidRDefault="00072838" w:rsidP="007B29AF">
      <w:pPr>
        <w:contextualSpacing/>
      </w:pPr>
      <w:r w:rsidRPr="000A338D">
        <w:t>A literatura permite que, mesmo durante a elaboração da pesquisa, sejam formuladas algumas hipóteses sobre o que será encontrado ao responder as perguntas e cumprir os objetivos colocados.</w:t>
      </w:r>
      <w:r w:rsidR="003C3E3B" w:rsidRPr="000A338D">
        <w:t xml:space="preserve"> Para este projeto de pesquisa, colocam-se 3 hipóteses, uma para cada pergunta específica de pesquisa</w:t>
      </w:r>
      <w:r w:rsidR="00A521C0" w:rsidRPr="000A338D">
        <w:t>:</w:t>
      </w:r>
    </w:p>
    <w:p w14:paraId="32483C2B" w14:textId="7D46F050" w:rsidR="00AA16CC" w:rsidRPr="000A338D" w:rsidRDefault="00334E19" w:rsidP="00AA16CC">
      <w:pPr>
        <w:contextualSpacing/>
      </w:pPr>
      <w:r w:rsidRPr="000A338D">
        <w:t xml:space="preserve">Como </w:t>
      </w:r>
      <w:r w:rsidR="00072838" w:rsidRPr="000A338D">
        <w:t>hipótese</w:t>
      </w:r>
      <w:r w:rsidR="00C73E0F" w:rsidRPr="000A338D">
        <w:t xml:space="preserve"> </w:t>
      </w:r>
      <w:r w:rsidR="00072838" w:rsidRPr="000A338D">
        <w:t xml:space="preserve">1, </w:t>
      </w:r>
      <w:r w:rsidR="00A440EC" w:rsidRPr="000A338D">
        <w:t xml:space="preserve">temos que </w:t>
      </w:r>
      <w:r w:rsidR="00072838" w:rsidRPr="000A338D">
        <w:t>a análise revel</w:t>
      </w:r>
      <w:r w:rsidR="00A440EC" w:rsidRPr="000A338D">
        <w:t xml:space="preserve">ará </w:t>
      </w:r>
      <w:r w:rsidR="00072838" w:rsidRPr="000A338D">
        <w:t>que, ao longo do período de 2008 a 2022, os municípios paranaenses com melhores indicadores de SA te</w:t>
      </w:r>
      <w:r w:rsidR="00A440EC" w:rsidRPr="000A338D">
        <w:t>rão apresentado</w:t>
      </w:r>
      <w:r w:rsidR="00072838" w:rsidRPr="000A338D">
        <w:t xml:space="preserve"> menores taxas de incidência de DRSAI, mas que essa correlação não será universal devido à influência de fatores contextuais v</w:t>
      </w:r>
      <w:r w:rsidR="00AA16CC" w:rsidRPr="000A338D">
        <w:t xml:space="preserve">ariáveis no tempo e no espaço. </w:t>
      </w:r>
      <w:r w:rsidR="0017690B" w:rsidRPr="000A338D">
        <w:t>Estudos como</w:t>
      </w:r>
      <w:r w:rsidR="00CA7594" w:rsidRPr="000A338D">
        <w:t xml:space="preserve"> os de </w:t>
      </w:r>
      <w:commentRangeStart w:id="94"/>
      <w:proofErr w:type="spellStart"/>
      <w:r w:rsidR="00CA7594" w:rsidRPr="000A338D">
        <w:t>Snow</w:t>
      </w:r>
      <w:proofErr w:type="spellEnd"/>
      <w:r w:rsidR="00CA7594" w:rsidRPr="000A338D">
        <w:t xml:space="preserve"> (1854) </w:t>
      </w:r>
      <w:commentRangeEnd w:id="94"/>
      <w:r w:rsidR="00EC5324">
        <w:rPr>
          <w:rStyle w:val="Refdecomentrio"/>
        </w:rPr>
        <w:commentReference w:id="94"/>
      </w:r>
      <w:r w:rsidR="00CA7594" w:rsidRPr="000A338D">
        <w:t xml:space="preserve">e Pearson e </w:t>
      </w:r>
      <w:proofErr w:type="spellStart"/>
      <w:r w:rsidR="00CA7594" w:rsidRPr="000A338D">
        <w:t>McPhedran</w:t>
      </w:r>
      <w:proofErr w:type="spellEnd"/>
      <w:r w:rsidR="00CA7594" w:rsidRPr="000A338D">
        <w:t xml:space="preserve"> (2008) </w:t>
      </w:r>
      <w:r w:rsidR="0017690B" w:rsidRPr="000A338D">
        <w:t>apontam para</w:t>
      </w:r>
      <w:r w:rsidR="00CA7594" w:rsidRPr="000A338D">
        <w:t xml:space="preserve"> uma correlação positiva entre melhorias no SA e na saúde pública. Contudo, a complexidade de políticas públicas apontada por </w:t>
      </w:r>
      <w:proofErr w:type="spellStart"/>
      <w:r w:rsidR="00CA7594" w:rsidRPr="000A338D">
        <w:t>Morçöl</w:t>
      </w:r>
      <w:proofErr w:type="spellEnd"/>
      <w:r w:rsidR="00CA7594" w:rsidRPr="000A338D">
        <w:t xml:space="preserve"> (2012) e a variedade de influências destacada por </w:t>
      </w:r>
      <w:r w:rsidR="00CA7594" w:rsidRPr="00EC5324">
        <w:rPr>
          <w:highlight w:val="yellow"/>
          <w:rPrChange w:id="95" w:author="Usuario" w:date="2025-11-24T09:45:00Z">
            <w:rPr/>
          </w:rPrChange>
        </w:rPr>
        <w:t>Varela (2022)</w:t>
      </w:r>
      <w:r w:rsidR="00CA7594" w:rsidRPr="000A338D">
        <w:t xml:space="preserve"> </w:t>
      </w:r>
      <w:commentRangeStart w:id="96"/>
      <w:r w:rsidR="00CA7594" w:rsidRPr="000A338D">
        <w:t xml:space="preserve">sugerem que essa relação pode ser atenuada ou amplificada por fatores como urbanização e clima, </w:t>
      </w:r>
      <w:r w:rsidRPr="000A338D">
        <w:t xml:space="preserve">o que pode resultar </w:t>
      </w:r>
      <w:r w:rsidR="00CA7594" w:rsidRPr="000A338D">
        <w:t>em uma associação significativa, mas não perfeita.</w:t>
      </w:r>
      <w:commentRangeEnd w:id="96"/>
      <w:r w:rsidR="00EC5324">
        <w:rPr>
          <w:rStyle w:val="Refdecomentrio"/>
        </w:rPr>
        <w:commentReference w:id="96"/>
      </w:r>
    </w:p>
    <w:p w14:paraId="351AB310" w14:textId="45728D99" w:rsidR="00D74885" w:rsidRPr="000A338D" w:rsidRDefault="00334E19" w:rsidP="00AA16CC">
      <w:pPr>
        <w:contextualSpacing/>
      </w:pPr>
      <w:r w:rsidRPr="000A338D">
        <w:t>A</w:t>
      </w:r>
      <w:r w:rsidR="00D74885" w:rsidRPr="000A338D">
        <w:t xml:space="preserve"> hipótese 2</w:t>
      </w:r>
      <w:r w:rsidRPr="000A338D">
        <w:t xml:space="preserve"> é a de que</w:t>
      </w:r>
      <w:r w:rsidR="00D74885" w:rsidRPr="000A338D">
        <w:t xml:space="preserve"> a inclusão de indicadores contextuais</w:t>
      </w:r>
      <w:r w:rsidRPr="000A338D">
        <w:t xml:space="preserve"> socioeconômicos, climáticos e geográficos</w:t>
      </w:r>
      <w:r w:rsidR="00D74885" w:rsidRPr="000A338D">
        <w:t xml:space="preserve"> explicará parte dos casos em que municípios paranaenses com indicadores de SA inferiores apresentaram melhores resultados de DRSAI entre 2008 e 2022</w:t>
      </w:r>
      <w:ins w:id="97" w:author="Usuario" w:date="2025-11-24T09:45:00Z">
        <w:r w:rsidR="00EC5324">
          <w:t>.</w:t>
        </w:r>
      </w:ins>
      <w:del w:id="98" w:author="Usuario" w:date="2025-11-24T09:45:00Z">
        <w:r w:rsidR="00D74885" w:rsidRPr="000A338D" w:rsidDel="00EC5324">
          <w:delText>,</w:delText>
        </w:r>
      </w:del>
      <w:r w:rsidR="00D74885" w:rsidRPr="000A338D">
        <w:t xml:space="preserve"> </w:t>
      </w:r>
      <w:del w:id="99" w:author="Usuario" w:date="2025-11-24T09:45:00Z">
        <w:r w:rsidR="00D74885" w:rsidRPr="000A338D" w:rsidDel="00EC5324">
          <w:delText>revelando</w:delText>
        </w:r>
      </w:del>
      <w:ins w:id="100" w:author="Usuario" w:date="2025-11-24T09:45:00Z">
        <w:r w:rsidR="00EC5324">
          <w:t>Podendo revelar</w:t>
        </w:r>
      </w:ins>
      <w:r w:rsidR="00D74885" w:rsidRPr="000A338D">
        <w:t xml:space="preserve"> que esses fatores modulam a relação entre SA e DRSAI.</w:t>
      </w:r>
      <w:r w:rsidR="00AA16CC" w:rsidRPr="000A338D">
        <w:t xml:space="preserve"> </w:t>
      </w:r>
      <w:r w:rsidR="00D74885" w:rsidRPr="000A338D">
        <w:t xml:space="preserve">Essa hipótese se baseia no fato de que a literatura, como em Santos (2006) e </w:t>
      </w:r>
      <w:r w:rsidR="00D74885" w:rsidRPr="00EC5324">
        <w:rPr>
          <w:highlight w:val="yellow"/>
          <w:rPrChange w:id="101" w:author="Usuario" w:date="2025-11-24T09:45:00Z">
            <w:rPr/>
          </w:rPrChange>
        </w:rPr>
        <w:t>Varela (2022</w:t>
      </w:r>
      <w:r w:rsidR="00D74885" w:rsidRPr="000A338D">
        <w:t xml:space="preserve">), destaca que </w:t>
      </w:r>
      <w:r w:rsidRPr="000A338D">
        <w:t xml:space="preserve">estas </w:t>
      </w:r>
      <w:r w:rsidR="00D74885" w:rsidRPr="000A338D">
        <w:t>variáveis podem igualar ou até superar o impacto do SA em certos contextos, influenciando a incidência de DRSAI de forma independente ou interativa</w:t>
      </w:r>
      <w:r w:rsidRPr="000A338D">
        <w:t xml:space="preserve"> com o SA</w:t>
      </w:r>
      <w:r w:rsidR="00D74885" w:rsidRPr="000A338D">
        <w:t>.</w:t>
      </w:r>
    </w:p>
    <w:p w14:paraId="7363462E" w14:textId="42421819" w:rsidR="008174EB" w:rsidRPr="000A338D" w:rsidRDefault="008174EB" w:rsidP="00AA16CC">
      <w:pPr>
        <w:contextualSpacing/>
      </w:pPr>
      <w:r w:rsidRPr="000A338D">
        <w:t xml:space="preserve">Como hipótese 3, espera-se que a combinação de métodos </w:t>
      </w:r>
      <w:r w:rsidR="00A440EC" w:rsidRPr="000A338D">
        <w:t>de descoberta causal e inferência causal</w:t>
      </w:r>
      <w:r w:rsidRPr="000A338D">
        <w:t xml:space="preserve"> aplicados a dados observacionais com </w:t>
      </w:r>
      <w:r w:rsidR="00A440EC" w:rsidRPr="000A338D">
        <w:t>auxílio d</w:t>
      </w:r>
      <w:r w:rsidRPr="000A338D">
        <w:t xml:space="preserve">a literatura científica permitirá </w:t>
      </w:r>
      <w:r w:rsidR="00334E19" w:rsidRPr="000A338D">
        <w:t>concluir que as</w:t>
      </w:r>
      <w:r w:rsidRPr="000A338D">
        <w:t xml:space="preserve"> relações entre melhorias no SA e a redução da incidência de DRSAI nos municípios paranaenses entre 2008 e 2022</w:t>
      </w:r>
      <w:r w:rsidR="00334E19" w:rsidRPr="000A338D">
        <w:t xml:space="preserve"> não são espúrias</w:t>
      </w:r>
      <w:r w:rsidRPr="000A338D">
        <w:t xml:space="preserve">, </w:t>
      </w:r>
      <w:r w:rsidR="00F16314" w:rsidRPr="000A338D">
        <w:t>além de</w:t>
      </w:r>
      <w:r w:rsidRPr="000A338D">
        <w:t xml:space="preserve"> esclarecer como variáveis contextuais contribuem para esses efeitos, sustentando a existência de uma influência direta, porém condicionada, do SA sobre as DRSAI.</w:t>
      </w:r>
      <w:r w:rsidR="00AA16CC" w:rsidRPr="000A338D">
        <w:t xml:space="preserve"> </w:t>
      </w:r>
      <w:r w:rsidR="00F446BF" w:rsidRPr="000A338D">
        <w:t>Acredita-se</w:t>
      </w:r>
      <w:r w:rsidR="0042646F" w:rsidRPr="000A338D">
        <w:t xml:space="preserve"> que a análise causal para o estado do Paraná </w:t>
      </w:r>
      <w:r w:rsidR="00F16314" w:rsidRPr="000A338D">
        <w:t xml:space="preserve">irá </w:t>
      </w:r>
      <w:r w:rsidR="0042646F" w:rsidRPr="000A338D">
        <w:t>corrobor</w:t>
      </w:r>
      <w:r w:rsidR="00F16314" w:rsidRPr="000A338D">
        <w:t>ar</w:t>
      </w:r>
      <w:r w:rsidR="0042646F" w:rsidRPr="000A338D">
        <w:t xml:space="preserve"> com estudos como o de </w:t>
      </w:r>
      <w:proofErr w:type="spellStart"/>
      <w:r w:rsidR="0042646F" w:rsidRPr="000A338D">
        <w:t>Snow</w:t>
      </w:r>
      <w:proofErr w:type="spellEnd"/>
      <w:r w:rsidR="0042646F" w:rsidRPr="000A338D">
        <w:t xml:space="preserve"> (1854) no sentido de apontar que a relação demonstrada entre SA e DRSAI </w:t>
      </w:r>
      <w:r w:rsidR="00F446BF" w:rsidRPr="000A338D">
        <w:t xml:space="preserve">é de natureza </w:t>
      </w:r>
      <w:r w:rsidR="0042646F" w:rsidRPr="000A338D">
        <w:t xml:space="preserve">causal, embora </w:t>
      </w:r>
      <w:r w:rsidR="000A44B7" w:rsidRPr="000A338D">
        <w:t xml:space="preserve">os </w:t>
      </w:r>
      <w:r w:rsidR="0042646F" w:rsidRPr="000A338D">
        <w:t>fatores</w:t>
      </w:r>
      <w:r w:rsidR="000A44B7" w:rsidRPr="000A338D">
        <w:t xml:space="preserve"> contextuais já citados</w:t>
      </w:r>
      <w:r w:rsidR="0042646F" w:rsidRPr="000A338D">
        <w:t xml:space="preserve"> possam servir para modular esses resultados, exigindo uma abordagem integrada para confirmar causalidade diante das informações disponíveis.</w:t>
      </w:r>
    </w:p>
    <w:p w14:paraId="7F94C18D" w14:textId="1C5576F0" w:rsidR="005A05F2" w:rsidRPr="000A338D" w:rsidRDefault="0042646F" w:rsidP="00AA16CC">
      <w:pPr>
        <w:contextualSpacing/>
      </w:pPr>
      <w:r w:rsidRPr="000A338D">
        <w:t xml:space="preserve">Essas hipóteses buscam refletir a expectativa gerada pela literatura de que a relação entre </w:t>
      </w:r>
      <w:ins w:id="102" w:author="Usuario" w:date="2025-11-24T09:47:00Z">
        <w:r w:rsidR="00EC5324">
          <w:t>S</w:t>
        </w:r>
      </w:ins>
      <w:del w:id="103" w:author="Usuario" w:date="2025-11-24T09:47:00Z">
        <w:r w:rsidRPr="000A338D" w:rsidDel="00EC5324">
          <w:delText>s</w:delText>
        </w:r>
      </w:del>
      <w:r w:rsidRPr="000A338D">
        <w:t xml:space="preserve">aneamento </w:t>
      </w:r>
      <w:ins w:id="104" w:author="Usuario" w:date="2025-11-24T09:47:00Z">
        <w:r w:rsidR="00EC5324">
          <w:t>A</w:t>
        </w:r>
      </w:ins>
      <w:del w:id="105" w:author="Usuario" w:date="2025-11-24T09:47:00Z">
        <w:r w:rsidRPr="000A338D" w:rsidDel="00EC5324">
          <w:delText>a</w:delText>
        </w:r>
      </w:del>
      <w:r w:rsidRPr="000A338D">
        <w:t>mbiental (SA) e a incidência de Doenças Relacionadas ao Saneamento Ambiental Inadequado (DRSAI) nos municípios paranaenses entre 2008 e 2022 seja significativa, porém modulada por fatores contextuais, com evidências de causalidade que podem ser desvendadas por métodos analíticos e suporte da literatura científica.</w:t>
      </w:r>
      <w:r w:rsidR="00AA16CC" w:rsidRPr="000A338D">
        <w:t xml:space="preserve"> </w:t>
      </w:r>
      <w:r w:rsidRPr="000A338D">
        <w:t xml:space="preserve">Ao testar essas hipóteses, a pesquisa busca não apenas confirmar a associação </w:t>
      </w:r>
      <w:r w:rsidR="00F446BF" w:rsidRPr="000A338D">
        <w:t xml:space="preserve">já </w:t>
      </w:r>
      <w:r w:rsidRPr="000A338D">
        <w:t>documentada entre SA e DRSAI em diversos lugares, mas também esclarecer as condições sob as quais essa relação se manifest</w:t>
      </w:r>
      <w:r w:rsidR="000A44B7" w:rsidRPr="000A338D">
        <w:t>ou</w:t>
      </w:r>
      <w:r w:rsidRPr="000A338D">
        <w:t xml:space="preserve"> ou não no contexto paranaense</w:t>
      </w:r>
      <w:r w:rsidR="000A44B7" w:rsidRPr="000A338D">
        <w:t xml:space="preserve"> no período estudado</w:t>
      </w:r>
      <w:r w:rsidRPr="000A338D">
        <w:t>.</w:t>
      </w:r>
    </w:p>
    <w:p w14:paraId="3AEA9C62" w14:textId="2948B42C" w:rsidR="00AA16CC" w:rsidRPr="000A338D" w:rsidRDefault="00AA16CC" w:rsidP="00AA16CC">
      <w:pPr>
        <w:ind w:firstLine="0"/>
        <w:contextualSpacing/>
      </w:pPr>
    </w:p>
    <w:p w14:paraId="08D23344" w14:textId="52948AF1" w:rsidR="005A05F2" w:rsidRPr="000A338D" w:rsidRDefault="005A05F2" w:rsidP="00D60F18">
      <w:pPr>
        <w:pStyle w:val="Ttulo2"/>
      </w:pPr>
      <w:bookmarkStart w:id="106" w:name="_Toc211342488"/>
      <w:r w:rsidRPr="000A338D">
        <w:t>Justificativa</w:t>
      </w:r>
      <w:bookmarkEnd w:id="106"/>
    </w:p>
    <w:p w14:paraId="0305608B" w14:textId="77777777" w:rsidR="005A05F2" w:rsidRPr="000A338D" w:rsidRDefault="005A05F2" w:rsidP="005A05F2">
      <w:pPr>
        <w:contextualSpacing/>
      </w:pPr>
    </w:p>
    <w:p w14:paraId="0B0EB33E" w14:textId="6ED39C93" w:rsidR="00D16D0C" w:rsidRPr="000A338D" w:rsidRDefault="00D16D0C" w:rsidP="00D16D0C">
      <w:pPr>
        <w:contextualSpacing/>
      </w:pPr>
      <w:r w:rsidRPr="000A338D">
        <w:t xml:space="preserve">A relevância desta tese parte do argumento de que o desenvolvimento regional do Paraná não </w:t>
      </w:r>
      <w:r w:rsidR="005C0B15" w:rsidRPr="000A338D">
        <w:t xml:space="preserve">vai </w:t>
      </w:r>
      <w:r w:rsidRPr="000A338D">
        <w:t xml:space="preserve">se concretizar plenamente enquanto persistirem os problemas públicos associados à precariedade do SA e à </w:t>
      </w:r>
      <w:r w:rsidR="005C0B15" w:rsidRPr="000A338D">
        <w:t xml:space="preserve">incidência de </w:t>
      </w:r>
      <w:r w:rsidRPr="000A338D">
        <w:t>DRSAI, dada a importância destes fatores para o desenvolvimento, o que é corroborado por IPEA (2024) e Pires (2022).</w:t>
      </w:r>
    </w:p>
    <w:p w14:paraId="056D7C50" w14:textId="5446ACE1" w:rsidR="00A521C0" w:rsidRPr="000A338D" w:rsidRDefault="00A521C0" w:rsidP="00A521C0">
      <w:pPr>
        <w:contextualSpacing/>
      </w:pPr>
      <w:r w:rsidRPr="000A338D">
        <w:t>Em termos de desenvolvimento regional, SA é um vetor estruturante: reduz riscos sanitários, eleva capacidades humanas (saúde, escolaridade) e aumenta eficiência territorial. Demonstrar empiricamente como e em que contextos o SA reduz DRSAI é decisivo para orientar políticas territorialmente sensíveis, aprimorar coordenação intergovernamental e maximizar retornos sociais de investimentos em saneamento no Paraná.</w:t>
      </w:r>
    </w:p>
    <w:p w14:paraId="55BCABA5" w14:textId="31D2F77E" w:rsidR="006D2EDE" w:rsidRPr="000A338D" w:rsidRDefault="006D2EDE" w:rsidP="00D16D0C">
      <w:pPr>
        <w:contextualSpacing/>
      </w:pPr>
      <w:r w:rsidRPr="000A338D">
        <w:t>Ao mesmo tempo que superar estes desafios é</w:t>
      </w:r>
      <w:r w:rsidR="00D16D0C" w:rsidRPr="000A338D">
        <w:t xml:space="preserve"> uma condição essencial para o progresso socioeconômico e o bem-estar da população</w:t>
      </w:r>
      <w:r w:rsidRPr="000A338D">
        <w:t xml:space="preserve"> do estado</w:t>
      </w:r>
      <w:r w:rsidR="00D16D0C" w:rsidRPr="000A338D">
        <w:t>, tal superação exige mais do que intenções ou ações isoladas</w:t>
      </w:r>
      <w:r w:rsidRPr="000A338D">
        <w:t>.</w:t>
      </w:r>
      <w:r w:rsidR="00D16D0C" w:rsidRPr="000A338D">
        <w:t xml:space="preserve"> </w:t>
      </w:r>
      <w:r w:rsidRPr="000A338D">
        <w:t xml:space="preserve">É necessária </w:t>
      </w:r>
      <w:r w:rsidR="00D16D0C" w:rsidRPr="000A338D">
        <w:t xml:space="preserve">uma compreensão profunda das relações causais que conectam SA, DRSAI e o contexto local, como </w:t>
      </w:r>
      <w:r w:rsidRPr="000A338D">
        <w:t xml:space="preserve">pode ser visto em </w:t>
      </w:r>
      <w:proofErr w:type="spellStart"/>
      <w:r w:rsidR="00D16D0C" w:rsidRPr="000A338D">
        <w:t>Morçöl</w:t>
      </w:r>
      <w:proofErr w:type="spellEnd"/>
      <w:r w:rsidR="00D16D0C" w:rsidRPr="000A338D">
        <w:t xml:space="preserve"> (2012) e Souza e </w:t>
      </w:r>
      <w:proofErr w:type="spellStart"/>
      <w:r w:rsidR="00D16D0C" w:rsidRPr="000A338D">
        <w:t>Fontanelli</w:t>
      </w:r>
      <w:proofErr w:type="spellEnd"/>
      <w:r w:rsidR="00D16D0C" w:rsidRPr="000A338D">
        <w:t xml:space="preserve"> (2020) ao tratarem da complexidade das políticas públicas</w:t>
      </w:r>
      <w:r w:rsidRPr="000A338D">
        <w:t xml:space="preserve"> e de capacidades estatais</w:t>
      </w:r>
      <w:r w:rsidR="00D16D0C" w:rsidRPr="000A338D">
        <w:t>.</w:t>
      </w:r>
    </w:p>
    <w:p w14:paraId="4B500275" w14:textId="2E67009F" w:rsidR="00CF53B6" w:rsidRPr="000A338D" w:rsidRDefault="006D2EDE" w:rsidP="006D2EDE">
      <w:pPr>
        <w:contextualSpacing/>
      </w:pPr>
      <w:r w:rsidRPr="000A338D">
        <w:t>A viabilidade de</w:t>
      </w:r>
      <w:r w:rsidR="00D16D0C" w:rsidRPr="000A338D">
        <w:t xml:space="preserve">ssa compreensão </w:t>
      </w:r>
      <w:r w:rsidRPr="000A338D">
        <w:t xml:space="preserve">passa pela </w:t>
      </w:r>
      <w:r w:rsidR="00D16D0C" w:rsidRPr="000A338D">
        <w:t>análise da dinâmica histórica recente do próprio estado, apoiada em indicadores sociais que traduzam aspectos intangíveis da realidade em dados tangíveis</w:t>
      </w:r>
      <w:r w:rsidRPr="000A338D">
        <w:t xml:space="preserve"> (</w:t>
      </w:r>
      <w:proofErr w:type="spellStart"/>
      <w:r w:rsidR="00054DA1" w:rsidRPr="000A338D">
        <w:t>Jannuzzi</w:t>
      </w:r>
      <w:proofErr w:type="spellEnd"/>
      <w:r w:rsidR="00054DA1" w:rsidRPr="000A338D">
        <w:t xml:space="preserve">, </w:t>
      </w:r>
      <w:r w:rsidRPr="000A338D">
        <w:t>2017).</w:t>
      </w:r>
      <w:r w:rsidR="0003425B" w:rsidRPr="000A338D">
        <w:t xml:space="preserve"> Estes indicadores podem ser usados, entre outras </w:t>
      </w:r>
      <w:commentRangeStart w:id="107"/>
      <w:r w:rsidR="0003425B" w:rsidRPr="000A338D">
        <w:t>coisas,</w:t>
      </w:r>
      <w:commentRangeEnd w:id="107"/>
      <w:r w:rsidR="00EC5324">
        <w:rPr>
          <w:rStyle w:val="Refdecomentrio"/>
        </w:rPr>
        <w:commentReference w:id="107"/>
      </w:r>
      <w:r w:rsidR="0003425B" w:rsidRPr="000A338D">
        <w:t xml:space="preserve"> para distinguir meras correlações estatísticas de relações de natureza causal, um desafio bem ilustrado por Pearl e Mackenzie (2018) </w:t>
      </w:r>
      <w:r w:rsidR="0003425B" w:rsidRPr="00D02C1D">
        <w:rPr>
          <w:highlight w:val="yellow"/>
          <w:rPrChange w:id="108" w:author="Usuario" w:date="2025-11-24T09:52:00Z">
            <w:rPr/>
          </w:rPrChange>
        </w:rPr>
        <w:t>ao discutirem a covariância entre vendas de sorvete e crimes, cuja origem está na temperatura</w:t>
      </w:r>
      <w:r w:rsidR="0069059F" w:rsidRPr="00D02C1D">
        <w:rPr>
          <w:highlight w:val="yellow"/>
          <w:rPrChange w:id="109" w:author="Usuario" w:date="2025-11-24T09:52:00Z">
            <w:rPr/>
          </w:rPrChange>
        </w:rPr>
        <w:t xml:space="preserve"> do ar</w:t>
      </w:r>
      <w:r w:rsidR="0003425B" w:rsidRPr="00D02C1D">
        <w:rPr>
          <w:highlight w:val="yellow"/>
          <w:rPrChange w:id="110" w:author="Usuario" w:date="2025-11-24T09:52:00Z">
            <w:rPr/>
          </w:rPrChange>
        </w:rPr>
        <w:t>, e não na interação direta entre os dois.</w:t>
      </w:r>
    </w:p>
    <w:p w14:paraId="78F0D9EC" w14:textId="537932B1" w:rsidR="00AA16CC" w:rsidRPr="000A338D" w:rsidRDefault="0003425B" w:rsidP="00AA16CC">
      <w:pPr>
        <w:contextualSpacing/>
      </w:pPr>
      <w:r w:rsidRPr="000A338D">
        <w:t xml:space="preserve">No contexto desta tese, compreender se as melhorias no SA efetivamente reduzem a incidência de DRSAI é fundamental para orientar políticas públicas eficazes. Sem essa clareza, pode-se perder oportunidades e </w:t>
      </w:r>
      <w:del w:id="111" w:author="Usuario" w:date="2025-11-24T09:54:00Z">
        <w:r w:rsidRPr="000A338D" w:rsidDel="00D02C1D">
          <w:delText>as políticas públicas</w:delText>
        </w:r>
      </w:del>
      <w:proofErr w:type="gramStart"/>
      <w:ins w:id="112" w:author="Usuario" w:date="2025-11-24T09:54:00Z">
        <w:r w:rsidR="00D02C1D">
          <w:t>os instrumento</w:t>
        </w:r>
        <w:proofErr w:type="gramEnd"/>
        <w:r w:rsidR="00D02C1D">
          <w:t xml:space="preserve"> de gestão pública </w:t>
        </w:r>
      </w:ins>
      <w:del w:id="113" w:author="Usuario" w:date="2025-11-24T09:54:00Z">
        <w:r w:rsidRPr="000A338D" w:rsidDel="00D02C1D">
          <w:delText xml:space="preserve"> de</w:delText>
        </w:r>
      </w:del>
      <w:ins w:id="114" w:author="Usuario" w:date="2025-11-24T09:54:00Z">
        <w:r w:rsidR="00D02C1D">
          <w:t>do</w:t>
        </w:r>
      </w:ins>
      <w:r w:rsidRPr="000A338D">
        <w:t xml:space="preserve"> SA podem ser mal direcionadas, comprometendo sua capacidade de gerar os benefícios esperados em saúde e desenvolvimento.</w:t>
      </w:r>
    </w:p>
    <w:p w14:paraId="01AF844D" w14:textId="74298C1B" w:rsidR="00F10AB0" w:rsidRPr="000A338D" w:rsidRDefault="0003425B" w:rsidP="00AA16CC">
      <w:pPr>
        <w:contextualSpacing/>
      </w:pPr>
      <w:r w:rsidRPr="000A338D">
        <w:t xml:space="preserve">Um exemplo concreto de oportunidades que podem surgir da intersecção entre SA e objetivos mais amplos é o convênio firmado entre Itaipu Binacional, Itaipu </w:t>
      </w:r>
      <w:proofErr w:type="spellStart"/>
      <w:r w:rsidRPr="000A338D">
        <w:t>Parquetec</w:t>
      </w:r>
      <w:proofErr w:type="spellEnd"/>
      <w:r w:rsidRPr="000A338D">
        <w:t xml:space="preserve"> e Sanepar, que prevê mais de R$ 84 milhões para infraestrutura de saneamento no oeste do Paraná (</w:t>
      </w:r>
      <w:r w:rsidR="00054DA1" w:rsidRPr="000A338D">
        <w:t xml:space="preserve">Sanepar, </w:t>
      </w:r>
      <w:r w:rsidRPr="000A338D">
        <w:t>2020).</w:t>
      </w:r>
    </w:p>
    <w:p w14:paraId="54DED956" w14:textId="21AC8559" w:rsidR="0003425B" w:rsidRPr="000A338D" w:rsidRDefault="00F10AB0" w:rsidP="006D2EDE">
      <w:pPr>
        <w:contextualSpacing/>
      </w:pPr>
      <w:r w:rsidRPr="000A338D">
        <w:t>Embora o SA não esteja entre os objetivos estratégicos diretos de Itaipu, o investimento é justificado pelo seu potencial de fomentar desenvolvimento social, econômico e ambiental, alinhado ao Objetivo Estratégico 08 da empresa, que visa promover tais avanços na área de influência (</w:t>
      </w:r>
      <w:r w:rsidR="00054DA1" w:rsidRPr="000A338D">
        <w:t xml:space="preserve">Sanepar, </w:t>
      </w:r>
      <w:r w:rsidRPr="000A338D">
        <w:t>2020). Aqui, o saneamento emerge como um instrumento para resultados que transcendem a infraestrutura, como geração de emprego e bem-estar, evidenciando a necessidade de ferramentas analíticas que demonstrem essas conexões.</w:t>
      </w:r>
    </w:p>
    <w:p w14:paraId="0A630FD3" w14:textId="72C6E367" w:rsidR="00F10AB0" w:rsidRPr="000A338D" w:rsidRDefault="00F10AB0" w:rsidP="006D2EDE">
      <w:pPr>
        <w:contextualSpacing/>
      </w:pPr>
      <w:r w:rsidRPr="000A338D">
        <w:t>Assim, esta pesquisa se justifica não só pela urgência em enfrentar os desafios de SA e DRSAI no Paraná</w:t>
      </w:r>
      <w:r w:rsidR="0069059F" w:rsidRPr="000A338D">
        <w:t>,</w:t>
      </w:r>
      <w:r w:rsidRPr="000A338D">
        <w:t xml:space="preserve"> </w:t>
      </w:r>
      <w:commentRangeStart w:id="115"/>
      <w:r w:rsidRPr="000A338D">
        <w:t xml:space="preserve">onde, em 2022, 23,7% da população ainda carecia de esgoto e doenças como </w:t>
      </w:r>
      <w:commentRangeEnd w:id="115"/>
      <w:r w:rsidR="00D02C1D">
        <w:rPr>
          <w:rStyle w:val="Refdecomentrio"/>
        </w:rPr>
        <w:commentReference w:id="115"/>
      </w:r>
      <w:r w:rsidRPr="000A338D">
        <w:t xml:space="preserve">dengue e diarreia geraram milhares de internações, mas também por seu potencial de oferecer métodos e evidências que ampliem </w:t>
      </w:r>
      <w:r w:rsidR="0069059F" w:rsidRPr="000A338D">
        <w:t xml:space="preserve">a capacidade de justificar </w:t>
      </w:r>
      <w:r w:rsidRPr="000A338D">
        <w:t xml:space="preserve">investimentos em saneamento (SNIS, 2025; </w:t>
      </w:r>
      <w:proofErr w:type="spellStart"/>
      <w:r w:rsidR="00054DA1" w:rsidRPr="000A338D">
        <w:t>Datasus</w:t>
      </w:r>
      <w:proofErr w:type="spellEnd"/>
      <w:r w:rsidR="00054DA1" w:rsidRPr="000A338D">
        <w:t xml:space="preserve">, </w:t>
      </w:r>
      <w:r w:rsidRPr="000A338D">
        <w:t>2025).</w:t>
      </w:r>
    </w:p>
    <w:p w14:paraId="081B12B7" w14:textId="55E068B4" w:rsidR="000A646D" w:rsidRPr="000A338D" w:rsidRDefault="00D02C1D" w:rsidP="00370AD2">
      <w:pPr>
        <w:contextualSpacing/>
      </w:pPr>
      <w:ins w:id="116" w:author="Usuario" w:date="2025-11-24T09:57:00Z">
        <w:r>
          <w:t xml:space="preserve">Ainda, </w:t>
        </w:r>
      </w:ins>
      <w:del w:id="117" w:author="Usuario" w:date="2025-11-24T09:57:00Z">
        <w:r w:rsidR="00F10AB0" w:rsidRPr="000A338D" w:rsidDel="00D02C1D">
          <w:delText>A</w:delText>
        </w:r>
      </w:del>
      <w:ins w:id="118" w:author="Usuario" w:date="2025-11-24T09:57:00Z">
        <w:r>
          <w:t>a</w:t>
        </w:r>
      </w:ins>
      <w:r w:rsidR="00F10AB0" w:rsidRPr="000A338D">
        <w:t xml:space="preserve">o explorar as relações entre </w:t>
      </w:r>
      <w:r w:rsidR="004D621E" w:rsidRPr="000A338D">
        <w:t xml:space="preserve">os indicadores de </w:t>
      </w:r>
      <w:r w:rsidR="00F10AB0" w:rsidRPr="000A338D">
        <w:t xml:space="preserve">SA e DRSAI, incluindo </w:t>
      </w:r>
      <w:r w:rsidR="004D621E" w:rsidRPr="000A338D">
        <w:t>em</w:t>
      </w:r>
      <w:r w:rsidR="00F10AB0" w:rsidRPr="000A338D">
        <w:t xml:space="preserve"> casos</w:t>
      </w:r>
      <w:r w:rsidR="004D621E" w:rsidRPr="000A338D">
        <w:t xml:space="preserve"> </w:t>
      </w:r>
      <w:r w:rsidR="00C447DD" w:rsidRPr="000A338D">
        <w:t>em que</w:t>
      </w:r>
      <w:r w:rsidR="004D621E" w:rsidRPr="000A338D">
        <w:t xml:space="preserve"> a relação não é a esperada</w:t>
      </w:r>
      <w:r w:rsidR="00F10AB0" w:rsidRPr="000A338D">
        <w:t>, a tese</w:t>
      </w:r>
      <w:r w:rsidR="0069059F" w:rsidRPr="000A338D">
        <w:t xml:space="preserve"> aqui projetada</w:t>
      </w:r>
      <w:r w:rsidR="00F10AB0" w:rsidRPr="000A338D">
        <w:t xml:space="preserve"> pode fortalecer a argumentação para que o </w:t>
      </w:r>
      <w:r w:rsidR="0069059F" w:rsidRPr="000A338D">
        <w:t>SA</w:t>
      </w:r>
      <w:r w:rsidR="00F10AB0" w:rsidRPr="000A338D">
        <w:t xml:space="preserve"> seja integrado como meio estratégico em iniciativas de desenvolvimento regional, mesmo por atores de setores distintos, como o energético.</w:t>
      </w:r>
      <w:r w:rsidR="00DC069A" w:rsidRPr="000A338D">
        <w:t xml:space="preserve"> </w:t>
      </w:r>
      <w:r w:rsidR="004D621E" w:rsidRPr="000A338D">
        <w:t>Além disso</w:t>
      </w:r>
      <w:r w:rsidR="00F10AB0" w:rsidRPr="000A338D">
        <w:t xml:space="preserve">, os </w:t>
      </w:r>
      <w:r w:rsidR="004D621E" w:rsidRPr="000A338D">
        <w:t xml:space="preserve">procedimentos </w:t>
      </w:r>
      <w:r w:rsidR="00F10AB0" w:rsidRPr="000A338D">
        <w:t xml:space="preserve">metodológicos propostos </w:t>
      </w:r>
      <w:r w:rsidR="004D621E" w:rsidRPr="000A338D">
        <w:t xml:space="preserve">aqui </w:t>
      </w:r>
      <w:r w:rsidR="0069059F" w:rsidRPr="000A338D">
        <w:t>pode</w:t>
      </w:r>
      <w:r w:rsidR="00DC069A" w:rsidRPr="000A338D">
        <w:t>m</w:t>
      </w:r>
      <w:r w:rsidR="00F10AB0" w:rsidRPr="000A338D">
        <w:t xml:space="preserve"> inspirar estudos semelhantes em outros contextos nacionais, contribuindo para uma compreensão mais robusta das interações entre</w:t>
      </w:r>
      <w:r w:rsidR="004D621E" w:rsidRPr="000A338D">
        <w:t xml:space="preserve"> políticas públicas</w:t>
      </w:r>
      <w:r w:rsidR="00F10AB0" w:rsidRPr="000A338D">
        <w:t xml:space="preserve">, </w:t>
      </w:r>
      <w:r w:rsidR="004D621E" w:rsidRPr="000A338D">
        <w:t xml:space="preserve">resultados públicos </w:t>
      </w:r>
      <w:r w:rsidR="00F10AB0" w:rsidRPr="000A338D">
        <w:t xml:space="preserve">e </w:t>
      </w:r>
      <w:r w:rsidR="004D621E" w:rsidRPr="000A338D">
        <w:t>desenvolvimento regional</w:t>
      </w:r>
      <w:r w:rsidR="00F10AB0" w:rsidRPr="000A338D">
        <w:t>.</w:t>
      </w:r>
    </w:p>
    <w:p w14:paraId="41660702" w14:textId="005E7C46" w:rsidR="00195D22" w:rsidRPr="000A338D" w:rsidRDefault="00195D22" w:rsidP="00370AD2">
      <w:pPr>
        <w:contextualSpacing/>
      </w:pPr>
      <w:r w:rsidRPr="000A338D">
        <w:t xml:space="preserve">Cabe destacar especificamente as motivações que levam à realização desta investigação com base em seus </w:t>
      </w:r>
      <w:proofErr w:type="spellStart"/>
      <w:r w:rsidRPr="000A338D">
        <w:t>participantes</w:t>
      </w:r>
      <w:ins w:id="119" w:author="Usuario" w:date="2025-11-24T09:59:00Z">
        <w:r w:rsidR="00D02C1D">
          <w:t>.</w:t>
        </w:r>
      </w:ins>
      <w:del w:id="120" w:author="Usuario" w:date="2025-11-24T09:59:00Z">
        <w:r w:rsidRPr="000A338D" w:rsidDel="00D02C1D">
          <w:delText>,</w:delText>
        </w:r>
      </w:del>
      <w:ins w:id="121" w:author="Usuario" w:date="2025-11-24T09:59:00Z">
        <w:r w:rsidR="00D02C1D">
          <w:t>Desta</w:t>
        </w:r>
        <w:proofErr w:type="spellEnd"/>
        <w:r w:rsidR="00D02C1D">
          <w:t xml:space="preserve"> forma,</w:t>
        </w:r>
      </w:ins>
      <w:r w:rsidRPr="000A338D">
        <w:t xml:space="preserve"> salientando a importância tanto para mim como pesquisador, quanto para o Programa de Pós-Graduação em Desenvolvimento Regional da </w:t>
      </w:r>
      <w:proofErr w:type="spellStart"/>
      <w:r w:rsidRPr="000A338D">
        <w:t>Unijuí</w:t>
      </w:r>
      <w:proofErr w:type="spellEnd"/>
      <w:r w:rsidRPr="000A338D">
        <w:t xml:space="preserve">, na linha de pesquisa </w:t>
      </w:r>
      <w:r w:rsidR="00FB5837" w:rsidRPr="000A338D">
        <w:t xml:space="preserve">Políticas Públicas, Planejamento Urbano e Gestão do Território, para o convênio entre </w:t>
      </w:r>
      <w:proofErr w:type="spellStart"/>
      <w:r w:rsidR="00FB5837" w:rsidRPr="000A338D">
        <w:t>Unioeste</w:t>
      </w:r>
      <w:proofErr w:type="spellEnd"/>
      <w:r w:rsidR="00FB5837" w:rsidRPr="000A338D">
        <w:t xml:space="preserve">, </w:t>
      </w:r>
      <w:proofErr w:type="spellStart"/>
      <w:r w:rsidR="00FB5837" w:rsidRPr="000A338D">
        <w:t>Unijuí</w:t>
      </w:r>
      <w:proofErr w:type="spellEnd"/>
      <w:r w:rsidR="00FB5837" w:rsidRPr="000A338D">
        <w:t xml:space="preserve"> e Itaipu </w:t>
      </w:r>
      <w:proofErr w:type="spellStart"/>
      <w:r w:rsidR="00FB5837" w:rsidRPr="000A338D">
        <w:t>Parquetec</w:t>
      </w:r>
      <w:proofErr w:type="spellEnd"/>
      <w:r w:rsidR="00FB5837" w:rsidRPr="000A338D">
        <w:t>, que permitiu a realização desta tese e para a sociedade em si considerando os avanços da ciência.</w:t>
      </w:r>
    </w:p>
    <w:p w14:paraId="71C41F8E" w14:textId="77777777" w:rsidR="00FB5837" w:rsidRPr="000A338D" w:rsidRDefault="00FB5837" w:rsidP="00370AD2">
      <w:pPr>
        <w:contextualSpacing/>
      </w:pPr>
      <w:r w:rsidRPr="000A338D">
        <w:t>Como pesquisador, esta tese se motiva a partir da continuação da construção de uma carreira acadêmica focada na contribuição em direção a possibilitar o uso de dados e tecnologia para a tomada de decisão de modo a aproximar cada vez mais a intenção de transformação da realização da transformação. Em outras palavras, este trabalho é parte do esforço pessoal em contribuir com o aperfeiçoamento da capacidade estatal de influenciar intencionalmente na realidade regional, neste caso específico, entendendo a relação causal entre uma ação intencional de produção de infraestrutura de saneamento com um resultado público</w:t>
      </w:r>
      <w:commentRangeStart w:id="122"/>
      <w:r w:rsidRPr="000A338D">
        <w:t xml:space="preserve"> indireto </w:t>
      </w:r>
      <w:commentRangeEnd w:id="122"/>
      <w:r w:rsidR="00560466">
        <w:rPr>
          <w:rStyle w:val="Refdecomentrio"/>
        </w:rPr>
        <w:commentReference w:id="122"/>
      </w:r>
      <w:r w:rsidRPr="000A338D">
        <w:t>que é a redução de DRSAI.</w:t>
      </w:r>
    </w:p>
    <w:p w14:paraId="69015D51" w14:textId="04F0BE96" w:rsidR="00FB5837" w:rsidRPr="000A338D" w:rsidRDefault="00FB5837" w:rsidP="00370AD2">
      <w:pPr>
        <w:contextualSpacing/>
      </w:pPr>
      <w:r w:rsidRPr="000A338D">
        <w:t>Para o PPGDR, a motivação se baseia no mesmo sentido, da produção científica que contribua para aumentar o conhecimento e o domínio em técnicas e ferramentas de planejamento e gestão do desenvolvimento regional</w:t>
      </w:r>
      <w:ins w:id="123" w:author="Usuario" w:date="2025-11-24T10:03:00Z">
        <w:r w:rsidR="00560466">
          <w:t xml:space="preserve">. </w:t>
        </w:r>
      </w:ins>
      <w:ins w:id="124" w:author="Usuario" w:date="2025-11-24T10:04:00Z">
        <w:r w:rsidR="00560466">
          <w:t xml:space="preserve">Tendo </w:t>
        </w:r>
      </w:ins>
      <w:ins w:id="125" w:author="Usuario" w:date="2025-11-24T10:03:00Z">
        <w:r w:rsidR="00560466">
          <w:t xml:space="preserve">a premissa de </w:t>
        </w:r>
        <w:proofErr w:type="spellStart"/>
        <w:r w:rsidR="00560466">
          <w:t>que,</w:t>
        </w:r>
      </w:ins>
      <w:del w:id="126" w:author="Usuario" w:date="2025-11-24T10:03:00Z">
        <w:r w:rsidRPr="000A338D" w:rsidDel="00560466">
          <w:delText>, na</w:delText>
        </w:r>
        <w:commentRangeStart w:id="127"/>
        <w:r w:rsidRPr="000A338D" w:rsidDel="00560466">
          <w:delText xml:space="preserve"> ideia </w:delText>
        </w:r>
      </w:del>
      <w:commentRangeEnd w:id="127"/>
      <w:r w:rsidR="00560466">
        <w:rPr>
          <w:rStyle w:val="Refdecomentrio"/>
        </w:rPr>
        <w:commentReference w:id="127"/>
      </w:r>
      <w:del w:id="128" w:author="Usuario" w:date="2025-11-24T10:03:00Z">
        <w:r w:rsidRPr="000A338D" w:rsidDel="00560466">
          <w:delText xml:space="preserve">de que, </w:delText>
        </w:r>
      </w:del>
      <w:r w:rsidRPr="000A338D">
        <w:t>ao</w:t>
      </w:r>
      <w:proofErr w:type="spellEnd"/>
      <w:r w:rsidRPr="000A338D">
        <w:t xml:space="preserve"> aumentar o domínio da compreensão da realidade</w:t>
      </w:r>
      <w:ins w:id="129" w:author="Usuario" w:date="2025-11-24T10:04:00Z">
        <w:r w:rsidR="00560466">
          <w:t>,</w:t>
        </w:r>
      </w:ins>
      <w:r w:rsidRPr="000A338D">
        <w:t xml:space="preserve"> em termos de relações causais, pode-se aumentar a capacidade de agir e influenciar intencionalmente a realidade de uma região em conformidade com o planejado.</w:t>
      </w:r>
    </w:p>
    <w:p w14:paraId="410A929B" w14:textId="041E88E0" w:rsidR="00941E22" w:rsidRPr="000A338D" w:rsidRDefault="00FB5837" w:rsidP="00370AD2">
      <w:pPr>
        <w:contextualSpacing/>
      </w:pPr>
      <w:r w:rsidRPr="000A338D">
        <w:t xml:space="preserve">Para o convênio, a pesquisa se motiva pela busca do Itaipu </w:t>
      </w:r>
      <w:proofErr w:type="spellStart"/>
      <w:r w:rsidRPr="000A338D">
        <w:t>Parquetec</w:t>
      </w:r>
      <w:proofErr w:type="spellEnd"/>
      <w:r w:rsidRPr="000A338D">
        <w:t xml:space="preserve"> e também das universidades envolvidas em produzir desenvolvimento regional, tarefa que se torna muito difícil sem conhecimentos que permitam entender quais ações podem ser </w:t>
      </w:r>
      <w:commentRangeStart w:id="130"/>
      <w:r w:rsidRPr="000A338D">
        <w:t>feitas</w:t>
      </w:r>
      <w:commentRangeEnd w:id="130"/>
      <w:r w:rsidR="00560466">
        <w:rPr>
          <w:rStyle w:val="Refdecomentrio"/>
        </w:rPr>
        <w:commentReference w:id="130"/>
      </w:r>
      <w:r w:rsidRPr="000A338D">
        <w:t xml:space="preserve"> para gerar </w:t>
      </w:r>
      <w:del w:id="131" w:author="Usuario" w:date="2025-11-24T10:05:00Z">
        <w:r w:rsidRPr="000A338D" w:rsidDel="00560466">
          <w:delText xml:space="preserve">este </w:delText>
        </w:r>
      </w:del>
      <w:r w:rsidRPr="000A338D">
        <w:t xml:space="preserve">desenvolvimento regional e em quais medidas. </w:t>
      </w:r>
      <w:commentRangeStart w:id="132"/>
      <w:r w:rsidRPr="000A338D">
        <w:t xml:space="preserve">Parte da missão que justifica a própria existência do Itaipu </w:t>
      </w:r>
      <w:proofErr w:type="spellStart"/>
      <w:r w:rsidRPr="000A338D">
        <w:t>Parquetec</w:t>
      </w:r>
      <w:proofErr w:type="spellEnd"/>
      <w:r w:rsidRPr="000A338D">
        <w:t xml:space="preserve"> é o apoio </w:t>
      </w:r>
      <w:r w:rsidR="00941E22" w:rsidRPr="000A338D">
        <w:t>tecnológico e científico à Itaipu Binacional no cumprimento de sua missão, que por sua vez inclui a geração de desenvolvimento regional.</w:t>
      </w:r>
      <w:commentRangeEnd w:id="132"/>
      <w:r w:rsidR="00560466">
        <w:rPr>
          <w:rStyle w:val="Refdecomentrio"/>
        </w:rPr>
        <w:commentReference w:id="132"/>
      </w:r>
    </w:p>
    <w:p w14:paraId="23D2CF56" w14:textId="58002344" w:rsidR="00987034" w:rsidRPr="000A338D" w:rsidRDefault="00941E22" w:rsidP="00941E22">
      <w:pPr>
        <w:contextualSpacing/>
      </w:pPr>
      <w:r w:rsidRPr="000A338D">
        <w:t>Já para a sociedade</w:t>
      </w:r>
      <w:ins w:id="133" w:author="Usuario" w:date="2025-11-24T10:07:00Z">
        <w:r w:rsidR="00560466">
          <w:t>,</w:t>
        </w:r>
      </w:ins>
      <w:r w:rsidRPr="000A338D">
        <w:t xml:space="preserve"> considerando o avanço da ciência, esta pesquisa se motiva pelo aprofundamento da abordagem causal no estudo das ações coletivas/governamentais e dos resultados públicos destas ações. Acredita-se que quanto mais domínio científico houver a respeito das relações de causa e efeito das ações coletivas, maior pode ser a capacidade do grupo social em decidir e influenciar seu próprio futuro.</w:t>
      </w:r>
      <w:r w:rsidR="00FB5837" w:rsidRPr="000A338D">
        <w:t xml:space="preserve"> </w:t>
      </w:r>
      <w:bookmarkStart w:id="134" w:name="_Toc211342489"/>
    </w:p>
    <w:p w14:paraId="18D7C4B0" w14:textId="77777777" w:rsidR="00941E22" w:rsidRPr="000A338D" w:rsidRDefault="00941E22">
      <w:pPr>
        <w:rPr>
          <w:rFonts w:eastAsiaTheme="majorEastAsia" w:cstheme="majorBidi"/>
          <w:b/>
          <w:caps/>
          <w:szCs w:val="32"/>
        </w:rPr>
      </w:pPr>
      <w:r w:rsidRPr="000A338D">
        <w:br w:type="page"/>
      </w:r>
    </w:p>
    <w:p w14:paraId="2F32D978" w14:textId="4E54734A" w:rsidR="00F15407" w:rsidRPr="000A338D" w:rsidRDefault="00B47F02" w:rsidP="00BE03B9">
      <w:pPr>
        <w:pStyle w:val="Ttulo1"/>
      </w:pPr>
      <w:r w:rsidRPr="000A338D">
        <w:t>REFERENCIAL TEÓRICO</w:t>
      </w:r>
      <w:bookmarkEnd w:id="134"/>
    </w:p>
    <w:p w14:paraId="3998909F" w14:textId="77777777" w:rsidR="00D62953" w:rsidRPr="000A338D" w:rsidRDefault="00D62953" w:rsidP="00D62953"/>
    <w:p w14:paraId="7CE9B232" w14:textId="75CA92C7" w:rsidR="00855AFF" w:rsidRPr="000A338D" w:rsidRDefault="002C0BCC" w:rsidP="00F1606C">
      <w:r w:rsidRPr="000A338D">
        <w:t xml:space="preserve">Para embasar a busca por estas respostas, vale estabelecer o referencial para alguns aspectos importantes desta pesquisa. </w:t>
      </w:r>
      <w:commentRangeStart w:id="135"/>
      <w:r w:rsidRPr="000A338D">
        <w:t>Primeiramente, cabe discutir o que é o desenvolvimento regional neste contexto, o que SA e DRSAI t</w:t>
      </w:r>
      <w:r w:rsidR="00DC069A" w:rsidRPr="000A338D">
        <w:t>ê</w:t>
      </w:r>
      <w:r w:rsidRPr="000A338D">
        <w:t>m a ver entre si e com este conceito de desenvolvimento regional</w:t>
      </w:r>
      <w:r w:rsidR="00F1606C" w:rsidRPr="000A338D">
        <w:t xml:space="preserve"> e como debater tudo isso usando a ideia de causa e efeito dentro de um marco teórico.</w:t>
      </w:r>
      <w:commentRangeEnd w:id="135"/>
      <w:r w:rsidR="009D2052">
        <w:rPr>
          <w:rStyle w:val="Refdecomentrio"/>
        </w:rPr>
        <w:commentReference w:id="135"/>
      </w:r>
    </w:p>
    <w:p w14:paraId="2046BCF4" w14:textId="77777777" w:rsidR="009B3161" w:rsidRPr="000A338D" w:rsidRDefault="009B3161" w:rsidP="00D62953"/>
    <w:p w14:paraId="5CB76766" w14:textId="3E410631" w:rsidR="00F1606C" w:rsidRPr="000A338D" w:rsidRDefault="00F1606C" w:rsidP="009C787E">
      <w:pPr>
        <w:pStyle w:val="Ttulo2"/>
      </w:pPr>
      <w:bookmarkStart w:id="136" w:name="_Toc211342490"/>
      <w:r w:rsidRPr="000A338D">
        <w:t>O desenvolvimento e o desenvolvimento regional</w:t>
      </w:r>
      <w:bookmarkEnd w:id="136"/>
    </w:p>
    <w:p w14:paraId="4CC42DAE" w14:textId="77777777" w:rsidR="00F1606C" w:rsidRPr="000A338D" w:rsidRDefault="00F1606C" w:rsidP="00F1606C"/>
    <w:p w14:paraId="70811149" w14:textId="4866E066" w:rsidR="00F1606C" w:rsidRPr="000A338D" w:rsidRDefault="00184296" w:rsidP="00F1606C">
      <w:r w:rsidRPr="000A338D">
        <w:t>No dicionário Aurélio (2008, p. 304), desenvolver significa fazer crescer, medrar, prosperar; significa também exercer, aplicar; gerar, produzir; expor com minúcia; crescer, aumentar, progredir. A palavra desenvolver pode ser usada em diversos contextos podendo assumir diferentes significados a depender de onde e como está sendo empregada.</w:t>
      </w:r>
    </w:p>
    <w:p w14:paraId="0D76DE6B" w14:textId="3504D6F7" w:rsidR="00184296" w:rsidRPr="000A338D" w:rsidRDefault="00184296" w:rsidP="00F1606C">
      <w:r w:rsidRPr="000A338D">
        <w:t xml:space="preserve">Neste trabalho, </w:t>
      </w:r>
      <w:commentRangeStart w:id="137"/>
      <w:r w:rsidRPr="000A338D">
        <w:t xml:space="preserve">nós não estamos falando de qualquer forma de </w:t>
      </w:r>
      <w:r w:rsidRPr="009D2052">
        <w:rPr>
          <w:highlight w:val="yellow"/>
          <w:rPrChange w:id="138" w:author="Usuario" w:date="2025-11-24T10:16:00Z">
            <w:rPr/>
          </w:rPrChange>
        </w:rPr>
        <w:t>desenvolvimento</w:t>
      </w:r>
      <w:r w:rsidRPr="000A338D">
        <w:t>,</w:t>
      </w:r>
      <w:commentRangeEnd w:id="137"/>
      <w:r w:rsidR="009D2052">
        <w:rPr>
          <w:rStyle w:val="Refdecomentrio"/>
        </w:rPr>
        <w:commentReference w:id="137"/>
      </w:r>
      <w:r w:rsidRPr="000A338D">
        <w:t xml:space="preserve"> mas especificamente do </w:t>
      </w:r>
      <w:commentRangeStart w:id="139"/>
      <w:r w:rsidRPr="009D2052">
        <w:rPr>
          <w:highlight w:val="yellow"/>
          <w:rPrChange w:id="140" w:author="Usuario" w:date="2025-11-24T10:17:00Z">
            <w:rPr/>
          </w:rPrChange>
        </w:rPr>
        <w:t>desenvolvimento</w:t>
      </w:r>
      <w:commentRangeEnd w:id="139"/>
      <w:r w:rsidR="009D2052">
        <w:rPr>
          <w:rStyle w:val="Refdecomentrio"/>
        </w:rPr>
        <w:commentReference w:id="139"/>
      </w:r>
      <w:r w:rsidRPr="000A338D">
        <w:t xml:space="preserve"> no contexto socioeconômico e no contexto regional. </w:t>
      </w:r>
      <w:r w:rsidR="00D76B5D" w:rsidRPr="000A338D">
        <w:t xml:space="preserve">Neste caso, o termo hoje usado para </w:t>
      </w:r>
      <w:r w:rsidR="00DC069A" w:rsidRPr="000A338D">
        <w:t xml:space="preserve">esse assunto </w:t>
      </w:r>
      <w:r w:rsidR="00D76B5D" w:rsidRPr="000A338D">
        <w:t xml:space="preserve">é o do </w:t>
      </w:r>
      <w:r w:rsidR="00D76B5D" w:rsidRPr="009D2052">
        <w:rPr>
          <w:highlight w:val="yellow"/>
          <w:rPrChange w:id="141" w:author="Usuario" w:date="2025-11-24T10:17:00Z">
            <w:rPr/>
          </w:rPrChange>
        </w:rPr>
        <w:t>desenvolvimento,</w:t>
      </w:r>
      <w:r w:rsidR="00D76B5D" w:rsidRPr="000A338D">
        <w:t xml:space="preserve"> mas não foi assim desde o início.</w:t>
      </w:r>
    </w:p>
    <w:p w14:paraId="4B6CF5D6" w14:textId="16731281" w:rsidR="00F1606C" w:rsidRPr="000A338D" w:rsidRDefault="00D76B5D" w:rsidP="005D2136">
      <w:r w:rsidRPr="000A338D">
        <w:t xml:space="preserve">Para fins deste trabalho, podemos traçar o início do debate sobre este tema na busca por compreender as mudanças sociais e econômicas que ocorriam no período de transição nos métodos de produção entre os séculos XVIII e XIX, </w:t>
      </w:r>
      <w:r w:rsidR="001F39C2" w:rsidRPr="000A338D">
        <w:t xml:space="preserve">com a intenção de entender e explicar os processos pelos quais </w:t>
      </w:r>
      <w:r w:rsidR="00DC069A" w:rsidRPr="000A338D">
        <w:t>ocorria</w:t>
      </w:r>
      <w:r w:rsidR="001F39C2" w:rsidRPr="000A338D">
        <w:t xml:space="preserve"> o crescimento econômico especificamente</w:t>
      </w:r>
      <w:r w:rsidR="005D2136" w:rsidRPr="000A338D">
        <w:t xml:space="preserve"> (Matta &amp; </w:t>
      </w:r>
      <w:proofErr w:type="spellStart"/>
      <w:r w:rsidR="005D2136" w:rsidRPr="000A338D">
        <w:t>Verdan</w:t>
      </w:r>
      <w:proofErr w:type="spellEnd"/>
      <w:r w:rsidR="005D2136" w:rsidRPr="000A338D">
        <w:t xml:space="preserve">, 2023; Saavedra &amp; </w:t>
      </w:r>
      <w:proofErr w:type="spellStart"/>
      <w:r w:rsidR="005D2136" w:rsidRPr="000A338D">
        <w:t>Armella</w:t>
      </w:r>
      <w:proofErr w:type="spellEnd"/>
      <w:r w:rsidR="005D2136" w:rsidRPr="000A338D">
        <w:t>, 2009).</w:t>
      </w:r>
    </w:p>
    <w:p w14:paraId="25010974" w14:textId="30797948" w:rsidR="005D2136" w:rsidRPr="000A338D" w:rsidRDefault="005D2136" w:rsidP="005D2136">
      <w:r w:rsidRPr="009D2052">
        <w:rPr>
          <w:highlight w:val="cyan"/>
          <w:rPrChange w:id="142" w:author="Usuario" w:date="2025-11-24T10:20:00Z">
            <w:rPr/>
          </w:rPrChange>
        </w:rPr>
        <w:t xml:space="preserve">De partida, os debates tratando de riqueza e progresso </w:t>
      </w:r>
      <w:r w:rsidR="00DC069A" w:rsidRPr="009D2052">
        <w:rPr>
          <w:highlight w:val="cyan"/>
          <w:rPrChange w:id="143" w:author="Usuario" w:date="2025-11-24T10:20:00Z">
            <w:rPr/>
          </w:rPrChange>
        </w:rPr>
        <w:t>se referiam</w:t>
      </w:r>
      <w:r w:rsidRPr="009D2052">
        <w:rPr>
          <w:highlight w:val="cyan"/>
          <w:rPrChange w:id="144" w:author="Usuario" w:date="2025-11-24T10:20:00Z">
            <w:rPr/>
          </w:rPrChange>
        </w:rPr>
        <w:t xml:space="preserve"> a conceitos como crescimento, maximização e, por fim, desenvolvimento, à medida que o </w:t>
      </w:r>
      <w:r w:rsidR="00CD4064" w:rsidRPr="009D2052">
        <w:rPr>
          <w:highlight w:val="cyan"/>
          <w:rPrChange w:id="145" w:author="Usuario" w:date="2025-11-24T10:20:00Z">
            <w:rPr/>
          </w:rPrChange>
        </w:rPr>
        <w:t>planejamento econômico se consolidava tecnicamente, especialmente até os anos 1960, o que se ligava diretamente aos debates sobre industrialização e modernização</w:t>
      </w:r>
      <w:r w:rsidR="00CD4064" w:rsidRPr="000A338D">
        <w:t xml:space="preserve"> (Ramos, 2017).</w:t>
      </w:r>
    </w:p>
    <w:p w14:paraId="73254D1C" w14:textId="63CCCB68" w:rsidR="00CD4064" w:rsidRPr="000A338D" w:rsidRDefault="00CD4064" w:rsidP="005D2136">
      <w:r w:rsidRPr="000A338D">
        <w:t xml:space="preserve">Mudanças significativas no debate começam a acontecer no período pós-guerra (1950-1979), com a formalização de teorias que começam a distinguir o crescimento econômico do desenvolvimento em um sentido mais amplo. </w:t>
      </w:r>
      <w:r w:rsidR="00DC069A" w:rsidRPr="000A338D">
        <w:t>Naquele período, houve</w:t>
      </w:r>
      <w:r w:rsidRPr="000A338D">
        <w:t xml:space="preserve"> uma mudança semântica dinâmica, </w:t>
      </w:r>
      <w:r w:rsidR="00DC069A" w:rsidRPr="000A338D">
        <w:t>pela qual o</w:t>
      </w:r>
      <w:r w:rsidRPr="000A338D">
        <w:t xml:space="preserve"> conceito deixa de ser apenas um sinônimo de crescimento econômico para ganhar um aspecto multidimensional (Matta &amp; </w:t>
      </w:r>
      <w:proofErr w:type="spellStart"/>
      <w:r w:rsidRPr="000A338D">
        <w:t>Verdan</w:t>
      </w:r>
      <w:proofErr w:type="spellEnd"/>
      <w:r w:rsidRPr="000A338D">
        <w:t xml:space="preserve">, 2023; Saavedra &amp; </w:t>
      </w:r>
      <w:proofErr w:type="spellStart"/>
      <w:r w:rsidRPr="000A338D">
        <w:t>Armella</w:t>
      </w:r>
      <w:proofErr w:type="spellEnd"/>
      <w:r w:rsidRPr="000A338D">
        <w:t>, 2009).</w:t>
      </w:r>
    </w:p>
    <w:p w14:paraId="5D2DC144" w14:textId="29216FAE" w:rsidR="00CD4064" w:rsidRPr="000A338D" w:rsidRDefault="00CD4064" w:rsidP="005D2136">
      <w:r w:rsidRPr="000A338D">
        <w:t xml:space="preserve">Ao conceito de crescimento econômico são incorporados conceitos de </w:t>
      </w:r>
      <w:r w:rsidRPr="00896C2F">
        <w:rPr>
          <w:highlight w:val="yellow"/>
          <w:rPrChange w:id="146" w:author="Usuario" w:date="2025-11-24T10:25:00Z">
            <w:rPr/>
          </w:rPrChange>
        </w:rPr>
        <w:t xml:space="preserve">desenvolvimento </w:t>
      </w:r>
      <w:r w:rsidRPr="000A338D">
        <w:t>humano/social e sustentabilidade</w:t>
      </w:r>
      <w:ins w:id="147" w:author="Usuario" w:date="2025-11-24T10:24:00Z">
        <w:r w:rsidR="00896C2F">
          <w:t>.</w:t>
        </w:r>
      </w:ins>
      <w:del w:id="148" w:author="Usuario" w:date="2025-11-24T10:24:00Z">
        <w:r w:rsidRPr="000A338D" w:rsidDel="00896C2F">
          <w:delText>, de modo que</w:delText>
        </w:r>
      </w:del>
      <w:ins w:id="149" w:author="Usuario" w:date="2025-11-24T10:24:00Z">
        <w:r w:rsidR="00896C2F">
          <w:t xml:space="preserve"> Assim, </w:t>
        </w:r>
      </w:ins>
      <w:r w:rsidRPr="000A338D">
        <w:t xml:space="preserve"> </w:t>
      </w:r>
      <w:del w:id="150" w:author="Usuario" w:date="2025-11-24T10:24:00Z">
        <w:r w:rsidRPr="000A338D" w:rsidDel="00896C2F">
          <w:delText xml:space="preserve">o crescimento econômico </w:delText>
        </w:r>
      </w:del>
      <w:ins w:id="151" w:author="Usuario" w:date="2025-11-24T10:24:00Z">
        <w:r w:rsidR="00896C2F">
          <w:t xml:space="preserve">ele </w:t>
        </w:r>
      </w:ins>
      <w:r w:rsidRPr="000A338D">
        <w:t xml:space="preserve">deixa de ser considerado suficiente para o </w:t>
      </w:r>
      <w:r w:rsidRPr="00896C2F">
        <w:rPr>
          <w:highlight w:val="yellow"/>
          <w:rPrChange w:id="152" w:author="Usuario" w:date="2025-11-24T10:25:00Z">
            <w:rPr/>
          </w:rPrChange>
        </w:rPr>
        <w:t>desenvolvimento,</w:t>
      </w:r>
      <w:r w:rsidRPr="000A338D">
        <w:t xml:space="preserve"> colocando melhorias incrementais sobre </w:t>
      </w:r>
      <w:del w:id="153" w:author="Usuario" w:date="2025-11-24T10:25:00Z">
        <w:r w:rsidRPr="000A338D" w:rsidDel="00896C2F">
          <w:delText xml:space="preserve">estas </w:delText>
        </w:r>
      </w:del>
      <w:ins w:id="154" w:author="Usuario" w:date="2025-11-24T10:25:00Z">
        <w:r w:rsidR="00896C2F">
          <w:t>as</w:t>
        </w:r>
        <w:r w:rsidR="00896C2F" w:rsidRPr="000A338D">
          <w:t xml:space="preserve"> </w:t>
        </w:r>
      </w:ins>
      <w:r w:rsidRPr="000A338D">
        <w:t xml:space="preserve">outras dimensões como parte importante do que se convencionou chamar de </w:t>
      </w:r>
      <w:r w:rsidRPr="00896C2F">
        <w:rPr>
          <w:highlight w:val="yellow"/>
          <w:rPrChange w:id="155" w:author="Usuario" w:date="2025-11-24T10:25:00Z">
            <w:rPr/>
          </w:rPrChange>
        </w:rPr>
        <w:t>desenvolvimento</w:t>
      </w:r>
      <w:r w:rsidRPr="000A338D">
        <w:t>. (Maldonado &amp; Araque, 202</w:t>
      </w:r>
      <w:r w:rsidR="001A2C87">
        <w:t>3</w:t>
      </w:r>
      <w:r w:rsidRPr="000A338D">
        <w:t>).</w:t>
      </w:r>
    </w:p>
    <w:p w14:paraId="6F280458" w14:textId="21BB18BC" w:rsidR="00D11143" w:rsidRPr="000A338D" w:rsidRDefault="00D11143" w:rsidP="005D2136">
      <w:r w:rsidRPr="000A338D">
        <w:t xml:space="preserve">Essa transformação também foi impulsionada por uma reavaliação crítica dos modelos anteriores. A partir dos anos 1980, cresceu o ceticismo em relação aos modelos de crescimento unilineares. Surgiram críticas às suposições a-históricas e eurocêntricas. Autores como </w:t>
      </w:r>
      <w:proofErr w:type="spellStart"/>
      <w:r w:rsidRPr="000A338D">
        <w:t>Galchu</w:t>
      </w:r>
      <w:proofErr w:type="spellEnd"/>
      <w:r w:rsidRPr="000A338D">
        <w:t xml:space="preserve"> (2017) e </w:t>
      </w:r>
      <w:proofErr w:type="spellStart"/>
      <w:r w:rsidRPr="000A338D">
        <w:t>Gunaratna</w:t>
      </w:r>
      <w:proofErr w:type="spellEnd"/>
      <w:r w:rsidRPr="000A338D">
        <w:t xml:space="preserve"> (2017)</w:t>
      </w:r>
      <w:ins w:id="156" w:author="Usuario" w:date="2025-11-24T10:25:00Z">
        <w:r w:rsidR="00896C2F">
          <w:t>,</w:t>
        </w:r>
      </w:ins>
      <w:r w:rsidRPr="000A338D">
        <w:t xml:space="preserve"> questionam os modelos universalistas, diferenciando as visões coloniais das perspectivas socioculturais contemporâneas e defendendo </w:t>
      </w:r>
      <w:r w:rsidR="009C13C7" w:rsidRPr="000A338D">
        <w:t>compreensões</w:t>
      </w:r>
      <w:r w:rsidRPr="000A338D">
        <w:t xml:space="preserve"> sensíveis ao contexto, com o surgimento de metas centradas nas pessoas.</w:t>
      </w:r>
    </w:p>
    <w:p w14:paraId="222F8B65" w14:textId="26910FF2" w:rsidR="00017FA7" w:rsidRPr="000A338D" w:rsidRDefault="00017FA7" w:rsidP="005D2136">
      <w:r w:rsidRPr="000A338D">
        <w:t xml:space="preserve">Foi nesse contexto de expansão e crítica que o "Desenvolvimento Regional" emergiu e se consolidou como um campo de estudo próprio. Mesmo que ligado ao conceito abrangente de </w:t>
      </w:r>
      <w:r w:rsidRPr="00896C2F">
        <w:rPr>
          <w:highlight w:val="yellow"/>
          <w:rPrChange w:id="157" w:author="Usuario" w:date="2025-11-24T10:26:00Z">
            <w:rPr/>
          </w:rPrChange>
        </w:rPr>
        <w:t>desenvolvimento</w:t>
      </w:r>
      <w:r w:rsidRPr="000A338D">
        <w:t xml:space="preserve">, o </w:t>
      </w:r>
      <w:r w:rsidRPr="00896C2F">
        <w:rPr>
          <w:highlight w:val="yellow"/>
          <w:rPrChange w:id="158" w:author="Usuario" w:date="2025-11-24T10:26:00Z">
            <w:rPr/>
          </w:rPrChange>
        </w:rPr>
        <w:t>desenvolvimento</w:t>
      </w:r>
      <w:r w:rsidRPr="000A338D">
        <w:t xml:space="preserve"> regional evoluiu para tratar de dinâmicas específicas. Autores como </w:t>
      </w:r>
      <w:proofErr w:type="spellStart"/>
      <w:r w:rsidRPr="000A338D">
        <w:t>Quan</w:t>
      </w:r>
      <w:proofErr w:type="spellEnd"/>
      <w:r w:rsidRPr="000A338D">
        <w:t xml:space="preserve"> (2015) pesquisaram a longa história das teorias de </w:t>
      </w:r>
      <w:r w:rsidRPr="00896C2F">
        <w:rPr>
          <w:highlight w:val="yellow"/>
          <w:rPrChange w:id="159" w:author="Usuario" w:date="2025-11-24T10:26:00Z">
            <w:rPr/>
          </w:rPrChange>
        </w:rPr>
        <w:t>desenvolvimento</w:t>
      </w:r>
      <w:r w:rsidRPr="000A338D">
        <w:t xml:space="preserve"> econômico regional (1800-2000), enquanto </w:t>
      </w:r>
      <w:proofErr w:type="spellStart"/>
      <w:r w:rsidRPr="000A338D">
        <w:t>Radulović</w:t>
      </w:r>
      <w:proofErr w:type="spellEnd"/>
      <w:r w:rsidRPr="000A338D">
        <w:t xml:space="preserve"> </w:t>
      </w:r>
      <w:r w:rsidRPr="000A338D">
        <w:rPr>
          <w:i/>
          <w:iCs/>
        </w:rPr>
        <w:t>et al</w:t>
      </w:r>
      <w:r w:rsidRPr="000A338D">
        <w:t xml:space="preserve">. (2014) definem o </w:t>
      </w:r>
      <w:r w:rsidRPr="00896C2F">
        <w:rPr>
          <w:highlight w:val="yellow"/>
          <w:rPrChange w:id="160" w:author="Usuario" w:date="2025-11-24T10:26:00Z">
            <w:rPr/>
          </w:rPrChange>
        </w:rPr>
        <w:t>desenvolvimento</w:t>
      </w:r>
      <w:r w:rsidRPr="000A338D">
        <w:t xml:space="preserve"> regional como focado em processos espacialmente delimitados que influenciam o crescimento econômico, a equidade social e a mobilização de recursos dentro de territórios definidos.</w:t>
      </w:r>
    </w:p>
    <w:p w14:paraId="3C25A438" w14:textId="136FC26B" w:rsidR="00017FA7" w:rsidRPr="000A338D" w:rsidRDefault="00017FA7" w:rsidP="005D2136">
      <w:r w:rsidRPr="000A338D">
        <w:t xml:space="preserve">A principal diferença, como apontado por Corrêa </w:t>
      </w:r>
      <w:r w:rsidRPr="000A338D">
        <w:rPr>
          <w:i/>
          <w:iCs/>
        </w:rPr>
        <w:t>et al</w:t>
      </w:r>
      <w:r w:rsidRPr="000A338D">
        <w:t>. (2019), é que o desenvolvimento regional trata explicitamente de desigualdades espaciais, aspectos territoriais e a complexidade da distribuição de riqueza</w:t>
      </w:r>
      <w:ins w:id="161" w:author="Usuario" w:date="2025-11-24T10:27:00Z">
        <w:r w:rsidR="00896C2F">
          <w:t>.</w:t>
        </w:r>
      </w:ins>
      <w:del w:id="162" w:author="Usuario" w:date="2025-11-24T10:27:00Z">
        <w:r w:rsidRPr="000A338D" w:rsidDel="00896C2F">
          <w:delText>,</w:delText>
        </w:r>
      </w:del>
      <w:r w:rsidRPr="000A338D">
        <w:t xml:space="preserve"> </w:t>
      </w:r>
      <w:ins w:id="163" w:author="Usuario" w:date="2025-11-24T10:27:00Z">
        <w:r w:rsidR="00896C2F">
          <w:t>E</w:t>
        </w:r>
      </w:ins>
      <w:del w:id="164" w:author="Usuario" w:date="2025-11-24T10:27:00Z">
        <w:r w:rsidRPr="000A338D" w:rsidDel="00896C2F">
          <w:delText>e</w:delText>
        </w:r>
      </w:del>
      <w:r w:rsidRPr="000A338D">
        <w:t>nquanto o desenvolvimento geral é entendido como um processo socioeconômico mais amplo. Assim, o desenvolvimento regional evoluiu para enfatizar as dinâmicas espaciais, territoriais e locais que governam as disparidades e os potenciais regionais.</w:t>
      </w:r>
    </w:p>
    <w:p w14:paraId="6083E53B" w14:textId="3B4C276D" w:rsidR="00017FA7" w:rsidRPr="000A338D" w:rsidRDefault="00017FA7" w:rsidP="005D2136">
      <w:r w:rsidRPr="000A338D">
        <w:t xml:space="preserve">A ideia atual de desenvolvimento regional que fundamenta este trabalho não é monolítica, mas sim o resultado de um acúmulo de teorias concorrentes. </w:t>
      </w:r>
      <w:proofErr w:type="spellStart"/>
      <w:r w:rsidRPr="000A338D">
        <w:t>Dunford</w:t>
      </w:r>
      <w:proofErr w:type="spellEnd"/>
      <w:r w:rsidRPr="000A338D">
        <w:t xml:space="preserve"> (2008)</w:t>
      </w:r>
      <w:ins w:id="165" w:author="Usuario" w:date="2025-11-24T10:28:00Z">
        <w:r w:rsidR="00896C2F">
          <w:t>,</w:t>
        </w:r>
      </w:ins>
      <w:r w:rsidRPr="000A338D">
        <w:t xml:space="preserve"> pesquisa essa variedade de modelos, que vão desde as teorias neoclássicas até as de crescimento endógeno. Soja (2008)</w:t>
      </w:r>
      <w:ins w:id="166" w:author="Usuario" w:date="2025-11-24T10:28:00Z">
        <w:r w:rsidR="00896C2F">
          <w:t>,</w:t>
        </w:r>
      </w:ins>
      <w:r w:rsidRPr="000A338D">
        <w:t xml:space="preserve"> descreve uma visão geral histórica do planejamento regional, identificando fases que transitaram de abordagens baseadas em recursos, para o bem-estar, depois para o empreendedorismo e, mais recentemente, para o chamado "novo regionalismo".</w:t>
      </w:r>
    </w:p>
    <w:p w14:paraId="616C0FD8" w14:textId="556BD35D" w:rsidR="00017FA7" w:rsidRPr="000A338D" w:rsidRDefault="00017FA7" w:rsidP="005D2136">
      <w:r w:rsidRPr="000A338D">
        <w:t xml:space="preserve">O pensamento contemporâneo sobre o tema é marcadamente multidisciplinar, integrando perspectivas econômicas, geográficas, sociais e políticas. No contexto latino-americano e brasileiro, esse debate é fortemente influenciado por perspectivas críticas. Brito </w:t>
      </w:r>
      <w:r w:rsidRPr="000A338D">
        <w:rPr>
          <w:i/>
          <w:iCs/>
        </w:rPr>
        <w:t>et al</w:t>
      </w:r>
      <w:r w:rsidRPr="000A338D">
        <w:t xml:space="preserve">. (2018), por exemplo, relacionam a teoria do desenvolvimento regional ao pensamento social latino-americano e aos padrões de poder, analisando as teorias da modernização, estruturalismo e dependência, e defendendo abordagens </w:t>
      </w:r>
      <w:proofErr w:type="spellStart"/>
      <w:r w:rsidRPr="000A338D">
        <w:t>decoloniais</w:t>
      </w:r>
      <w:proofErr w:type="spellEnd"/>
      <w:r w:rsidRPr="000A338D">
        <w:t xml:space="preserve"> e pós-coloniais.</w:t>
      </w:r>
    </w:p>
    <w:p w14:paraId="68E1250A" w14:textId="2836C9AC" w:rsidR="00017FA7" w:rsidRPr="000A338D" w:rsidRDefault="00017FA7" w:rsidP="005D2136">
      <w:r w:rsidRPr="000A338D">
        <w:t xml:space="preserve">Na mesma linha, </w:t>
      </w:r>
      <w:proofErr w:type="spellStart"/>
      <w:r w:rsidRPr="000A338D">
        <w:t>Theis</w:t>
      </w:r>
      <w:proofErr w:type="spellEnd"/>
      <w:r w:rsidRPr="000A338D">
        <w:t xml:space="preserve"> (2022), ao avaliar o desenvolvimento regional no Brasil, critica os modelos tradicionais centrados no capital e no </w:t>
      </w:r>
      <w:r w:rsidR="009C13C7" w:rsidRPr="000A338D">
        <w:t>E</w:t>
      </w:r>
      <w:r w:rsidRPr="000A338D">
        <w:t>stado, propondo a "autodeterminação social" como uma estrutura alternativa. Portanto, o desenvolvimento regional é hoje entendido como um processo complexo.</w:t>
      </w:r>
    </w:p>
    <w:p w14:paraId="51C96D06" w14:textId="2056F063" w:rsidR="00017FA7" w:rsidRPr="000A338D" w:rsidRDefault="00017FA7" w:rsidP="00017FA7">
      <w:proofErr w:type="spellStart"/>
      <w:r w:rsidRPr="000A338D">
        <w:t>Dunford</w:t>
      </w:r>
      <w:proofErr w:type="spellEnd"/>
      <w:r w:rsidRPr="000A338D">
        <w:t xml:space="preserve"> (2008) destaca sua natureza dialética e cumulativa, onde trajetórias históricas e dependências de caminho influenciam os resultados atuais. Nesta pesquisa, ele é adotado como a escala crítica para operacionalizar as metas mais amplas de um desenvolvimento multidimensional (social, sustentável e humano) em territórios específicos.</w:t>
      </w:r>
    </w:p>
    <w:p w14:paraId="769F1A4E" w14:textId="77777777" w:rsidR="005D2136" w:rsidRPr="000A338D" w:rsidRDefault="005D2136" w:rsidP="005D2136"/>
    <w:p w14:paraId="2258E1AB" w14:textId="7F2F82BC" w:rsidR="009E7640" w:rsidRPr="000A338D" w:rsidRDefault="00B42D54" w:rsidP="009C787E">
      <w:pPr>
        <w:pStyle w:val="Ttulo2"/>
      </w:pPr>
      <w:bookmarkStart w:id="167" w:name="_Toc211342491"/>
      <w:r w:rsidRPr="000A338D">
        <w:t xml:space="preserve">O </w:t>
      </w:r>
      <w:r w:rsidR="00887966" w:rsidRPr="000A338D">
        <w:t>E</w:t>
      </w:r>
      <w:r w:rsidRPr="000A338D">
        <w:t xml:space="preserve">studo </w:t>
      </w:r>
      <w:r w:rsidR="00887966" w:rsidRPr="000A338D">
        <w:t>H</w:t>
      </w:r>
      <w:r w:rsidRPr="000A338D">
        <w:t xml:space="preserve">istórico das </w:t>
      </w:r>
      <w:r w:rsidR="00887966" w:rsidRPr="000A338D">
        <w:t>R</w:t>
      </w:r>
      <w:r w:rsidRPr="000A338D">
        <w:t>elações SA e DRSAI</w:t>
      </w:r>
      <w:bookmarkEnd w:id="167"/>
    </w:p>
    <w:p w14:paraId="12677E7A" w14:textId="77777777" w:rsidR="00A4130B" w:rsidRPr="000A338D" w:rsidRDefault="00A4130B" w:rsidP="00A4130B"/>
    <w:p w14:paraId="6532663A" w14:textId="6F5F4E24" w:rsidR="001A0C77" w:rsidRPr="000A338D" w:rsidRDefault="001A0C77" w:rsidP="001A0C77">
      <w:r w:rsidRPr="000A338D">
        <w:t>Em 1854, Londres foi atingida por uma epidemia de cólera</w:t>
      </w:r>
      <w:r w:rsidR="00B42D54" w:rsidRPr="000A338D">
        <w:t xml:space="preserve"> que </w:t>
      </w:r>
      <w:r w:rsidRPr="000A338D">
        <w:t>caus</w:t>
      </w:r>
      <w:r w:rsidR="00B42D54" w:rsidRPr="000A338D">
        <w:t>ou</w:t>
      </w:r>
      <w:r w:rsidRPr="000A338D">
        <w:t xml:space="preserve"> adoecimento e mortes. Neste período, a doença não era conhecida com os detalhes que se conhece hoje, mas John </w:t>
      </w:r>
      <w:proofErr w:type="spellStart"/>
      <w:r w:rsidRPr="000A338D">
        <w:t>Snow</w:t>
      </w:r>
      <w:proofErr w:type="spellEnd"/>
      <w:r w:rsidRPr="000A338D">
        <w:t xml:space="preserve"> já havia publicado em 1849 sua teoria inicial sobre a cólera ser uma doença que se inicia no trato alimentar e que é comunicável de pessoa a pessoa. Investigando mais a fundo a doença, sobretudo na região sul da capital inglesa, ele identificou uma forte correlação entre a incidência de cólera, a densidade e insalubridade dos povoados (</w:t>
      </w:r>
      <w:proofErr w:type="spellStart"/>
      <w:r w:rsidR="00FB5D03" w:rsidRPr="000A338D">
        <w:t>Snow</w:t>
      </w:r>
      <w:proofErr w:type="spellEnd"/>
      <w:r w:rsidR="00FB5D03" w:rsidRPr="000A338D">
        <w:t xml:space="preserve">, </w:t>
      </w:r>
      <w:r w:rsidRPr="000A338D">
        <w:t>1856).</w:t>
      </w:r>
    </w:p>
    <w:p w14:paraId="6D2D3CF6" w14:textId="12C4C752" w:rsidR="001A0C77" w:rsidRPr="000A338D" w:rsidRDefault="001A0C77" w:rsidP="001A0C77">
      <w:pPr>
        <w:rPr>
          <w:lang w:val="en-US"/>
        </w:rPr>
      </w:pPr>
      <w:proofErr w:type="spellStart"/>
      <w:r w:rsidRPr="000A338D">
        <w:t>Snow</w:t>
      </w:r>
      <w:proofErr w:type="spellEnd"/>
      <w:r w:rsidRPr="000A338D">
        <w:t xml:space="preserve"> (1856) observou ainda uma associação entre a fonte de água e a mortalidade tanto em Londres como em outras cidades, destacando o caso da </w:t>
      </w:r>
      <w:proofErr w:type="spellStart"/>
      <w:r w:rsidRPr="000A338D">
        <w:rPr>
          <w:i/>
          <w:iCs/>
        </w:rPr>
        <w:t>Lamberth</w:t>
      </w:r>
      <w:proofErr w:type="spellEnd"/>
      <w:r w:rsidRPr="000A338D">
        <w:rPr>
          <w:i/>
          <w:iCs/>
        </w:rPr>
        <w:t xml:space="preserve"> </w:t>
      </w:r>
      <w:proofErr w:type="spellStart"/>
      <w:r w:rsidRPr="000A338D">
        <w:rPr>
          <w:i/>
          <w:iCs/>
        </w:rPr>
        <w:t>Water</w:t>
      </w:r>
      <w:proofErr w:type="spellEnd"/>
      <w:r w:rsidRPr="000A338D">
        <w:rPr>
          <w:i/>
          <w:iCs/>
        </w:rPr>
        <w:t xml:space="preserve"> </w:t>
      </w:r>
      <w:proofErr w:type="spellStart"/>
      <w:r w:rsidRPr="000A338D">
        <w:rPr>
          <w:i/>
          <w:iCs/>
        </w:rPr>
        <w:t>Company</w:t>
      </w:r>
      <w:proofErr w:type="spellEnd"/>
      <w:r w:rsidRPr="000A338D">
        <w:t xml:space="preserve">, que mudou sua fonte de captação para um local mais limpo do rio Tâmisa e os distritos atendidos pela empresa sofreram menos durante a epidemia de 1854. Já as regiões atendidas pela empresa </w:t>
      </w:r>
      <w:proofErr w:type="spellStart"/>
      <w:r w:rsidRPr="000A338D">
        <w:rPr>
          <w:i/>
          <w:iCs/>
        </w:rPr>
        <w:t>Southwark</w:t>
      </w:r>
      <w:proofErr w:type="spellEnd"/>
      <w:r w:rsidRPr="000A338D">
        <w:rPr>
          <w:i/>
          <w:iCs/>
        </w:rPr>
        <w:t xml:space="preserve"> </w:t>
      </w:r>
      <w:proofErr w:type="spellStart"/>
      <w:r w:rsidRPr="000A338D">
        <w:rPr>
          <w:i/>
          <w:iCs/>
        </w:rPr>
        <w:t>and</w:t>
      </w:r>
      <w:proofErr w:type="spellEnd"/>
      <w:r w:rsidRPr="000A338D">
        <w:rPr>
          <w:i/>
          <w:iCs/>
        </w:rPr>
        <w:t xml:space="preserve"> </w:t>
      </w:r>
      <w:proofErr w:type="spellStart"/>
      <w:r w:rsidRPr="000A338D">
        <w:rPr>
          <w:i/>
          <w:iCs/>
        </w:rPr>
        <w:t>Vauxhall</w:t>
      </w:r>
      <w:proofErr w:type="spellEnd"/>
      <w:r w:rsidR="00051D01" w:rsidRPr="000A338D">
        <w:t xml:space="preserve"> </w:t>
      </w:r>
      <w:r w:rsidRPr="000A338D">
        <w:t>coletava água de um local menos limpo, o que se soube através dos altos níveis de sal na água, indicando intrusão da água do mar</w:t>
      </w:r>
      <w:r w:rsidR="00051D01" w:rsidRPr="000A338D">
        <w:t xml:space="preserve">. </w:t>
      </w:r>
      <w:proofErr w:type="spellStart"/>
      <w:r w:rsidR="00051D01" w:rsidRPr="000A338D">
        <w:rPr>
          <w:lang w:val="en-US"/>
        </w:rPr>
        <w:t>Isso</w:t>
      </w:r>
      <w:proofErr w:type="spellEnd"/>
      <w:r w:rsidR="00051D01" w:rsidRPr="000A338D">
        <w:rPr>
          <w:lang w:val="en-US"/>
        </w:rPr>
        <w:t xml:space="preserve"> </w:t>
      </w:r>
      <w:proofErr w:type="spellStart"/>
      <w:r w:rsidR="00051D01" w:rsidRPr="000A338D">
        <w:rPr>
          <w:lang w:val="en-US"/>
        </w:rPr>
        <w:t>conduziu</w:t>
      </w:r>
      <w:proofErr w:type="spellEnd"/>
      <w:r w:rsidR="00051D01" w:rsidRPr="000A338D">
        <w:rPr>
          <w:lang w:val="en-US"/>
        </w:rPr>
        <w:t xml:space="preserve"> à </w:t>
      </w:r>
      <w:proofErr w:type="spellStart"/>
      <w:r w:rsidR="00051D01" w:rsidRPr="000A338D">
        <w:rPr>
          <w:lang w:val="en-US"/>
        </w:rPr>
        <w:t>conclusão</w:t>
      </w:r>
      <w:proofErr w:type="spellEnd"/>
      <w:r w:rsidR="00051D01" w:rsidRPr="000A338D">
        <w:rPr>
          <w:lang w:val="en-US"/>
        </w:rPr>
        <w:t xml:space="preserve"> de </w:t>
      </w:r>
      <w:r w:rsidRPr="000A338D">
        <w:rPr>
          <w:lang w:val="en-US"/>
        </w:rPr>
        <w:t>que “</w:t>
      </w:r>
      <w:r w:rsidR="00B42D54" w:rsidRPr="000A338D">
        <w:rPr>
          <w:i/>
          <w:iCs/>
          <w:lang w:val="en-US"/>
        </w:rPr>
        <w:t>t</w:t>
      </w:r>
      <w:r w:rsidRPr="000A338D">
        <w:rPr>
          <w:i/>
          <w:iCs/>
          <w:lang w:val="en-US"/>
        </w:rPr>
        <w:t>he disease was between thirteen and fourteen times as fatal to the population having the impure water as to that having the improved supply</w:t>
      </w:r>
      <w:r w:rsidRPr="000A338D">
        <w:rPr>
          <w:lang w:val="en-US"/>
        </w:rPr>
        <w:t>" (</w:t>
      </w:r>
      <w:r w:rsidR="00FB5D03" w:rsidRPr="000A338D">
        <w:rPr>
          <w:lang w:val="en-US"/>
        </w:rPr>
        <w:t xml:space="preserve">Snow, </w:t>
      </w:r>
      <w:r w:rsidRPr="000A338D">
        <w:rPr>
          <w:lang w:val="en-US"/>
        </w:rPr>
        <w:t>1856, p. 244).</w:t>
      </w:r>
    </w:p>
    <w:p w14:paraId="44EF5703" w14:textId="77777777" w:rsidR="001A0C77" w:rsidRPr="000A338D" w:rsidRDefault="001A0C77" w:rsidP="001A0C77">
      <w:r w:rsidRPr="000A338D">
        <w:t xml:space="preserve">O autor ainda argumenta que a mera "impureza ordinária" da água não era suficiente para causar a cólera. Ele afirmou que a doença só se propaga quando a "matéria mórbida específica" da cólera entra na água. </w:t>
      </w:r>
      <w:proofErr w:type="spellStart"/>
      <w:r w:rsidRPr="000A338D">
        <w:t>Snow</w:t>
      </w:r>
      <w:proofErr w:type="spellEnd"/>
      <w:r w:rsidRPr="000A338D">
        <w:t xml:space="preserve"> (1956) usou o exemplo do poço da </w:t>
      </w:r>
      <w:proofErr w:type="spellStart"/>
      <w:r w:rsidRPr="000A338D">
        <w:t>Broad</w:t>
      </w:r>
      <w:proofErr w:type="spellEnd"/>
      <w:r w:rsidRPr="000A338D">
        <w:t xml:space="preserve"> Street (que ele investigou em outra ocasião) para ilustrar que, embora a água estivesse contaminada com esgoto, a cólera só se espalhou quando um caso de cólera ocorreu entre os usuários do banheiro conectado ao poço.</w:t>
      </w:r>
    </w:p>
    <w:p w14:paraId="21BBC66F" w14:textId="30149E8E" w:rsidR="001A0C77" w:rsidRPr="000A338D" w:rsidRDefault="001A0C77" w:rsidP="001A0C77">
      <w:r w:rsidRPr="000A338D">
        <w:t>Estudos como esse ajudam a compreender a origem de surtos de doenças fatais, como a cólera</w:t>
      </w:r>
      <w:r w:rsidR="00B42D54" w:rsidRPr="000A338D">
        <w:t xml:space="preserve">, </w:t>
      </w:r>
      <w:del w:id="168" w:author="Usuario" w:date="2025-11-24T10:32:00Z">
        <w:r w:rsidR="00B42D54" w:rsidRPr="000A338D" w:rsidDel="00896C2F">
          <w:delText>m</w:delText>
        </w:r>
        <w:r w:rsidRPr="000A338D" w:rsidDel="00896C2F">
          <w:delText xml:space="preserve">ostrando </w:delText>
        </w:r>
      </w:del>
      <w:ins w:id="169" w:author="Usuario" w:date="2025-11-24T10:32:00Z">
        <w:r w:rsidR="00896C2F">
          <w:t>evidenciando</w:t>
        </w:r>
        <w:r w:rsidR="00896C2F" w:rsidRPr="000A338D">
          <w:t xml:space="preserve"> </w:t>
        </w:r>
      </w:ins>
      <w:r w:rsidRPr="000A338D">
        <w:t>que o local da coleta da água estar contaminado ou não</w:t>
      </w:r>
      <w:r w:rsidR="00051D01" w:rsidRPr="000A338D">
        <w:t xml:space="preserve"> </w:t>
      </w:r>
      <w:r w:rsidRPr="000A338D">
        <w:t xml:space="preserve">faz diferença na incidência de doenças, permitindo que se saiba o que fazer para </w:t>
      </w:r>
      <w:r w:rsidR="00B42D54" w:rsidRPr="000A338D">
        <w:t>evitá-las</w:t>
      </w:r>
      <w:r w:rsidRPr="000A338D">
        <w:t>. O conjunto de serviços e infraestruturas e instalações operacionais implementadas com a intenção de mitigar riscos ambientais como estes evoluiu até os dias atuais sob a denominação geral de SA (</w:t>
      </w:r>
      <w:proofErr w:type="spellStart"/>
      <w:r w:rsidR="00FB5D03" w:rsidRPr="000A338D">
        <w:t>Cesa</w:t>
      </w:r>
      <w:proofErr w:type="spellEnd"/>
      <w:r w:rsidR="00FB5D03" w:rsidRPr="000A338D">
        <w:t xml:space="preserve">, </w:t>
      </w:r>
      <w:r w:rsidRPr="000A338D">
        <w:t>2012).</w:t>
      </w:r>
    </w:p>
    <w:p w14:paraId="26F6E22E" w14:textId="0823074D" w:rsidR="001A0C77" w:rsidRPr="000A338D" w:rsidRDefault="001A0C77" w:rsidP="001A0C77">
      <w:r w:rsidRPr="000A338D">
        <w:t>Mais especificamente, pode-se entender que SA se refere principalmente ao “</w:t>
      </w:r>
      <w:r w:rsidRPr="006A3D07">
        <w:rPr>
          <w:highlight w:val="cyan"/>
          <w:rPrChange w:id="170" w:author="Usuario" w:date="2025-11-24T10:36:00Z">
            <w:rPr/>
          </w:rPrChange>
        </w:rPr>
        <w:t>conjunto de serviços, infraestrutura e instalações operacionais de abastecimento de água, esgotamento sanitários, limpeza pública e manejo dos resíduos sólidos e drenagem e manejo de águas pluviais</w:t>
      </w:r>
      <w:commentRangeStart w:id="171"/>
      <w:r w:rsidRPr="000A338D">
        <w:t>" (</w:t>
      </w:r>
      <w:r w:rsidR="00FB5D03" w:rsidRPr="000A338D">
        <w:t>Brasil</w:t>
      </w:r>
      <w:r w:rsidRPr="000A338D">
        <w:t>, 2005, p.39</w:t>
      </w:r>
      <w:ins w:id="172" w:author="Usuario" w:date="2025-11-24T10:34:00Z">
        <w:r w:rsidR="006A3D07">
          <w:t>)</w:t>
        </w:r>
      </w:ins>
      <w:r w:rsidR="00051D01" w:rsidRPr="000A338D">
        <w:t xml:space="preserve">. </w:t>
      </w:r>
      <w:commentRangeEnd w:id="171"/>
      <w:r w:rsidR="0058394B">
        <w:rPr>
          <w:rStyle w:val="Refdecomentrio"/>
        </w:rPr>
        <w:commentReference w:id="171"/>
      </w:r>
      <w:r w:rsidR="00051D01" w:rsidRPr="000A338D">
        <w:t>N</w:t>
      </w:r>
      <w:r w:rsidRPr="000A338D">
        <w:t>este trabalho</w:t>
      </w:r>
      <w:r w:rsidR="00B42D54" w:rsidRPr="000A338D">
        <w:t xml:space="preserve">, </w:t>
      </w:r>
      <w:r w:rsidRPr="000A338D">
        <w:t xml:space="preserve">os aspectos relacionados ao abastecimento de água potável e coleta de esgotamento sanitário </w:t>
      </w:r>
      <w:r w:rsidR="00B42D54" w:rsidRPr="000A338D">
        <w:t xml:space="preserve">serão </w:t>
      </w:r>
      <w:r w:rsidR="00051D01" w:rsidRPr="000A338D">
        <w:t>o</w:t>
      </w:r>
      <w:r w:rsidR="00B42D54" w:rsidRPr="000A338D">
        <w:t xml:space="preserve"> foco </w:t>
      </w:r>
      <w:r w:rsidRPr="000A338D">
        <w:t>de</w:t>
      </w:r>
      <w:r w:rsidR="00B42D54" w:rsidRPr="000A338D">
        <w:t>ntre os</w:t>
      </w:r>
      <w:r w:rsidRPr="000A338D">
        <w:t xml:space="preserve"> fatores de SA.</w:t>
      </w:r>
    </w:p>
    <w:p w14:paraId="7D9EF25B" w14:textId="494D7690" w:rsidR="001A0C77" w:rsidRPr="000A338D" w:rsidRDefault="001A0C77" w:rsidP="00B42D54">
      <w:r w:rsidRPr="000A338D">
        <w:t xml:space="preserve">Este estudo trabalhará com as séries históricas de água e esgoto disponíveis nas seguintes famílias de informações e indicadores do SNIS: </w:t>
      </w:r>
      <w:r w:rsidRPr="006A3D07">
        <w:rPr>
          <w:highlight w:val="cyan"/>
          <w:rPrChange w:id="173" w:author="Usuario" w:date="2025-11-24T10:40:00Z">
            <w:rPr/>
          </w:rPrChange>
        </w:rPr>
        <w:t>AE</w:t>
      </w:r>
      <w:r w:rsidRPr="000A338D">
        <w:t xml:space="preserve"> - Informações gerais; AE - Informações financeiras; AE - Informações de água; AE - Informações de esgotos; AE - Informações de qualidade; AE - Indicadores econômico-financeiros e administrativos; AE - Indicadores operacionais - água; AE - Indicadores operacionais - esgoto; AE - Indicadores de qualidade</w:t>
      </w:r>
      <w:r w:rsidR="00C34556" w:rsidRPr="000A338D">
        <w:t>.</w:t>
      </w:r>
    </w:p>
    <w:p w14:paraId="0DEDFDFB" w14:textId="5B35189D" w:rsidR="00B42D54" w:rsidRPr="000A338D" w:rsidRDefault="001A0C77" w:rsidP="001A0C77">
      <w:r w:rsidRPr="000A338D">
        <w:t xml:space="preserve">É importante </w:t>
      </w:r>
      <w:commentRangeStart w:id="174"/>
      <w:r w:rsidRPr="000A338D">
        <w:t xml:space="preserve">notar que a própria categorização de uma infraestrutura ou serviço </w:t>
      </w:r>
      <w:commentRangeEnd w:id="174"/>
      <w:r w:rsidR="006A3D07">
        <w:rPr>
          <w:rStyle w:val="Refdecomentrio"/>
        </w:rPr>
        <w:commentReference w:id="174"/>
      </w:r>
      <w:r w:rsidRPr="000A338D">
        <w:t xml:space="preserve">como de SA depende da sua relação efetiva com a mitigação de riscos ambientais de saúde como os investigados por </w:t>
      </w:r>
      <w:proofErr w:type="spellStart"/>
      <w:r w:rsidRPr="000A338D">
        <w:t>Snow</w:t>
      </w:r>
      <w:proofErr w:type="spellEnd"/>
      <w:r w:rsidRPr="000A338D">
        <w:t xml:space="preserve"> (1856).</w:t>
      </w:r>
      <w:r w:rsidR="00B42D54" w:rsidRPr="000A338D">
        <w:t xml:space="preserve"> </w:t>
      </w:r>
      <w:r w:rsidRPr="000A338D">
        <w:t>Inclusive, existe não apenas a cólera, mas todo um conjunto de Doenças Relacionadas ao Saneamento Ambiental Inadequado (DRSAI)</w:t>
      </w:r>
      <w:r w:rsidR="00B42D54" w:rsidRPr="000A338D">
        <w:t xml:space="preserve"> </w:t>
      </w:r>
      <w:r w:rsidRPr="000A338D">
        <w:t>(</w:t>
      </w:r>
      <w:r w:rsidR="00FB5D03" w:rsidRPr="000A338D">
        <w:t>Brasil</w:t>
      </w:r>
      <w:r w:rsidRPr="000A338D">
        <w:t>, 2010).</w:t>
      </w:r>
    </w:p>
    <w:p w14:paraId="571E804F" w14:textId="0BB7341E" w:rsidR="001A0C77" w:rsidRPr="000A338D" w:rsidRDefault="001A0C77" w:rsidP="001A0C77">
      <w:r w:rsidRPr="000A338D">
        <w:t xml:space="preserve">Todas as doenças listadas na tabela de classificação ambiental das infecções relacionadas com a água </w:t>
      </w:r>
      <w:r w:rsidR="00B42D54" w:rsidRPr="000A338D">
        <w:t xml:space="preserve">em Brasil (2010, p.65) </w:t>
      </w:r>
      <w:r w:rsidRPr="000A338D">
        <w:t xml:space="preserve">serão </w:t>
      </w:r>
      <w:r w:rsidR="00887966" w:rsidRPr="000A338D">
        <w:t>analisadas</w:t>
      </w:r>
      <w:r w:rsidRPr="000A338D">
        <w:t xml:space="preserve"> individualmente neste trabalho em forma de internações e óbitos.</w:t>
      </w:r>
      <w:r w:rsidR="00B42D54" w:rsidRPr="000A338D">
        <w:t xml:space="preserve"> Mais especificamente, serão consideradas nesta tese as</w:t>
      </w:r>
      <w:ins w:id="175" w:author="Usuario" w:date="2025-11-24T10:42:00Z">
        <w:r w:rsidR="006A3D07">
          <w:t xml:space="preserve"> doenças</w:t>
        </w:r>
      </w:ins>
      <w:r w:rsidR="00B42D54" w:rsidRPr="000A338D">
        <w:t xml:space="preserve">: </w:t>
      </w:r>
      <w:del w:id="176" w:author="Usuario" w:date="2025-11-24T10:42:00Z">
        <w:r w:rsidR="00B42D54" w:rsidRPr="000A338D" w:rsidDel="006A3D07">
          <w:delText>d</w:delText>
        </w:r>
        <w:r w:rsidRPr="000A338D" w:rsidDel="006A3D07">
          <w:delText xml:space="preserve">oenças </w:delText>
        </w:r>
      </w:del>
      <w:ins w:id="177" w:author="Usuario" w:date="2025-11-24T10:42:00Z">
        <w:r w:rsidR="006A3D07">
          <w:t>-</w:t>
        </w:r>
        <w:r w:rsidR="006A3D07" w:rsidRPr="000A338D">
          <w:t xml:space="preserve"> </w:t>
        </w:r>
      </w:ins>
      <w:r w:rsidRPr="000A338D">
        <w:t xml:space="preserve">de transmissão </w:t>
      </w:r>
      <w:proofErr w:type="spellStart"/>
      <w:r w:rsidRPr="000A338D">
        <w:t>feco</w:t>
      </w:r>
      <w:proofErr w:type="spellEnd"/>
      <w:r w:rsidRPr="000A338D">
        <w:t>-oral</w:t>
      </w:r>
      <w:r w:rsidR="00B42D54" w:rsidRPr="000A338D">
        <w:t xml:space="preserve">; </w:t>
      </w:r>
      <w:del w:id="178" w:author="Usuario" w:date="2025-11-24T10:42:00Z">
        <w:r w:rsidR="00B42D54" w:rsidRPr="000A338D" w:rsidDel="006A3D07">
          <w:delText>d</w:delText>
        </w:r>
        <w:r w:rsidRPr="000A338D" w:rsidDel="006A3D07">
          <w:delText xml:space="preserve">oenças </w:delText>
        </w:r>
      </w:del>
      <w:ins w:id="179" w:author="Usuario" w:date="2025-11-24T10:42:00Z">
        <w:r w:rsidR="006A3D07">
          <w:t>-</w:t>
        </w:r>
      </w:ins>
      <w:r w:rsidRPr="000A338D">
        <w:t>transmitidas por inseto vetor</w:t>
      </w:r>
      <w:r w:rsidR="00B42D54" w:rsidRPr="000A338D">
        <w:t xml:space="preserve">; </w:t>
      </w:r>
      <w:del w:id="180" w:author="Usuario" w:date="2025-11-24T10:42:00Z">
        <w:r w:rsidR="00B42D54" w:rsidRPr="000A338D" w:rsidDel="006A3D07">
          <w:delText>d</w:delText>
        </w:r>
        <w:r w:rsidRPr="000A338D" w:rsidDel="006A3D07">
          <w:delText xml:space="preserve">oenças </w:delText>
        </w:r>
      </w:del>
      <w:ins w:id="181" w:author="Usuario" w:date="2025-11-24T10:42:00Z">
        <w:r w:rsidR="006A3D07">
          <w:t>-</w:t>
        </w:r>
        <w:r w:rsidR="006A3D07" w:rsidRPr="000A338D">
          <w:t xml:space="preserve"> </w:t>
        </w:r>
      </w:ins>
      <w:r w:rsidRPr="000A338D">
        <w:t>transmitidas através do contato com a água</w:t>
      </w:r>
      <w:r w:rsidR="00B42D54" w:rsidRPr="000A338D">
        <w:t xml:space="preserve">; </w:t>
      </w:r>
      <w:del w:id="182" w:author="Usuario" w:date="2025-11-24T10:43:00Z">
        <w:r w:rsidR="00B42D54" w:rsidRPr="000A338D" w:rsidDel="007841B2">
          <w:delText>d</w:delText>
        </w:r>
        <w:r w:rsidRPr="000A338D" w:rsidDel="007841B2">
          <w:delText xml:space="preserve">oenças </w:delText>
        </w:r>
      </w:del>
      <w:ins w:id="183" w:author="Usuario" w:date="2025-11-24T10:43:00Z">
        <w:r w:rsidR="007841B2">
          <w:t>-</w:t>
        </w:r>
        <w:r w:rsidR="007841B2" w:rsidRPr="000A338D">
          <w:t xml:space="preserve"> </w:t>
        </w:r>
      </w:ins>
      <w:r w:rsidRPr="000A338D">
        <w:t>relacionadas com a higiene</w:t>
      </w:r>
      <w:r w:rsidR="00B42D54" w:rsidRPr="000A338D">
        <w:t xml:space="preserve">; </w:t>
      </w:r>
      <w:proofErr w:type="spellStart"/>
      <w:r w:rsidR="00B42D54" w:rsidRPr="000A338D">
        <w:t>g</w:t>
      </w:r>
      <w:r w:rsidRPr="000A338D">
        <w:t>eo-helmintos</w:t>
      </w:r>
      <w:proofErr w:type="spellEnd"/>
      <w:r w:rsidRPr="000A338D">
        <w:t xml:space="preserve"> e teníases</w:t>
      </w:r>
      <w:r w:rsidR="00B42D54" w:rsidRPr="000A338D">
        <w:t>.</w:t>
      </w:r>
    </w:p>
    <w:p w14:paraId="3E1A4604" w14:textId="3D17E2C9" w:rsidR="00900B72" w:rsidRPr="000A338D" w:rsidRDefault="001A0C77" w:rsidP="001A0C77">
      <w:r w:rsidRPr="000A338D">
        <w:t>Através do DATASUS, é possível obter dados mensais desagregados sobre cada uma destas doenças</w:t>
      </w:r>
      <w:r w:rsidR="00887966" w:rsidRPr="000A338D">
        <w:t>. Neste trabalho</w:t>
      </w:r>
      <w:r w:rsidRPr="000A338D">
        <w:t>, os interesses principais estão nos números de internações e óbitos por local de origem do paciente. As informações serão desagregadas por ano da internação, por município e por CID.</w:t>
      </w:r>
    </w:p>
    <w:p w14:paraId="1B5F83C0" w14:textId="77777777" w:rsidR="00887966" w:rsidRPr="000A338D" w:rsidRDefault="00887966" w:rsidP="00887966">
      <w:commentRangeStart w:id="184"/>
      <w:r w:rsidRPr="000A338D">
        <w:t xml:space="preserve">Dados sobre SA e DRSAI como estes não são importantes apenas para o trabalho de </w:t>
      </w:r>
      <w:proofErr w:type="spellStart"/>
      <w:r w:rsidRPr="000A338D">
        <w:t>Snow</w:t>
      </w:r>
      <w:proofErr w:type="spellEnd"/>
      <w:r w:rsidRPr="000A338D">
        <w:t xml:space="preserve"> (1856) e a presente tese. </w:t>
      </w:r>
      <w:commentRangeEnd w:id="184"/>
      <w:r w:rsidR="007841B2">
        <w:rPr>
          <w:rStyle w:val="Refdecomentrio"/>
        </w:rPr>
        <w:commentReference w:id="184"/>
      </w:r>
      <w:r w:rsidRPr="000A338D">
        <w:t>Na verdade, a literatura científica é farta de estudos ao longo de diversos anos, em diversos locais, sob diversas perspectivas, explorando a relação entre essas duas dimensões. Pires (2022), por exemplo, encontrou uma correlação inversamente proporcional para os dados de acesso a água e esgoto e DRSAI para o Brasil.</w:t>
      </w:r>
    </w:p>
    <w:p w14:paraId="3AC7CAD8" w14:textId="3A4E25F5" w:rsidR="00887966" w:rsidRPr="000A338D" w:rsidRDefault="00887966" w:rsidP="00887966">
      <w:r w:rsidRPr="000A338D">
        <w:t>Mendonça e Motta (2007) mostraram que investimentos em água tratada e esgoto são ações preventivas economicamente mais justificáveis do que outras formas de redução da mortalidade. Por outro lado, Mesquita (2023) mostra que municípios com alta incidência de arboviroses geralmente apresentam baixos níveis de SA, associado ao fato de que as estratégias para lidar com a intermitência e escassez de água fornecem ambiente propício para insetos que servem como vetores destas doenças.</w:t>
      </w:r>
    </w:p>
    <w:p w14:paraId="4AA1B789" w14:textId="3930FD1F" w:rsidR="00887966" w:rsidRPr="000A338D" w:rsidRDefault="00887966" w:rsidP="00887966">
      <w:r w:rsidRPr="000A338D">
        <w:t xml:space="preserve">No estado do Paraná, essa relação também já foi testada por estudos como o de </w:t>
      </w:r>
      <w:proofErr w:type="spellStart"/>
      <w:r w:rsidRPr="000A338D">
        <w:t>Wolfart</w:t>
      </w:r>
      <w:proofErr w:type="spellEnd"/>
      <w:r w:rsidRPr="000A338D">
        <w:t xml:space="preserve"> (2014), no qual a autora estudou o impacto do SA na mortalidade infantil no estado do Paraná. Foi usada a técnica de dados em painel nos anos censitários de 2000 e 2010. O estudo demonstrou que os impactos do abastecimento de água e crescimento da cobertura do programa saúde da família foram mais significativos para a redução da mortalidade do que as variáveis esgotamento sanitário e PIB per capita.</w:t>
      </w:r>
    </w:p>
    <w:p w14:paraId="2D215744" w14:textId="483E141A" w:rsidR="00887966" w:rsidRPr="000A338D" w:rsidRDefault="00887966" w:rsidP="00887966">
      <w:r w:rsidRPr="000A338D">
        <w:t xml:space="preserve">Além disso, estudos como os de </w:t>
      </w:r>
      <w:proofErr w:type="spellStart"/>
      <w:r w:rsidRPr="000A338D">
        <w:t>Bachstein</w:t>
      </w:r>
      <w:proofErr w:type="spellEnd"/>
      <w:r w:rsidRPr="000A338D">
        <w:t xml:space="preserve"> (2016) e </w:t>
      </w:r>
      <w:proofErr w:type="spellStart"/>
      <w:r w:rsidRPr="000A338D">
        <w:t>Pastre</w:t>
      </w:r>
      <w:proofErr w:type="spellEnd"/>
      <w:r w:rsidRPr="000A338D">
        <w:t xml:space="preserve"> (2023) mostram que essa realidade se repete tanto no litoral, quanto no interior do estado</w:t>
      </w:r>
      <w:ins w:id="185" w:author="Usuario" w:date="2025-11-24T10:47:00Z">
        <w:r w:rsidR="007841B2">
          <w:t>.</w:t>
        </w:r>
      </w:ins>
      <w:del w:id="186" w:author="Usuario" w:date="2025-11-24T10:47:00Z">
        <w:r w:rsidRPr="000A338D" w:rsidDel="007841B2">
          <w:delText>,</w:delText>
        </w:r>
      </w:del>
      <w:r w:rsidRPr="000A338D">
        <w:t xml:space="preserve"> </w:t>
      </w:r>
      <w:ins w:id="187" w:author="Usuario" w:date="2025-11-24T10:47:00Z">
        <w:r w:rsidR="007841B2">
          <w:t>S</w:t>
        </w:r>
      </w:ins>
      <w:del w:id="188" w:author="Usuario" w:date="2025-11-24T10:47:00Z">
        <w:r w:rsidRPr="000A338D" w:rsidDel="007841B2">
          <w:delText>s</w:delText>
        </w:r>
      </w:del>
      <w:r w:rsidRPr="000A338D">
        <w:t>endo comuns os casos de famílias sem acesso à rede pública de SA, o que ajuda na prevalência de casos de DRSAI. N</w:t>
      </w:r>
      <w:r w:rsidR="00D45FF1" w:rsidRPr="000A338D">
        <w:t>a</w:t>
      </w:r>
      <w:r w:rsidRPr="000A338D">
        <w:t xml:space="preserve"> </w:t>
      </w:r>
      <w:r w:rsidR="00D45FF1" w:rsidRPr="000A338D">
        <w:t xml:space="preserve">seção </w:t>
      </w:r>
      <w:r w:rsidRPr="000A338D">
        <w:t>1 será feit</w:t>
      </w:r>
      <w:r w:rsidR="00D45FF1" w:rsidRPr="000A338D">
        <w:t xml:space="preserve">o </w:t>
      </w:r>
      <w:r w:rsidRPr="000A338D">
        <w:t xml:space="preserve">um detalhamento maior dos dados históricos de SA e DRSAI no estado segundo os dados disponíveis no SNIS e no </w:t>
      </w:r>
      <w:commentRangeStart w:id="189"/>
      <w:proofErr w:type="spellStart"/>
      <w:r w:rsidR="00FB5D03" w:rsidRPr="000A338D">
        <w:t>Datasus</w:t>
      </w:r>
      <w:proofErr w:type="spellEnd"/>
      <w:r w:rsidR="00FB5D03" w:rsidRPr="000A338D">
        <w:t>.</w:t>
      </w:r>
      <w:commentRangeEnd w:id="189"/>
      <w:r w:rsidR="007841B2">
        <w:rPr>
          <w:rStyle w:val="Refdecomentrio"/>
        </w:rPr>
        <w:commentReference w:id="189"/>
      </w:r>
    </w:p>
    <w:p w14:paraId="3283AF2A" w14:textId="77777777" w:rsidR="00900B72" w:rsidRPr="000A338D" w:rsidRDefault="00900B72" w:rsidP="00900B72"/>
    <w:p w14:paraId="33B581BF" w14:textId="2B5468DB" w:rsidR="00E723DD" w:rsidRPr="000A338D" w:rsidRDefault="00887966" w:rsidP="009C787E">
      <w:pPr>
        <w:pStyle w:val="Ttulo2"/>
      </w:pPr>
      <w:bookmarkStart w:id="190" w:name="_Toc211342492"/>
      <w:r w:rsidRPr="000A338D">
        <w:t xml:space="preserve">As Múltiplas Relevâncias </w:t>
      </w:r>
      <w:commentRangeStart w:id="191"/>
      <w:r w:rsidRPr="000A338D">
        <w:t>do SA</w:t>
      </w:r>
      <w:bookmarkEnd w:id="190"/>
      <w:commentRangeEnd w:id="191"/>
      <w:r w:rsidR="00BC7AF7">
        <w:rPr>
          <w:rStyle w:val="Refdecomentrio"/>
          <w:rFonts w:eastAsiaTheme="minorHAnsi" w:cstheme="minorBidi"/>
          <w:caps w:val="0"/>
        </w:rPr>
        <w:commentReference w:id="191"/>
      </w:r>
    </w:p>
    <w:p w14:paraId="6D860ECD" w14:textId="77777777" w:rsidR="00A4130B" w:rsidRPr="000A338D" w:rsidRDefault="00A4130B" w:rsidP="00A4130B"/>
    <w:p w14:paraId="087D1D55" w14:textId="492579E7" w:rsidR="001A0C77" w:rsidRPr="000A338D" w:rsidRDefault="001A0C77" w:rsidP="001A0C77">
      <w:r w:rsidRPr="000A338D">
        <w:t xml:space="preserve">Apesar de a relação entre SA e DRSAI estar </w:t>
      </w:r>
      <w:del w:id="192" w:author="Usuario" w:date="2025-11-24T10:50:00Z">
        <w:r w:rsidR="00887966" w:rsidRPr="000A338D" w:rsidDel="007841B2">
          <w:delText xml:space="preserve">entranhada </w:delText>
        </w:r>
      </w:del>
      <w:ins w:id="193" w:author="Usuario" w:date="2025-11-24T10:50:00Z">
        <w:r w:rsidR="007841B2">
          <w:t xml:space="preserve">fortemente associada </w:t>
        </w:r>
      </w:ins>
      <w:r w:rsidR="00887966" w:rsidRPr="000A338D">
        <w:t xml:space="preserve">em </w:t>
      </w:r>
      <w:r w:rsidRPr="000A338D">
        <w:t>seus próprios conceitos</w:t>
      </w:r>
      <w:del w:id="194" w:author="Usuario" w:date="2025-11-24T10:50:00Z">
        <w:r w:rsidRPr="000A338D" w:rsidDel="007841B2">
          <w:delText>,</w:delText>
        </w:r>
      </w:del>
      <w:ins w:id="195" w:author="Usuario" w:date="2025-11-24T10:50:00Z">
        <w:r w:rsidR="007841B2">
          <w:t>.</w:t>
        </w:r>
      </w:ins>
      <w:r w:rsidRPr="000A338D">
        <w:t xml:space="preserve"> </w:t>
      </w:r>
      <w:del w:id="196" w:author="Usuario" w:date="2025-11-24T10:50:00Z">
        <w:r w:rsidRPr="000A338D" w:rsidDel="007841B2">
          <w:delText xml:space="preserve">a </w:delText>
        </w:r>
      </w:del>
      <w:ins w:id="197" w:author="Usuario" w:date="2025-11-24T10:50:00Z">
        <w:r w:rsidR="007841B2">
          <w:t>A</w:t>
        </w:r>
        <w:r w:rsidR="007841B2" w:rsidRPr="000A338D">
          <w:t xml:space="preserve"> </w:t>
        </w:r>
      </w:ins>
      <w:r w:rsidR="00887966" w:rsidRPr="000A338D">
        <w:t>necessidade</w:t>
      </w:r>
      <w:r w:rsidRPr="000A338D">
        <w:t xml:space="preserve"> do SA </w:t>
      </w:r>
      <w:del w:id="198" w:author="Usuario" w:date="2025-11-24T10:51:00Z">
        <w:r w:rsidRPr="000A338D" w:rsidDel="007841B2">
          <w:delText xml:space="preserve">se afirma em si mesma primeiramente. Isso significa dizer que o SA </w:delText>
        </w:r>
      </w:del>
      <w:r w:rsidRPr="000A338D">
        <w:t xml:space="preserve">é importante não só por evitar doenças, mas por ter impactos muito além desses, o que leva </w:t>
      </w:r>
      <w:del w:id="199" w:author="Usuario" w:date="2025-11-24T10:51:00Z">
        <w:r w:rsidRPr="000A338D" w:rsidDel="007841B2">
          <w:delText>o SA</w:delText>
        </w:r>
      </w:del>
      <w:ins w:id="200" w:author="Usuario" w:date="2025-11-24T10:51:00Z">
        <w:r w:rsidR="007841B2">
          <w:t xml:space="preserve">ao mesmo </w:t>
        </w:r>
      </w:ins>
      <w:r w:rsidRPr="000A338D">
        <w:t xml:space="preserve"> a </w:t>
      </w:r>
      <w:commentRangeStart w:id="201"/>
      <w:r w:rsidRPr="000A338D">
        <w:t>ser reconhecido como um direito humano fundamental pela Organização das Nações Unidas (ONU) através da Resolução A/RES/64/292, de 28 de julho de 2010 (</w:t>
      </w:r>
      <w:r w:rsidR="00FB5D03" w:rsidRPr="000A338D">
        <w:t>Pires, 2022).</w:t>
      </w:r>
      <w:commentRangeEnd w:id="201"/>
      <w:r w:rsidR="007841B2">
        <w:rPr>
          <w:rStyle w:val="Refdecomentrio"/>
        </w:rPr>
        <w:commentReference w:id="201"/>
      </w:r>
    </w:p>
    <w:p w14:paraId="646677B2" w14:textId="239D32A5" w:rsidR="001A0C77" w:rsidRPr="000A338D" w:rsidRDefault="001A0C77" w:rsidP="001A0C77">
      <w:r w:rsidRPr="000A338D">
        <w:t xml:space="preserve">O acesso à água tratada e esgoto sanitário constitui um valor intrínseco por entender-se que permite a ampliação do conjunto de possibilidades de funcionamento de um indivíduo. Uma adequada provisão </w:t>
      </w:r>
      <w:del w:id="202" w:author="Usuario" w:date="2025-11-24T10:52:00Z">
        <w:r w:rsidRPr="000A338D" w:rsidDel="007841B2">
          <w:delText>de SA</w:delText>
        </w:r>
      </w:del>
      <w:ins w:id="203" w:author="Usuario" w:date="2025-11-24T10:52:00Z">
        <w:r w:rsidR="007841B2">
          <w:t xml:space="preserve">deste </w:t>
        </w:r>
        <w:proofErr w:type="gramStart"/>
        <w:r w:rsidR="007841B2">
          <w:t xml:space="preserve">serviço </w:t>
        </w:r>
      </w:ins>
      <w:r w:rsidRPr="000A338D">
        <w:t xml:space="preserve"> é</w:t>
      </w:r>
      <w:proofErr w:type="gramEnd"/>
      <w:r w:rsidRPr="000A338D">
        <w:t xml:space="preserve"> um requisito fundamental para o desenvolvimento humano e para a dignidade pessoal (</w:t>
      </w:r>
      <w:r w:rsidR="00FB5D03" w:rsidRPr="000A338D">
        <w:t xml:space="preserve">Pearson; </w:t>
      </w:r>
      <w:proofErr w:type="spellStart"/>
      <w:r w:rsidR="00FB5D03" w:rsidRPr="000A338D">
        <w:t>Mcphedran</w:t>
      </w:r>
      <w:proofErr w:type="spellEnd"/>
      <w:r w:rsidR="00FB5D03" w:rsidRPr="000A338D">
        <w:t xml:space="preserve">, </w:t>
      </w:r>
      <w:r w:rsidRPr="000A338D">
        <w:t>2008). Ou seja, os impactos em saúde fazem parte da importância do SA, mas não a esgotam.</w:t>
      </w:r>
    </w:p>
    <w:p w14:paraId="1D125C7B" w14:textId="10AF304A" w:rsidR="001A0C77" w:rsidRPr="000A338D" w:rsidRDefault="001A0C77" w:rsidP="001A0C77">
      <w:proofErr w:type="spellStart"/>
      <w:r w:rsidRPr="000A338D">
        <w:t>Fenwick</w:t>
      </w:r>
      <w:proofErr w:type="spellEnd"/>
      <w:r w:rsidRPr="000A338D">
        <w:t xml:space="preserve"> </w:t>
      </w:r>
      <w:r w:rsidRPr="000A338D">
        <w:rPr>
          <w:i/>
        </w:rPr>
        <w:t>et al.</w:t>
      </w:r>
      <w:r w:rsidRPr="000A338D">
        <w:t xml:space="preserve"> (2018) </w:t>
      </w:r>
      <w:r w:rsidR="00C107E6" w:rsidRPr="000A338D">
        <w:t>realizaram</w:t>
      </w:r>
      <w:r w:rsidRPr="000A338D">
        <w:t xml:space="preserve"> uma meta-análise sobre os impactos globais de SA e encontra</w:t>
      </w:r>
      <w:r w:rsidR="00C107E6" w:rsidRPr="000A338D">
        <w:t>ra</w:t>
      </w:r>
      <w:r w:rsidRPr="000A338D">
        <w:t xml:space="preserve">m que intervenções em SA produziram reduções de doenças diarreicas e entéricas, mas também promoveram mudanças da probabilidade de adoção de novas práticas de higiene e redução no absenteísmo e abandono escolar. </w:t>
      </w:r>
      <w:proofErr w:type="spellStart"/>
      <w:r w:rsidRPr="000A338D">
        <w:t>Orgill</w:t>
      </w:r>
      <w:proofErr w:type="spellEnd"/>
      <w:r w:rsidRPr="000A338D">
        <w:t xml:space="preserve">-Meyer e </w:t>
      </w:r>
      <w:proofErr w:type="spellStart"/>
      <w:r w:rsidRPr="000A338D">
        <w:t>Pattanayak</w:t>
      </w:r>
      <w:proofErr w:type="spellEnd"/>
      <w:r w:rsidRPr="000A338D">
        <w:t xml:space="preserve"> (2019) observaram dados históricos na índia e identificaram que vilas com maior cobertura de privadas obtiveram pontuações significativamente mais altas em testes cognitivos dez anos depois, sendo o efeito especialmente forte em meninas.</w:t>
      </w:r>
    </w:p>
    <w:p w14:paraId="1CE9685C" w14:textId="77133019" w:rsidR="001A0C77" w:rsidRPr="000A338D" w:rsidDel="00BC7AF7" w:rsidRDefault="001A0C77" w:rsidP="001A0C77">
      <w:pPr>
        <w:rPr>
          <w:del w:id="204" w:author="Usuario" w:date="2025-11-24T10:54:00Z"/>
        </w:rPr>
      </w:pPr>
      <w:r w:rsidRPr="000A338D">
        <w:t xml:space="preserve">Outros efeitos de melhorias no SA não relacionados à saúde são demonstrados na revisão de literatura feita por Pearson e </w:t>
      </w:r>
      <w:proofErr w:type="spellStart"/>
      <w:r w:rsidRPr="000A338D">
        <w:t>Mcphedran</w:t>
      </w:r>
      <w:proofErr w:type="spellEnd"/>
      <w:r w:rsidRPr="000A338D">
        <w:t xml:space="preserve"> (2008). Foram encontrados estudos demonstrando que os efeitos podem se dar sobre a violência e abuso sexual contra mulheres, que muitas vezes precisam esperar até a noite para fazer suas necessidades em áreas abertas.</w:t>
      </w:r>
      <w:ins w:id="205" w:author="Usuario" w:date="2025-11-24T10:54:00Z">
        <w:r w:rsidR="00BC7AF7">
          <w:t xml:space="preserve"> </w:t>
        </w:r>
      </w:ins>
    </w:p>
    <w:p w14:paraId="7EBCC32C" w14:textId="5CAD87FE" w:rsidR="001A0C77" w:rsidRPr="000A338D" w:rsidRDefault="00BC7AF7" w:rsidP="001A0C77">
      <w:ins w:id="206" w:author="Usuario" w:date="2025-11-24T10:54:00Z">
        <w:r>
          <w:t xml:space="preserve"> </w:t>
        </w:r>
      </w:ins>
      <w:r w:rsidR="001A0C77" w:rsidRPr="000A338D">
        <w:t xml:space="preserve">Além disso, os autores também </w:t>
      </w:r>
      <w:del w:id="207" w:author="Usuario" w:date="2025-11-24T10:54:00Z">
        <w:r w:rsidR="001A0C77" w:rsidRPr="000A338D" w:rsidDel="00BC7AF7">
          <w:delText xml:space="preserve">encontraram </w:delText>
        </w:r>
      </w:del>
      <w:ins w:id="208" w:author="Usuario" w:date="2025-11-24T10:54:00Z">
        <w:r>
          <w:t>evidenciaram</w:t>
        </w:r>
        <w:r w:rsidRPr="000A338D">
          <w:t xml:space="preserve"> </w:t>
        </w:r>
      </w:ins>
      <w:r w:rsidR="001A0C77" w:rsidRPr="000A338D">
        <w:t>que a falta de instalações sanitárias afeta o número de crianças que concluem o ensino fundamental, mais uma vez, com destaque para as meninas, relacionando desta vez às dificuldades do período menstrual. Além destes, são mencionadas melhorias ambientais, econômicas e de dignidade pessoal (</w:t>
      </w:r>
      <w:r w:rsidR="00FB5D03" w:rsidRPr="000A338D">
        <w:t xml:space="preserve">Pearson; </w:t>
      </w:r>
      <w:proofErr w:type="spellStart"/>
      <w:r w:rsidR="00FB5D03" w:rsidRPr="000A338D">
        <w:t>Mcphedran</w:t>
      </w:r>
      <w:proofErr w:type="spellEnd"/>
      <w:r w:rsidR="00FB5D03" w:rsidRPr="000A338D">
        <w:t xml:space="preserve">, </w:t>
      </w:r>
      <w:r w:rsidR="001A0C77" w:rsidRPr="000A338D">
        <w:t>2008).</w:t>
      </w:r>
    </w:p>
    <w:p w14:paraId="3486DAD7" w14:textId="4467879F" w:rsidR="001A0C77" w:rsidRPr="000A338D" w:rsidRDefault="001A0C77" w:rsidP="001A0C77">
      <w:proofErr w:type="spellStart"/>
      <w:r w:rsidRPr="000A338D">
        <w:t>Scriptore</w:t>
      </w:r>
      <w:proofErr w:type="spellEnd"/>
      <w:r w:rsidRPr="000A338D">
        <w:t xml:space="preserve"> (2016) investiga em sua tese de doutorado, os impactos do SA na saúde e na educação utilizando dados municipais e distritais do Brasil, empregando econometria espacial e não-espacial. Entre os achados do estudo, está o aumento de 0,11 pontos percentuais na taxa de frequência escolar a cada 1% de aumento no acesso ao SA. Ao mesmo tempo, o aumento de 1% de acesso a SA também está associado a quedas de 0,31 e 0,12 pontos percentuais na taxa de distorção idade-série e abandono escolar.</w:t>
      </w:r>
    </w:p>
    <w:p w14:paraId="3B4866AF" w14:textId="20E264A0" w:rsidR="00900B72" w:rsidRPr="000A338D" w:rsidRDefault="001A0C77" w:rsidP="001A0C77">
      <w:r w:rsidRPr="000A338D">
        <w:t xml:space="preserve">Diante destes achados, é difícil ignorar o </w:t>
      </w:r>
      <w:r w:rsidR="00887966" w:rsidRPr="000A338D">
        <w:t>SA</w:t>
      </w:r>
      <w:r w:rsidRPr="000A338D">
        <w:t xml:space="preserve"> como uma ferramenta de política pública </w:t>
      </w:r>
      <w:r w:rsidR="00887966" w:rsidRPr="000A338D">
        <w:t>com encadeamentos importantes</w:t>
      </w:r>
      <w:r w:rsidRPr="000A338D">
        <w:t xml:space="preserve">. O conjunto de evidências que apontam para as possibilidades de obter reduções de incidência de DRSAI </w:t>
      </w:r>
      <w:r w:rsidR="00887966" w:rsidRPr="000A338D">
        <w:t xml:space="preserve">e melhoria de outros fatores </w:t>
      </w:r>
      <w:r w:rsidRPr="000A338D">
        <w:t>por meio da melhoria de aspectos de SA é robusta o suficiente para isso. Entretanto, é importante notar que esta relação não é simples</w:t>
      </w:r>
      <w:r w:rsidR="00887966" w:rsidRPr="000A338D">
        <w:t xml:space="preserve"> e</w:t>
      </w:r>
      <w:r w:rsidRPr="000A338D">
        <w:t>, na realidade, ela pode variar com as condições de cada local, o que dificulta a previsão de resultados em DRSAI de esforços em SA</w:t>
      </w:r>
      <w:r w:rsidR="00900B72" w:rsidRPr="000A338D">
        <w:t>.</w:t>
      </w:r>
    </w:p>
    <w:p w14:paraId="5FD36ACC" w14:textId="77777777" w:rsidR="00900B72" w:rsidRPr="000A338D" w:rsidRDefault="00900B72" w:rsidP="00A4130B"/>
    <w:p w14:paraId="6042F0C4" w14:textId="61B18851" w:rsidR="00A4130B" w:rsidRPr="000A338D" w:rsidRDefault="00887966" w:rsidP="009C787E">
      <w:pPr>
        <w:pStyle w:val="Ttulo2"/>
      </w:pPr>
      <w:bookmarkStart w:id="209" w:name="_Toc211342493"/>
      <w:bookmarkStart w:id="210" w:name="_Hlk191402629"/>
      <w:r w:rsidRPr="000A338D">
        <w:t>A Complexidade nas Relações de Causa e Efeito do SA sobre DRSAI</w:t>
      </w:r>
      <w:bookmarkEnd w:id="209"/>
    </w:p>
    <w:bookmarkEnd w:id="210"/>
    <w:p w14:paraId="07F0059F" w14:textId="77777777" w:rsidR="00887966" w:rsidRPr="000A338D" w:rsidRDefault="00887966" w:rsidP="001A0C77"/>
    <w:p w14:paraId="4731B8D6" w14:textId="5468F9A0" w:rsidR="001A0C77" w:rsidRPr="000A338D" w:rsidRDefault="001A0C77" w:rsidP="001A0C77">
      <w:r w:rsidRPr="000A338D">
        <w:t xml:space="preserve">A maior parte dos estudos que apontam para relações entre SA e DRSAI também aponta para outros fatores determinantes na incidência destas doenças. Santos (2006) investigou a incidência do que chama de doenças transmitidas pela água (DTHA), </w:t>
      </w:r>
      <w:del w:id="211" w:author="Usuario" w:date="2025-11-24T10:56:00Z">
        <w:r w:rsidRPr="000A338D" w:rsidDel="00BC7AF7">
          <w:delText>procurando saber</w:delText>
        </w:r>
      </w:del>
      <w:ins w:id="212" w:author="Usuario" w:date="2025-11-24T10:56:00Z">
        <w:r w:rsidR="00BC7AF7">
          <w:t xml:space="preserve">buscando </w:t>
        </w:r>
      </w:ins>
      <w:ins w:id="213" w:author="Usuario" w:date="2025-11-24T10:57:00Z">
        <w:r w:rsidR="00BC7AF7">
          <w:t>compreender</w:t>
        </w:r>
      </w:ins>
      <w:r w:rsidRPr="000A338D">
        <w:t xml:space="preserve"> se a falta de SA seria a principal causa. Neste caso, a descoberta foi </w:t>
      </w:r>
      <w:ins w:id="214" w:author="Usuario" w:date="2025-11-24T10:57:00Z">
        <w:r w:rsidR="00BC7AF7">
          <w:t xml:space="preserve">de </w:t>
        </w:r>
      </w:ins>
      <w:r w:rsidRPr="000A338D">
        <w:t xml:space="preserve">que os principais fatores de influência </w:t>
      </w:r>
      <w:del w:id="215" w:author="Usuario" w:date="2025-11-24T10:57:00Z">
        <w:r w:rsidRPr="000A338D" w:rsidDel="00BC7AF7">
          <w:delText xml:space="preserve">na realidade </w:delText>
        </w:r>
      </w:del>
      <w:r w:rsidRPr="000A338D">
        <w:t>foram</w:t>
      </w:r>
      <w:ins w:id="216" w:author="Usuario" w:date="2025-11-24T10:57:00Z">
        <w:r w:rsidR="00BC7AF7">
          <w:t>, na realidade,</w:t>
        </w:r>
      </w:ins>
      <w:r w:rsidRPr="000A338D">
        <w:t xml:space="preserve"> o nível educacional e a renda familiar, embora o SA também tenha impacto.</w:t>
      </w:r>
    </w:p>
    <w:p w14:paraId="05A2DA8D" w14:textId="6AD8C08F" w:rsidR="001A0C77" w:rsidRPr="000A338D" w:rsidRDefault="001A0C77" w:rsidP="001A0C77">
      <w:r w:rsidRPr="000A338D">
        <w:t>Varela (2022) por sua vez aponta para outros fatores de importância na incidência de DRSAI. Alguns exemplos significativos são as chuvas sazonais, o aumento da temperatura e da umidade relativa do ar e a densidade demográfica, que demonstram efeito principalmente sobre dengue e leptospirose. O autor também corrobora com os achados de Santos (2006), identificando que o nível educacional tem efeito notável sobre a incidência de DRSAI.</w:t>
      </w:r>
    </w:p>
    <w:p w14:paraId="47F866E0" w14:textId="27256716" w:rsidR="001A0C77" w:rsidRPr="000A338D" w:rsidRDefault="001A0C77" w:rsidP="001A0C77">
      <w:r w:rsidRPr="000A338D">
        <w:t>Isso significa que a incidência de DRSAI não é produzida por um ou outro fator apenas, em uma taxa fixa e universal. Ao contrário, o número de internações e óbitos por doenças como diarreia, dengue e leptospirose pode ser</w:t>
      </w:r>
      <w:r w:rsidR="002047FD" w:rsidRPr="000A338D">
        <w:t xml:space="preserve"> impactado</w:t>
      </w:r>
      <w:r w:rsidRPr="000A338D">
        <w:t xml:space="preserve"> por diversos fatores interagindo entre si de forma variável ao longo do tempo e do espaço. </w:t>
      </w:r>
      <w:proofErr w:type="spellStart"/>
      <w:r w:rsidRPr="000A338D">
        <w:t>Morçöl</w:t>
      </w:r>
      <w:proofErr w:type="spellEnd"/>
      <w:r w:rsidRPr="000A338D">
        <w:t xml:space="preserve"> (2012) propõe que a teoria da complexidade pode oferecer conhecimentos importantes para lidar com políticas públicas com estas características.</w:t>
      </w:r>
    </w:p>
    <w:p w14:paraId="5CB45577" w14:textId="7854CCC1" w:rsidR="001A0C77" w:rsidRPr="000A338D" w:rsidRDefault="001A0C77" w:rsidP="001A0C77">
      <w:r w:rsidRPr="000A338D">
        <w:t xml:space="preserve">Para a teoria da complexidade, estes sistemas se diferenciam de sistemas complicados pelo poder de descrição que a análise dos elementos tem sobre a compreensão do sistema como um todo. Por exemplo, </w:t>
      </w:r>
      <w:r w:rsidRPr="00BC7AF7">
        <w:rPr>
          <w:i/>
          <w:rPrChange w:id="217" w:author="Usuario" w:date="2025-11-24T10:59:00Z">
            <w:rPr/>
          </w:rPrChange>
        </w:rPr>
        <w:t xml:space="preserve">chips </w:t>
      </w:r>
      <w:r w:rsidRPr="000A338D">
        <w:t>de computador ou aviões jumbo, por exemplo, são feitos de inúmeros componentes sofisticados, mas a relação entre estes elementos é fixa e previsível no tempo, e é possível compreender a forma como estes elementos interagem entre si para gerar o sistema como um todo (</w:t>
      </w:r>
      <w:proofErr w:type="spellStart"/>
      <w:r w:rsidR="00FB5D03" w:rsidRPr="000A338D">
        <w:t>Cilliers</w:t>
      </w:r>
      <w:proofErr w:type="spellEnd"/>
      <w:r w:rsidR="00FB5D03" w:rsidRPr="000A338D">
        <w:t xml:space="preserve">, </w:t>
      </w:r>
      <w:r w:rsidRPr="000A338D">
        <w:t>1998).</w:t>
      </w:r>
    </w:p>
    <w:p w14:paraId="5A41D750" w14:textId="6C2C9B01" w:rsidR="001A0C77" w:rsidRPr="000A338D" w:rsidRDefault="001A0C77" w:rsidP="001A0C77">
      <w:r w:rsidRPr="000A338D">
        <w:t>Por sua vez, sistemas complexos não apenas são formados por uma grande quantidade de elementos, mas a relação entre estes elementos não é a mesma com o passar do tempo, o que gera características inesperadas ou imprevisíveis a partir apenas da observação dos componentes do sistema, as chamadas características emergentes (</w:t>
      </w:r>
      <w:proofErr w:type="spellStart"/>
      <w:r w:rsidR="00CB1909" w:rsidRPr="000A338D">
        <w:t>Cilliers</w:t>
      </w:r>
      <w:proofErr w:type="spellEnd"/>
      <w:r w:rsidR="00CB1909" w:rsidRPr="000A338D">
        <w:t xml:space="preserve">, </w:t>
      </w:r>
      <w:r w:rsidRPr="000A338D">
        <w:t xml:space="preserve">1998). Por isso, </w:t>
      </w:r>
      <w:proofErr w:type="spellStart"/>
      <w:r w:rsidRPr="000A338D">
        <w:t>Morçöl</w:t>
      </w:r>
      <w:proofErr w:type="spellEnd"/>
      <w:r w:rsidRPr="000A338D">
        <w:t xml:space="preserve"> (2012) </w:t>
      </w:r>
      <w:r w:rsidR="00484BC1" w:rsidRPr="000A338D">
        <w:t>define</w:t>
      </w:r>
      <w:r w:rsidRPr="000A338D">
        <w:t xml:space="preserve"> políticas públicas como um sistema dinâmico complexo emergente e auto organizacional, e que as relações entre os atores deste sistema são não lineares e </w:t>
      </w:r>
      <w:proofErr w:type="spellStart"/>
      <w:r w:rsidRPr="000A338D">
        <w:t>coevolutivas</w:t>
      </w:r>
      <w:proofErr w:type="spellEnd"/>
      <w:r w:rsidRPr="000A338D">
        <w:t>.</w:t>
      </w:r>
    </w:p>
    <w:p w14:paraId="08A79717" w14:textId="5FFBB21E" w:rsidR="001A0C77" w:rsidRPr="000A338D" w:rsidRDefault="001A0C77" w:rsidP="001A0C77">
      <w:r w:rsidRPr="000A338D">
        <w:t>No tema de interesse deste estudo, isso fica muito claro. A depender d</w:t>
      </w:r>
      <w:r w:rsidR="00A513A5" w:rsidRPr="000A338D">
        <w:t>a época e do local</w:t>
      </w:r>
      <w:r w:rsidRPr="000A338D">
        <w:t xml:space="preserve">, a relação entre temperatura e umidade do ar, precipitação, disponibilidade de SA, urbanização, hábitos de higiene e outros incontáveis elementos </w:t>
      </w:r>
      <w:r w:rsidR="003E489B" w:rsidRPr="000A338D">
        <w:t>se dá</w:t>
      </w:r>
      <w:r w:rsidRPr="000A338D">
        <w:t xml:space="preserve"> de forma específica, aumentando a incerteza da transferência de resultados encontrados em outros momentos e locais para a tomada de decisão.</w:t>
      </w:r>
    </w:p>
    <w:p w14:paraId="03A747EB" w14:textId="2C11BCF1" w:rsidR="001A0C77" w:rsidRPr="000A338D" w:rsidRDefault="001A0C77" w:rsidP="001A0C77">
      <w:r w:rsidRPr="000A338D">
        <w:t xml:space="preserve"> É importante ressaltar que a teoria da complexidade aplicada a políticas públicas defende que os resultados de políticas públicas dependem de diversos fatores, nem todos sob controle ou passíveis de previsibilidade (</w:t>
      </w:r>
      <w:proofErr w:type="spellStart"/>
      <w:r w:rsidR="00CB1909" w:rsidRPr="000A338D">
        <w:t>Cairney</w:t>
      </w:r>
      <w:proofErr w:type="spellEnd"/>
      <w:r w:rsidR="00CB1909" w:rsidRPr="000A338D">
        <w:t xml:space="preserve">, </w:t>
      </w:r>
      <w:r w:rsidRPr="000A338D">
        <w:t>2012). Entretanto, isso não significa que o Estado não seja capaz de produzir resultados intencionalmente por meio de políticas públicas, mas sim que a produção desses resultados exige o reconhecimento da complexidade que produz a política pública em cada contexto específico (</w:t>
      </w:r>
      <w:proofErr w:type="spellStart"/>
      <w:r w:rsidR="00CB1909" w:rsidRPr="000A338D">
        <w:t>Morçöl</w:t>
      </w:r>
      <w:proofErr w:type="spellEnd"/>
      <w:r w:rsidR="00CB1909" w:rsidRPr="000A338D">
        <w:t xml:space="preserve">, </w:t>
      </w:r>
      <w:r w:rsidRPr="000A338D">
        <w:t>2012).</w:t>
      </w:r>
    </w:p>
    <w:p w14:paraId="6F2456BA" w14:textId="192C53BD" w:rsidR="001A0C77" w:rsidRPr="000A338D" w:rsidRDefault="001A0C77" w:rsidP="001A0C77">
      <w:r w:rsidRPr="000A338D">
        <w:t xml:space="preserve">Se não conhecer a complexidade envolvida na produção de um determinado resultado é um risco para o sucesso de políticas públicas, então é possível assumir que a compreensão da complexidade é uma capacidade estatal necessária para a formulação e implementação dessas políticas, o que Souza e </w:t>
      </w:r>
      <w:proofErr w:type="spellStart"/>
      <w:r w:rsidRPr="000A338D">
        <w:t>Fontanelli</w:t>
      </w:r>
      <w:proofErr w:type="spellEnd"/>
      <w:r w:rsidRPr="000A338D">
        <w:t xml:space="preserve"> (2020, p. 45) </w:t>
      </w:r>
      <w:proofErr w:type="spellStart"/>
      <w:r w:rsidRPr="000A338D">
        <w:t>classificar</w:t>
      </w:r>
      <w:r w:rsidR="00CC62A0" w:rsidRPr="000A338D">
        <w:t>am</w:t>
      </w:r>
      <w:proofErr w:type="spellEnd"/>
      <w:r w:rsidRPr="000A338D">
        <w:t xml:space="preserve"> como “capacidade administrativa”.</w:t>
      </w:r>
    </w:p>
    <w:p w14:paraId="2F7B372A" w14:textId="77777777" w:rsidR="005217C6" w:rsidRPr="000A338D" w:rsidRDefault="001A0C77" w:rsidP="00887966">
      <w:r w:rsidRPr="000A338D">
        <w:t>Como o interesse aqui é explorar a relação entre SA e DRSAI</w:t>
      </w:r>
      <w:r w:rsidR="007B1C7B" w:rsidRPr="000A338D">
        <w:t>,</w:t>
      </w:r>
      <w:r w:rsidRPr="000A338D">
        <w:t xml:space="preserve"> </w:t>
      </w:r>
      <w:r w:rsidR="008A436E" w:rsidRPr="000A338D">
        <w:t>assumindo que aquela</w:t>
      </w:r>
      <w:r w:rsidRPr="000A338D">
        <w:t xml:space="preserve"> </w:t>
      </w:r>
      <w:r w:rsidR="008A436E" w:rsidRPr="000A338D">
        <w:t>produza</w:t>
      </w:r>
      <w:r w:rsidRPr="000A338D">
        <w:t xml:space="preserve"> mudança</w:t>
      </w:r>
      <w:r w:rsidR="008A436E" w:rsidRPr="000A338D">
        <w:t>s</w:t>
      </w:r>
      <w:r w:rsidRPr="000A338D">
        <w:t xml:space="preserve"> </w:t>
      </w:r>
      <w:r w:rsidR="008A436E" w:rsidRPr="000A338D">
        <w:t>nesta</w:t>
      </w:r>
      <w:r w:rsidRPr="000A338D">
        <w:t>, a mera associação temporal não é suficiente</w:t>
      </w:r>
      <w:commentRangeStart w:id="218"/>
      <w:r w:rsidRPr="000A338D">
        <w:t>. Pearl e Mackenzie (2018) comenta</w:t>
      </w:r>
      <w:r w:rsidR="006558F1" w:rsidRPr="000A338D">
        <w:t>m</w:t>
      </w:r>
      <w:r w:rsidRPr="000A338D">
        <w:t>, por exemplo, que há associação temporal entre a venda de sorvetes e o cometimento de crimes, mas não por relação direta entre sorvete e crimes, e sim pela relação de ambos com as temperaturas mais altas.</w:t>
      </w:r>
      <w:r w:rsidR="006558F1" w:rsidRPr="000A338D">
        <w:t xml:space="preserve"> </w:t>
      </w:r>
      <w:r w:rsidRPr="000A338D">
        <w:t>Neste caso, reduzir as vendas de sorvete sem que as temperaturas mudem não poderia servir como uma ferramenta de redução do cometimento de crimes, mesmo que seja possível identificar uma associação temporal histórica entre estas variáveis.</w:t>
      </w:r>
      <w:commentRangeEnd w:id="218"/>
      <w:r w:rsidR="00BC7AF7">
        <w:rPr>
          <w:rStyle w:val="Refdecomentrio"/>
        </w:rPr>
        <w:commentReference w:id="218"/>
      </w:r>
    </w:p>
    <w:p w14:paraId="174954AC" w14:textId="271D70C0" w:rsidR="00887966" w:rsidRPr="000A338D" w:rsidRDefault="001A0C77" w:rsidP="00887966">
      <w:r w:rsidRPr="000A338D">
        <w:t>No caso da relação entre SA e DRSAI é importante entender até que ponto vai a relação para estas dimensões nos municípios paranaenses. Embora este estudo não se dedique a esgotar o assunto da causalidade entre estas variáveis, cabe discutir essa ciência para melhor compreensão de aspectos importantes desta tese.</w:t>
      </w:r>
    </w:p>
    <w:p w14:paraId="02C24EBF" w14:textId="77777777" w:rsidR="00887966" w:rsidRPr="000A338D" w:rsidRDefault="00887966" w:rsidP="00887966"/>
    <w:p w14:paraId="49BA535B" w14:textId="45169303" w:rsidR="00887966" w:rsidRPr="000A338D" w:rsidRDefault="00887966" w:rsidP="009C787E">
      <w:pPr>
        <w:pStyle w:val="Ttulo2"/>
      </w:pPr>
      <w:bookmarkStart w:id="219" w:name="_Toc211342494"/>
      <w:r w:rsidRPr="000A338D">
        <w:t>A investigação de relações causais</w:t>
      </w:r>
      <w:bookmarkEnd w:id="219"/>
    </w:p>
    <w:p w14:paraId="001A314A" w14:textId="77777777" w:rsidR="00887966" w:rsidRPr="000A338D" w:rsidRDefault="00887966" w:rsidP="00887966"/>
    <w:p w14:paraId="020467CE" w14:textId="6B6BD853" w:rsidR="001A0C77" w:rsidRPr="000A338D" w:rsidRDefault="001A0C77" w:rsidP="001A0C77">
      <w:r w:rsidRPr="000A338D">
        <w:t>Desde Aristóteles, com sua</w:t>
      </w:r>
      <w:r w:rsidR="00887966" w:rsidRPr="000A338D">
        <w:t xml:space="preserve"> proposta de</w:t>
      </w:r>
      <w:r w:rsidRPr="000A338D">
        <w:t xml:space="preserve"> quatro causas, passando pelos debates medievais sobre a onipotência divina e a possibilidade de conhecer as causas verdadeiras, até a Revolução Científica e o surgimento do mecanicismo, a busca por entender por que as coisas acontecem tem sido uma constante (</w:t>
      </w:r>
      <w:proofErr w:type="spellStart"/>
      <w:r w:rsidR="00CB1909" w:rsidRPr="000A338D">
        <w:t>Losee</w:t>
      </w:r>
      <w:proofErr w:type="spellEnd"/>
      <w:r w:rsidR="00CB1909" w:rsidRPr="000A338D">
        <w:t xml:space="preserve">, </w:t>
      </w:r>
      <w:r w:rsidRPr="000A338D">
        <w:t>2017).</w:t>
      </w:r>
    </w:p>
    <w:p w14:paraId="21D083F4" w14:textId="15C5BE6F" w:rsidR="001A0C77" w:rsidRPr="000A338D" w:rsidRDefault="001A0C77" w:rsidP="001A0C77">
      <w:r w:rsidRPr="000A338D">
        <w:t xml:space="preserve">No entanto, a causalidade sempre foi um terreno </w:t>
      </w:r>
      <w:r w:rsidR="00887966" w:rsidRPr="000A338D">
        <w:t>delicado</w:t>
      </w:r>
      <w:r w:rsidRPr="000A338D">
        <w:t xml:space="preserve"> e escorregadio. Hume, no século XVIII, lançou um desafio à nossa capacidade de inferir relações causais, argumentando que nos baseamos no hábito e na conjunção constante de eventos, e não em uma conexão necessária que podemos observar diretamente. Kant, em resposta, defendeu que a causalidade é uma categoria fundamental do nosso entendimento, essencial para organizar a experiência (</w:t>
      </w:r>
      <w:proofErr w:type="spellStart"/>
      <w:r w:rsidR="00CB1909" w:rsidRPr="000A338D">
        <w:t>Losee</w:t>
      </w:r>
      <w:proofErr w:type="spellEnd"/>
      <w:r w:rsidR="00CB1909" w:rsidRPr="000A338D">
        <w:t>, 2017).</w:t>
      </w:r>
    </w:p>
    <w:p w14:paraId="075D157D" w14:textId="246CB07B" w:rsidR="001A0C77" w:rsidRPr="000A338D" w:rsidRDefault="001A0C77" w:rsidP="001A0C77">
      <w:r w:rsidRPr="000A338D">
        <w:t xml:space="preserve">No século XX, a estatística, em sua fase inicial com Pearson e Fisher, optou por um caminho mais conservador, focando em correlações e associações, e evitando, em grande medida, a discussão sobre causalidade. Pearl e Mackenzie (2018) chamam </w:t>
      </w:r>
      <w:r w:rsidR="00DB6CCA" w:rsidRPr="000A338D">
        <w:t xml:space="preserve">essa postura </w:t>
      </w:r>
      <w:r w:rsidRPr="000A338D">
        <w:t>de "</w:t>
      </w:r>
      <w:proofErr w:type="spellStart"/>
      <w:r w:rsidRPr="000A338D">
        <w:t>acorrelacionalismo</w:t>
      </w:r>
      <w:proofErr w:type="spellEnd"/>
      <w:r w:rsidRPr="000A338D">
        <w:t>"</w:t>
      </w:r>
      <w:r w:rsidR="00DB6CCA" w:rsidRPr="000A338D">
        <w:t xml:space="preserve">, dizendo que esta </w:t>
      </w:r>
      <w:r w:rsidRPr="000A338D">
        <w:t>limitou o desenvolvimento da ciência e da tomada de decisões, ao negligenciar a importância de distinguir relações causais de meras coincidências.</w:t>
      </w:r>
    </w:p>
    <w:p w14:paraId="49456300" w14:textId="37640CD0" w:rsidR="001A0C77" w:rsidRPr="000A338D" w:rsidRDefault="001A0C77" w:rsidP="001A0C77">
      <w:r w:rsidRPr="000A338D">
        <w:t xml:space="preserve">Após o período dominado pela visão </w:t>
      </w:r>
      <w:proofErr w:type="spellStart"/>
      <w:r w:rsidRPr="000A338D">
        <w:t>acorrelacional</w:t>
      </w:r>
      <w:proofErr w:type="spellEnd"/>
      <w:r w:rsidRPr="000A338D">
        <w:t xml:space="preserve"> de Pearson e Fisher, o campo da inferência causal passou por um renascimento. Inicialmente, a filosofia da ciência deu passos importantes. Carl </w:t>
      </w:r>
      <w:proofErr w:type="spellStart"/>
      <w:r w:rsidRPr="000A338D">
        <w:t>Hempel</w:t>
      </w:r>
      <w:proofErr w:type="spellEnd"/>
      <w:r w:rsidRPr="000A338D">
        <w:t>, por exemplo, desenvolveu os modelos de explicação Dedutivo-</w:t>
      </w:r>
      <w:proofErr w:type="spellStart"/>
      <w:r w:rsidRPr="000A338D">
        <w:t>Nomológico</w:t>
      </w:r>
      <w:proofErr w:type="spellEnd"/>
      <w:r w:rsidRPr="000A338D">
        <w:t xml:space="preserve"> (D-N) e Indutivo-Estatístico (I-S), buscando estabelecer critérios para explicações científicas baseadas em leis, tanto determinísticas quanto probabilísticas. Essa abordagem, embora influente, foi complementada e desafiada por outras perspectivas (</w:t>
      </w:r>
      <w:proofErr w:type="spellStart"/>
      <w:r w:rsidR="00CB1909" w:rsidRPr="000A338D">
        <w:t>Frosini</w:t>
      </w:r>
      <w:proofErr w:type="spellEnd"/>
      <w:r w:rsidR="00CB1909" w:rsidRPr="000A338D">
        <w:t>, 2006).</w:t>
      </w:r>
    </w:p>
    <w:p w14:paraId="78573A7A" w14:textId="32DC7690" w:rsidR="001A0C77" w:rsidRPr="000A338D" w:rsidRDefault="001A0C77" w:rsidP="001A0C77">
      <w:r w:rsidRPr="000A338D">
        <w:t xml:space="preserve">Wesley </w:t>
      </w:r>
      <w:proofErr w:type="spellStart"/>
      <w:r w:rsidRPr="000A338D">
        <w:t>Salmon</w:t>
      </w:r>
      <w:proofErr w:type="spellEnd"/>
      <w:r w:rsidRPr="000A338D">
        <w:t>, influenciado por Hans Reichenbach, propôs o modelo de Relevância Estatística (S-R), que se afastava da ideia de leis universais e se concentrava na comparação de probabilidades: uma causa é aquilo que altera a probabilidade de ocorrência de um efeito (</w:t>
      </w:r>
      <w:proofErr w:type="spellStart"/>
      <w:r w:rsidR="00CB1909" w:rsidRPr="000A338D">
        <w:t>Frosini</w:t>
      </w:r>
      <w:proofErr w:type="spellEnd"/>
      <w:r w:rsidR="00CB1909" w:rsidRPr="000A338D">
        <w:t xml:space="preserve">, 2006; </w:t>
      </w:r>
      <w:proofErr w:type="spellStart"/>
      <w:r w:rsidR="00CB1909" w:rsidRPr="000A338D">
        <w:t>Losee</w:t>
      </w:r>
      <w:proofErr w:type="spellEnd"/>
      <w:r w:rsidR="00CB1909" w:rsidRPr="000A338D">
        <w:t>, 2017</w:t>
      </w:r>
      <w:r w:rsidRPr="000A338D">
        <w:t xml:space="preserve">). Essa abordagem probabilística foi posteriormente formalizada por Patrick </w:t>
      </w:r>
      <w:proofErr w:type="spellStart"/>
      <w:r w:rsidRPr="000A338D">
        <w:t>Suppes</w:t>
      </w:r>
      <w:proofErr w:type="spellEnd"/>
      <w:r w:rsidRPr="000A338D">
        <w:t xml:space="preserve">, que definiu causas genuínas e espúrias, abrindo caminho para a análise de situações </w:t>
      </w:r>
      <w:r w:rsidR="00DB6CCA" w:rsidRPr="000A338D">
        <w:t>em que</w:t>
      </w:r>
      <w:r w:rsidRPr="000A338D">
        <w:t xml:space="preserve"> a correlação não implica causalidade (</w:t>
      </w:r>
      <w:proofErr w:type="spellStart"/>
      <w:r w:rsidR="00CB1909" w:rsidRPr="000A338D">
        <w:t>Frosini</w:t>
      </w:r>
      <w:proofErr w:type="spellEnd"/>
      <w:r w:rsidR="00CB1909" w:rsidRPr="000A338D">
        <w:t>, 2006).</w:t>
      </w:r>
    </w:p>
    <w:p w14:paraId="427118F2" w14:textId="4145EC57" w:rsidR="001A0C77" w:rsidRPr="000A338D" w:rsidRDefault="001A0C77" w:rsidP="001A0C77">
      <w:r w:rsidRPr="000A338D">
        <w:t xml:space="preserve">Enquanto isso, na filosofia, J.L. </w:t>
      </w:r>
      <w:proofErr w:type="spellStart"/>
      <w:r w:rsidRPr="000A338D">
        <w:t>Mackie</w:t>
      </w:r>
      <w:proofErr w:type="spellEnd"/>
      <w:r w:rsidRPr="000A338D">
        <w:t xml:space="preserve"> introduziu a condição INUS (uma causa é uma parte </w:t>
      </w:r>
      <w:r w:rsidR="00887966" w:rsidRPr="000A338D">
        <w:t>in</w:t>
      </w:r>
      <w:r w:rsidRPr="000A338D">
        <w:t xml:space="preserve">suficiente, mas </w:t>
      </w:r>
      <w:r w:rsidR="00887966" w:rsidRPr="000A338D">
        <w:t>n</w:t>
      </w:r>
      <w:r w:rsidRPr="000A338D">
        <w:t xml:space="preserve">ecessária, de uma condição </w:t>
      </w:r>
      <w:r w:rsidR="00887966" w:rsidRPr="000A338D">
        <w:t>d</w:t>
      </w:r>
      <w:r w:rsidRPr="000A338D">
        <w:t xml:space="preserve">esnecessária, mas </w:t>
      </w:r>
      <w:r w:rsidR="00887966" w:rsidRPr="000A338D">
        <w:t>s</w:t>
      </w:r>
      <w:r w:rsidRPr="000A338D">
        <w:t>uficiente), reconhecendo a complexidade das relações causais em cenários do mundo real, onde múltiplas causas podem contribuir para um efeito. Essa visão se distanciava da ideia de causas únicas e necessárias, abrindo espaço para modelos mais flexíveis (</w:t>
      </w:r>
      <w:proofErr w:type="spellStart"/>
      <w:r w:rsidR="00CB1909" w:rsidRPr="000A338D">
        <w:t>Frosini</w:t>
      </w:r>
      <w:proofErr w:type="spellEnd"/>
      <w:r w:rsidR="00CB1909" w:rsidRPr="000A338D">
        <w:t xml:space="preserve">, </w:t>
      </w:r>
      <w:r w:rsidRPr="000A338D">
        <w:t>2006).</w:t>
      </w:r>
    </w:p>
    <w:p w14:paraId="5585D94C" w14:textId="1C5FB937" w:rsidR="001A0C77" w:rsidRPr="000A338D" w:rsidRDefault="001A0C77" w:rsidP="001A0C77">
      <w:r w:rsidRPr="000A338D">
        <w:t xml:space="preserve">Em paralelo a esses desenvolvimentos filosóficos, a estatística e a ciência da computação começaram a desenvolver ferramentas mais poderosas para lidar com a causalidade. </w:t>
      </w:r>
      <w:proofErr w:type="spellStart"/>
      <w:r w:rsidRPr="000A338D">
        <w:t>Sewall</w:t>
      </w:r>
      <w:proofErr w:type="spellEnd"/>
      <w:r w:rsidRPr="000A338D">
        <w:t xml:space="preserve"> Wright, ainda na década de 1920, introduziu os diagramas causais, uma representação gráfica das relações entre variáveis (</w:t>
      </w:r>
      <w:r w:rsidR="00CB1909" w:rsidRPr="000A338D">
        <w:t>Pearl; Mackenzie, 2018</w:t>
      </w:r>
      <w:r w:rsidRPr="000A338D">
        <w:t xml:space="preserve">). Esses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tornaram-se uma ferramenta fundamental para a modelagem causal (</w:t>
      </w:r>
      <w:proofErr w:type="spellStart"/>
      <w:r w:rsidR="00CB1909" w:rsidRPr="000A338D">
        <w:t>Frosini</w:t>
      </w:r>
      <w:proofErr w:type="spellEnd"/>
      <w:r w:rsidR="00CB1909" w:rsidRPr="000A338D">
        <w:t>, 2006; Pearl; Mackenzie</w:t>
      </w:r>
      <w:r w:rsidRPr="000A338D">
        <w:t>, 2018).</w:t>
      </w:r>
    </w:p>
    <w:p w14:paraId="6A54F6CD" w14:textId="08F53A93" w:rsidR="001A0C77" w:rsidRPr="000A338D" w:rsidRDefault="001A0C77" w:rsidP="001A0C77">
      <w:r w:rsidRPr="000A338D">
        <w:t>Mais tarde, Pearl desenvolveu o "</w:t>
      </w:r>
      <w:r w:rsidRPr="000A338D">
        <w:rPr>
          <w:i/>
          <w:iCs/>
        </w:rPr>
        <w:t>do-</w:t>
      </w:r>
      <w:proofErr w:type="spellStart"/>
      <w:r w:rsidRPr="000A338D">
        <w:rPr>
          <w:i/>
          <w:iCs/>
        </w:rPr>
        <w:t>calculus</w:t>
      </w:r>
      <w:proofErr w:type="spellEnd"/>
      <w:r w:rsidRPr="000A338D">
        <w:t xml:space="preserve">", uma linguagem matemática que permite distinguir entre observar uma variável e intervir sobre ela. Essa distinção, crucial para a inferência causal, formaliza a ideia de que uma causa é algo que, se manipulado, altera o efeito. O </w:t>
      </w:r>
      <w:r w:rsidRPr="000A338D">
        <w:rPr>
          <w:i/>
          <w:iCs/>
        </w:rPr>
        <w:t>do-</w:t>
      </w:r>
      <w:proofErr w:type="spellStart"/>
      <w:r w:rsidRPr="000A338D">
        <w:rPr>
          <w:i/>
          <w:iCs/>
        </w:rPr>
        <w:t>calculus</w:t>
      </w:r>
      <w:proofErr w:type="spellEnd"/>
      <w:r w:rsidRPr="000A338D">
        <w:t xml:space="preserve">, juntamente com os </w:t>
      </w:r>
      <w:proofErr w:type="spellStart"/>
      <w:r w:rsidRPr="000A338D">
        <w:t>DAGs</w:t>
      </w:r>
      <w:proofErr w:type="spellEnd"/>
      <w:r w:rsidRPr="000A338D">
        <w:t xml:space="preserve">, fornece um </w:t>
      </w:r>
      <w:r w:rsidRPr="000A338D">
        <w:rPr>
          <w:i/>
          <w:iCs/>
        </w:rPr>
        <w:t>framework</w:t>
      </w:r>
      <w:r w:rsidRPr="000A338D">
        <w:t xml:space="preserve"> completo para representar, inferir e responder a perguntas causais, inclusive </w:t>
      </w:r>
      <w:proofErr w:type="spellStart"/>
      <w:r w:rsidRPr="000A338D">
        <w:t>contrafactuais</w:t>
      </w:r>
      <w:proofErr w:type="spellEnd"/>
      <w:r w:rsidRPr="000A338D">
        <w:t xml:space="preserve"> ("E se...?") (</w:t>
      </w:r>
      <w:r w:rsidR="00CB1909" w:rsidRPr="000A338D">
        <w:t xml:space="preserve">Pearl; Mackenzie, </w:t>
      </w:r>
      <w:r w:rsidRPr="000A338D">
        <w:t>2018).</w:t>
      </w:r>
    </w:p>
    <w:p w14:paraId="348400DC" w14:textId="3852E7F1" w:rsidR="001A0C77" w:rsidRPr="000A338D" w:rsidRDefault="001A0C77" w:rsidP="001A0C77">
      <w:r w:rsidRPr="000A338D">
        <w:t xml:space="preserve">Outras contribuições importantes incluem a abordagem de Donald Rubin, com o conceito de resultados potenciais, que se aproxima da ideia de </w:t>
      </w:r>
      <w:proofErr w:type="spellStart"/>
      <w:r w:rsidRPr="000A338D">
        <w:t>contrafactuais</w:t>
      </w:r>
      <w:proofErr w:type="spellEnd"/>
      <w:r w:rsidRPr="000A338D">
        <w:t xml:space="preserve">, e o desenvolvimento de técnicas para lidar com em estudos observacionais, como o </w:t>
      </w:r>
      <w:proofErr w:type="spellStart"/>
      <w:r w:rsidRPr="000A338D">
        <w:rPr>
          <w:i/>
          <w:iCs/>
        </w:rPr>
        <w:t>propensity</w:t>
      </w:r>
      <w:proofErr w:type="spellEnd"/>
      <w:r w:rsidRPr="000A338D">
        <w:rPr>
          <w:i/>
          <w:iCs/>
        </w:rPr>
        <w:t xml:space="preserve"> score</w:t>
      </w:r>
      <w:r w:rsidRPr="000A338D">
        <w:t xml:space="preserve">. James M. </w:t>
      </w:r>
      <w:proofErr w:type="spellStart"/>
      <w:r w:rsidRPr="000A338D">
        <w:t>Robins</w:t>
      </w:r>
      <w:proofErr w:type="spellEnd"/>
      <w:r w:rsidRPr="000A338D">
        <w:t xml:space="preserve"> estendeu esses métodos para estudos longitudinais, onde as variáveis podem mudar ao longo do tempo (</w:t>
      </w:r>
      <w:proofErr w:type="spellStart"/>
      <w:r w:rsidRPr="000A338D">
        <w:t>F</w:t>
      </w:r>
      <w:r w:rsidR="00CB1909" w:rsidRPr="000A338D">
        <w:t>rosini</w:t>
      </w:r>
      <w:proofErr w:type="spellEnd"/>
      <w:r w:rsidRPr="000A338D">
        <w:t>, 2006).</w:t>
      </w:r>
    </w:p>
    <w:p w14:paraId="3642775E" w14:textId="77777777" w:rsidR="009C787E" w:rsidRPr="000A338D" w:rsidRDefault="009C787E" w:rsidP="001A0C77"/>
    <w:p w14:paraId="70B1F2C7" w14:textId="05B4A877" w:rsidR="00DB6CCA" w:rsidRPr="000A338D" w:rsidRDefault="00DB6CCA" w:rsidP="009C787E">
      <w:pPr>
        <w:pStyle w:val="Ttulo2"/>
      </w:pPr>
      <w:bookmarkStart w:id="220" w:name="_Toc211342495"/>
      <w:r w:rsidRPr="000A338D">
        <w:t>A escada da causalidade</w:t>
      </w:r>
      <w:bookmarkEnd w:id="220"/>
    </w:p>
    <w:p w14:paraId="2664F576" w14:textId="77777777" w:rsidR="00DB6CCA" w:rsidRPr="000A338D" w:rsidRDefault="00DB6CCA" w:rsidP="001A0C77">
      <w:bookmarkStart w:id="221" w:name="_Hlk178096724"/>
    </w:p>
    <w:p w14:paraId="7878CC00" w14:textId="0428A595" w:rsidR="001A0C77" w:rsidRPr="000A338D" w:rsidRDefault="001A0C77" w:rsidP="001A0C77">
      <w:r w:rsidRPr="000A338D">
        <w:t xml:space="preserve">Pearl e Mackenzie (2018) propuseram também uma metáfora e um </w:t>
      </w:r>
      <w:r w:rsidRPr="000A338D">
        <w:rPr>
          <w:i/>
          <w:iCs/>
        </w:rPr>
        <w:t>framework</w:t>
      </w:r>
      <w:r w:rsidRPr="000A338D">
        <w:t xml:space="preserve"> conceitual para organizar o raciocínio causal em três níveis hierárquicos, dando o nome de “Escada da Causalidade”. Cada degrau da escada representa um tipo diferente de pergunta causal, exigindo um tipo diferente de informação e um nível crescente de sofisticação cognitiva. Compreender essa hierarquia é fundamental para entender as limitações das abordagens estatísticas tradicionais e o potencial da "revolução da causalidade".</w:t>
      </w:r>
    </w:p>
    <w:p w14:paraId="52F78E9B" w14:textId="1F44A17F" w:rsidR="001A0C77" w:rsidRPr="000A338D" w:rsidRDefault="001A0C77" w:rsidP="001A0C77">
      <w:r w:rsidRPr="000A338D">
        <w:t xml:space="preserve">O primeiro degrau, o da Associação (ou Observação), é o domínio da estatística tradicional e da maior parte do aprendizado de máquina atual. Neste nível, </w:t>
      </w:r>
      <w:r w:rsidR="00A722B3" w:rsidRPr="000A338D">
        <w:t>a preocupação é</w:t>
      </w:r>
      <w:r w:rsidRPr="000A338D">
        <w:t xml:space="preserve"> </w:t>
      </w:r>
      <w:r w:rsidR="00A722B3" w:rsidRPr="000A338D">
        <w:t>encontrar</w:t>
      </w:r>
      <w:r w:rsidRPr="000A338D">
        <w:t xml:space="preserve"> regularidades e associações nos dados. As perguntas típicas são do tipo: "O que acontece se</w:t>
      </w:r>
      <w:r w:rsidR="00044A38" w:rsidRPr="000A338D">
        <w:t xml:space="preserve"> eu vir</w:t>
      </w:r>
      <w:r w:rsidRPr="000A338D">
        <w:t>...?". Por exemplo, podemos observar que clientes que compram pasta de dentes também tendem a comprar fio dental (</w:t>
      </w:r>
      <w:r w:rsidR="00CB1909" w:rsidRPr="000A338D">
        <w:t xml:space="preserve">Pearl; Mackenzie, </w:t>
      </w:r>
      <w:r w:rsidRPr="000A338D">
        <w:t>2018).</w:t>
      </w:r>
    </w:p>
    <w:p w14:paraId="2B5A70FD" w14:textId="26A403C6" w:rsidR="001A0C77" w:rsidRPr="000A338D" w:rsidRDefault="001A0C77" w:rsidP="001A0C77">
      <w:r w:rsidRPr="000A338D">
        <w:t xml:space="preserve">Essa associação pode ser expressa matematicamente como uma probabilidade condicional: </w:t>
      </w:r>
      <w:proofErr w:type="gramStart"/>
      <w:r w:rsidRPr="000A338D">
        <w:t>P(</w:t>
      </w:r>
      <w:proofErr w:type="gramEnd"/>
      <w:r w:rsidRPr="000A338D">
        <w:t>fio dental | pasta de dentes). A análise estatística, com suas ferramentas de correlação, regressão e classificação, é suficiente para responder a perguntas nesse nível. No entanto, é importante lembrar novamente que a associação não implica causalidade. A correlação entre a compra de pasta de dentes e fio dental não significa que uma cause a outra; ambas podem ser causadas por um terceiro fator, como a preocupação geral com a higiene bucal (</w:t>
      </w:r>
      <w:r w:rsidR="00CB1909" w:rsidRPr="000A338D">
        <w:t>Pearl; Mackenzie,</w:t>
      </w:r>
      <w:r w:rsidRPr="000A338D">
        <w:t xml:space="preserve"> 2018).</w:t>
      </w:r>
    </w:p>
    <w:p w14:paraId="61A93C2A" w14:textId="0297DB99" w:rsidR="001A0C77" w:rsidRPr="000A338D" w:rsidRDefault="001A0C77" w:rsidP="001A0C77">
      <w:r w:rsidRPr="000A338D">
        <w:t xml:space="preserve">Neste estudo, por exemplo, para este degrau serão usadas as técnicas de correlação de </w:t>
      </w:r>
      <w:proofErr w:type="spellStart"/>
      <w:r w:rsidRPr="000A338D">
        <w:t>Spearman</w:t>
      </w:r>
      <w:proofErr w:type="spellEnd"/>
      <w:r w:rsidRPr="000A338D">
        <w:t xml:space="preserve">, de Kendall e de </w:t>
      </w:r>
      <w:proofErr w:type="spellStart"/>
      <w:r w:rsidRPr="000A338D">
        <w:t>Somers</w:t>
      </w:r>
      <w:proofErr w:type="spellEnd"/>
      <w:r w:rsidRPr="000A338D">
        <w:t xml:space="preserve">' D, bem como duas adaptações de Kendall e </w:t>
      </w:r>
      <w:proofErr w:type="spellStart"/>
      <w:r w:rsidRPr="000A338D">
        <w:t>Spearman</w:t>
      </w:r>
      <w:proofErr w:type="spellEnd"/>
      <w:r w:rsidRPr="000A338D">
        <w:t xml:space="preserve"> para permitir a </w:t>
      </w:r>
      <w:r w:rsidR="00DB6CCA" w:rsidRPr="000A338D">
        <w:t>exploração</w:t>
      </w:r>
      <w:r w:rsidRPr="000A338D">
        <w:t xml:space="preserve"> de casos que fujam à regra esperada. Estas técnicas trabalham com a lógica ordinal, que permite trabalhar com o conceito de “melhor/pior” implícito no problema de pesquisa desta tese.</w:t>
      </w:r>
    </w:p>
    <w:p w14:paraId="2FAE6FB7" w14:textId="0EC908A5" w:rsidR="001A0C77" w:rsidRPr="000A338D" w:rsidRDefault="001A0C77" w:rsidP="001A0C77">
      <w:r w:rsidRPr="000A338D">
        <w:t>No segundo degrau, não estamos mais interessados apenas em observar os dados, mas em manipular o mundo e prever as consequências dessas manipulações. As perguntas típicas são do tipo: "O que acontece se eu fizer...?". Por exemplo, um gerente de supermercado pode se perguntar: "Qual a probabilidade de vendermos mais fio dental se definirmos o preço da pasta de dentes para um determinado valor?" (</w:t>
      </w:r>
      <w:r w:rsidR="00CB1909" w:rsidRPr="000A338D">
        <w:t xml:space="preserve">Pearl; Mackenzie, </w:t>
      </w:r>
      <w:r w:rsidRPr="000A338D">
        <w:t>2018).</w:t>
      </w:r>
    </w:p>
    <w:p w14:paraId="7A910145" w14:textId="60807CC1" w:rsidR="001A0C77" w:rsidRPr="000A338D" w:rsidRDefault="001A0C77" w:rsidP="001A0C77">
      <w:r w:rsidRPr="000A338D">
        <w:t>Essa pergunta não pode ser respondida diretamente com dados observacionais, pois exige que consideremos o efeito de uma ação que altera o ambiente. A notação de Pearl, com o operador "</w:t>
      </w:r>
      <w:r w:rsidRPr="000A338D">
        <w:rPr>
          <w:i/>
          <w:iCs/>
        </w:rPr>
        <w:t>do</w:t>
      </w:r>
      <w:r w:rsidRPr="000A338D">
        <w:t>", formaliza essa distinção: P</w:t>
      </w:r>
      <w:r w:rsidR="0048795F" w:rsidRPr="000A338D">
        <w:t xml:space="preserve"> </w:t>
      </w:r>
      <w:r w:rsidRPr="000A338D">
        <w:t>(fio dental | do</w:t>
      </w:r>
      <w:r w:rsidR="0048795F" w:rsidRPr="000A338D">
        <w:t xml:space="preserve"> </w:t>
      </w:r>
      <w:r w:rsidRPr="000A338D">
        <w:t>(pasta de dentes = preço X)). Responder a perguntas de intervenção requer um modelo causal que represente as relações de causa e efeito entre as variáveis (</w:t>
      </w:r>
      <w:r w:rsidR="00CB1909" w:rsidRPr="000A338D">
        <w:t xml:space="preserve">Pearl; Mackenzie, </w:t>
      </w:r>
      <w:r w:rsidRPr="000A338D">
        <w:t>2018).</w:t>
      </w:r>
    </w:p>
    <w:p w14:paraId="71CD8FEA" w14:textId="4356FD64" w:rsidR="001A0C77" w:rsidRPr="000A338D" w:rsidRDefault="001A0C77" w:rsidP="001A0C77">
      <w:r w:rsidRPr="000A338D">
        <w:t>A principal diferença no estudo da causalidade entre dados experimentais e observacionais reside no controle sobre a atribuição do tratamento e na presença de variáveis de confusão. Em experimentos randomizados, o tratamento é atribuído aleatoriamente, o que implica que, em média, os grupos tratados e não tratados são comparáveis em relação a todas as outras características, tanto observadas quanto não observadas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Pr="000A338D">
        <w:t>2024).</w:t>
      </w:r>
    </w:p>
    <w:p w14:paraId="6A968E1F" w14:textId="091DD409" w:rsidR="001A0C77" w:rsidRPr="000A338D" w:rsidRDefault="001A0C77" w:rsidP="001A0C77">
      <w:r w:rsidRPr="000A338D">
        <w:t>Essa aleatoriedade garante que não haja variáveis de confusão, ou seja, que não existam causas comuns do tratamento e do resultado. Consequentemente, a associação observada entre o tratamento e o resultado pode ser interpretada como um efeito causal. Em um experimento randomizado ideal, as condições de identificação (</w:t>
      </w:r>
      <w:proofErr w:type="spellStart"/>
      <w:r w:rsidRPr="000A338D">
        <w:t>trocabilidade</w:t>
      </w:r>
      <w:proofErr w:type="spellEnd"/>
      <w:r w:rsidRPr="000A338D">
        <w:t>, positividade e consistência) se mant</w:t>
      </w:r>
      <w:r w:rsidR="00864EE7" w:rsidRPr="000A338D">
        <w:t>ê</w:t>
      </w:r>
      <w:r w:rsidRPr="000A338D">
        <w:t>m por design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Pr="000A338D">
        <w:t>2024).</w:t>
      </w:r>
    </w:p>
    <w:p w14:paraId="2A583523" w14:textId="4BBA1C52" w:rsidR="00DB6CCA" w:rsidRPr="000A338D" w:rsidRDefault="001A0C77" w:rsidP="00DB6CCA">
      <w:r w:rsidRPr="000A338D">
        <w:t>Por outro lado, em estudos observacionais, o pesquisador não tem controle sobre a atribuição do tratamento. As decisões de tratamento dependem frequentemente de preditores de resultados, como fatores prognósticos. Isso significa que os grupos tratados e não tratados podem diferir sistematicamente em várias características, criando variáveis de confusão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Pr="000A338D">
        <w:t>2024).</w:t>
      </w:r>
      <w:r w:rsidR="00251DE3" w:rsidRPr="000A338D">
        <w:t xml:space="preserve"> </w:t>
      </w:r>
      <w:r w:rsidRPr="000A338D">
        <w:t>Nesses casos, a associação entre tratamento e resultado pode ser devida a outros fatores, e não a um efeito causal direto do tratamento. A melhor explicação para uma associação entre tratamento e resultado em um estudo observacional nem sempre é um efeito causal do tratamento sobre o resultado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Pr="000A338D">
        <w:t>2024).</w:t>
      </w:r>
    </w:p>
    <w:p w14:paraId="76DF4813" w14:textId="48967B66" w:rsidR="00DB6CCA" w:rsidRPr="000A338D" w:rsidRDefault="001A0C77" w:rsidP="001A0C77">
      <w:r w:rsidRPr="000A338D">
        <w:t xml:space="preserve">Para realizar inferência causal em dados observacionais, é necessário ajustar para os fatores de confusão utilizando métodos estatísticos como </w:t>
      </w:r>
      <w:proofErr w:type="spellStart"/>
      <w:r w:rsidRPr="000A338D">
        <w:rPr>
          <w:i/>
          <w:iCs/>
        </w:rPr>
        <w:t>propensity</w:t>
      </w:r>
      <w:proofErr w:type="spellEnd"/>
      <w:r w:rsidRPr="000A338D">
        <w:rPr>
          <w:i/>
          <w:iCs/>
        </w:rPr>
        <w:t xml:space="preserve"> score </w:t>
      </w:r>
      <w:proofErr w:type="spellStart"/>
      <w:r w:rsidRPr="000A338D">
        <w:rPr>
          <w:i/>
          <w:iCs/>
        </w:rPr>
        <w:t>matching</w:t>
      </w:r>
      <w:proofErr w:type="spellEnd"/>
      <w:r w:rsidRPr="000A338D">
        <w:t xml:space="preserve">, </w:t>
      </w:r>
      <w:proofErr w:type="spellStart"/>
      <w:r w:rsidRPr="000A338D">
        <w:rPr>
          <w:i/>
          <w:iCs/>
        </w:rPr>
        <w:t>inverse</w:t>
      </w:r>
      <w:proofErr w:type="spellEnd"/>
      <w:r w:rsidRPr="000A338D">
        <w:rPr>
          <w:i/>
          <w:iCs/>
        </w:rPr>
        <w:t xml:space="preserve"> </w:t>
      </w:r>
      <w:proofErr w:type="spellStart"/>
      <w:r w:rsidRPr="000A338D">
        <w:rPr>
          <w:i/>
          <w:iCs/>
        </w:rPr>
        <w:t>probability</w:t>
      </w:r>
      <w:proofErr w:type="spellEnd"/>
      <w:r w:rsidRPr="000A338D">
        <w:rPr>
          <w:i/>
          <w:iCs/>
        </w:rPr>
        <w:t xml:space="preserve"> </w:t>
      </w:r>
      <w:proofErr w:type="spellStart"/>
      <w:r w:rsidRPr="000A338D">
        <w:rPr>
          <w:i/>
          <w:iCs/>
        </w:rPr>
        <w:t>weighting</w:t>
      </w:r>
      <w:proofErr w:type="spellEnd"/>
      <w:r w:rsidRPr="000A338D">
        <w:t xml:space="preserve"> (IPW) ou </w:t>
      </w:r>
      <w:r w:rsidRPr="000A338D">
        <w:rPr>
          <w:i/>
          <w:iCs/>
        </w:rPr>
        <w:t>g-formula</w:t>
      </w:r>
      <w:r w:rsidRPr="000A338D">
        <w:t>. Esses métodos visam emular um experimento randomizado, criando grupos comparáveis em relação às características observadas</w:t>
      </w:r>
      <w:r w:rsidR="00DB6CCA" w:rsidRPr="000A338D">
        <w:t xml:space="preserve">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00DB6CCA" w:rsidRPr="000A338D">
        <w:t>2024).</w:t>
      </w:r>
    </w:p>
    <w:p w14:paraId="50C9CFF8" w14:textId="0A9BAEE6" w:rsidR="001A0C77" w:rsidRPr="000A338D" w:rsidRDefault="001A0C77" w:rsidP="001A0C77">
      <w:r w:rsidRPr="000A338D">
        <w:t>No entanto, é importante reconhecer que esses métodos dependem de suposições que podem não ser verificáveis, como a ausência de variáveis de confusão não medidas. Além disso, para identificar o efeito causal em estudos observacionais, é necessária uma suposição externa aos dados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Pr="000A338D">
        <w:t>2024).</w:t>
      </w:r>
    </w:p>
    <w:p w14:paraId="48B4E23C" w14:textId="1C843381" w:rsidR="001A0C77" w:rsidRPr="000A338D" w:rsidRDefault="001A0C77" w:rsidP="001A0C77">
      <w:r w:rsidRPr="000A338D">
        <w:t>A análise de dados observacionais é como uma tentativa de emular um ensaio clínico. A validade da inferência causal em estudos observacionais depende da capacidade de medir e ajustar para todas as covariáveis relevantes que afetam tanto o tratamento quanto o resultado, da verificação da positividade e consistência. Há uma lógica de que os estudos observacionais precisam explicitar o efeito causal de interesse e o subconjunto da população no qual o efeito está sendo computado (</w:t>
      </w:r>
      <w:proofErr w:type="spellStart"/>
      <w:r w:rsidR="00CB1909" w:rsidRPr="000A338D">
        <w:t>Hernan</w:t>
      </w:r>
      <w:proofErr w:type="spellEnd"/>
      <w:r w:rsidR="00CB1909" w:rsidRPr="000A338D">
        <w:t xml:space="preserve">; </w:t>
      </w:r>
      <w:proofErr w:type="spellStart"/>
      <w:r w:rsidR="00CB1909" w:rsidRPr="000A338D">
        <w:t>Robins</w:t>
      </w:r>
      <w:proofErr w:type="spellEnd"/>
      <w:r w:rsidRPr="000A338D">
        <w:t>, 2024).</w:t>
      </w:r>
    </w:p>
    <w:p w14:paraId="6E0355B7" w14:textId="7174596C" w:rsidR="001A0C77" w:rsidRPr="000A338D" w:rsidRDefault="001A0C77" w:rsidP="001A0C77">
      <w:r w:rsidRPr="000A338D">
        <w:t xml:space="preserve">Para este estudo, que é baseado em dados observacionais, serão usadas técnicas para os devidos ajustes, principalmente o </w:t>
      </w:r>
      <w:proofErr w:type="spellStart"/>
      <w:r w:rsidRPr="000A338D">
        <w:rPr>
          <w:i/>
          <w:iCs/>
        </w:rPr>
        <w:t>matching</w:t>
      </w:r>
      <w:proofErr w:type="spellEnd"/>
      <w:r w:rsidRPr="000A338D">
        <w:t xml:space="preserve"> de municípios por suas características contextuais e o uso de variáveis instrumentais como valor dos investimentos em SA, por exemplo. Neste estudo também se propõe uma adaptação da técnica de diferença em diferenças para ver se os municípios que tiveram melhorias em seus indicadores de SA também tiveram melhorias em indicadores de DRSAI.</w:t>
      </w:r>
    </w:p>
    <w:p w14:paraId="2EC9575A" w14:textId="0666EC65" w:rsidR="00DB6CCA" w:rsidRPr="000A338D" w:rsidRDefault="001A0C77" w:rsidP="001A0C77">
      <w:r w:rsidRPr="000A338D">
        <w:t xml:space="preserve">O terceiro e mais alto degrau é o dos </w:t>
      </w:r>
      <w:proofErr w:type="spellStart"/>
      <w:r w:rsidRPr="000A338D">
        <w:t>Contrafactuais</w:t>
      </w:r>
      <w:proofErr w:type="spellEnd"/>
      <w:r w:rsidRPr="000A338D">
        <w:t>. Aqui, a preocupação está em raciocinar sobre realidades que não existem, comparando o mundo observado com cenários hipotéticos. As perguntas típicas são do tipo: "O que teria acontecido se eu tivesse feito...?" e "Por quê?"</w:t>
      </w:r>
      <w:r w:rsidR="00DB6CCA" w:rsidRPr="000A338D">
        <w:t xml:space="preserve"> (</w:t>
      </w:r>
      <w:r w:rsidR="00CB1909" w:rsidRPr="000A338D">
        <w:t>Pearl; Mackenzie, 2018</w:t>
      </w:r>
      <w:r w:rsidR="00DB6CCA" w:rsidRPr="000A338D">
        <w:t>).</w:t>
      </w:r>
    </w:p>
    <w:p w14:paraId="355D7C73" w14:textId="16D1FE13" w:rsidR="001A0C77" w:rsidRPr="000A338D" w:rsidRDefault="001A0C77" w:rsidP="001A0C77">
      <w:r w:rsidRPr="000A338D">
        <w:t xml:space="preserve">Voltando ao exemplo do supermercado, "Teríamos vendido mais fio dental se não tivéssemos aumentado o preço da pasta de dentes?". Responder a perguntas </w:t>
      </w:r>
      <w:proofErr w:type="spellStart"/>
      <w:r w:rsidRPr="000A338D">
        <w:t>contrafactuais</w:t>
      </w:r>
      <w:proofErr w:type="spellEnd"/>
      <w:r w:rsidRPr="000A338D">
        <w:t xml:space="preserve"> exige um modelo causal completo, que nos permita simular o efeito de mudanças hipotéticas no passado</w:t>
      </w:r>
      <w:r w:rsidR="00DB6CCA" w:rsidRPr="000A338D">
        <w:t>.</w:t>
      </w:r>
    </w:p>
    <w:p w14:paraId="15E17AEF" w14:textId="5629BCFB" w:rsidR="00DB6CCA" w:rsidRPr="000A338D" w:rsidRDefault="001A0C77" w:rsidP="001A0C77">
      <w:r w:rsidRPr="000A338D">
        <w:t xml:space="preserve">Em dados observacionais, trabalhar no nível </w:t>
      </w:r>
      <w:proofErr w:type="spellStart"/>
      <w:r w:rsidRPr="000A338D">
        <w:t>contrafactual</w:t>
      </w:r>
      <w:proofErr w:type="spellEnd"/>
      <w:r w:rsidRPr="000A338D">
        <w:t xml:space="preserve"> significa estimar o que teria ocorrido para uma unidade específica – como um município – sob uma condição alternativa àquela que foi observada. Isso vai além de prever os efeitos médios de uma intervenção (segundo degrau), pois requer reconstruir os resultados potenciais não observados, como "Qual teria sido a taxa de DRSAI neste município se ele não tivesse recebido</w:t>
      </w:r>
      <w:r w:rsidR="00DB6CCA" w:rsidRPr="000A338D">
        <w:t xml:space="preserve"> melhorias no</w:t>
      </w:r>
      <w:r w:rsidRPr="000A338D">
        <w:t xml:space="preserve"> saneamento?"</w:t>
      </w:r>
      <w:r w:rsidR="00DB6CCA" w:rsidRPr="000A338D">
        <w:t xml:space="preserve"> (</w:t>
      </w:r>
      <w:r w:rsidR="00CB1909" w:rsidRPr="000A338D">
        <w:t xml:space="preserve">Pearl; Mackenzie, </w:t>
      </w:r>
      <w:r w:rsidR="00DB6CCA" w:rsidRPr="000A338D">
        <w:t>2018).</w:t>
      </w:r>
    </w:p>
    <w:p w14:paraId="59EEE9E8" w14:textId="44382F1F" w:rsidR="001A0C77" w:rsidRPr="000A338D" w:rsidRDefault="001A0C77" w:rsidP="001A0C77">
      <w:r w:rsidRPr="000A338D">
        <w:t xml:space="preserve"> Essa tarefa depende de um modelo causal que incorpore relações entre variáveis e permita inferir esses cenários hipotéticos, ajustando par</w:t>
      </w:r>
      <w:r w:rsidR="00DB6CCA" w:rsidRPr="000A338D">
        <w:t xml:space="preserve">a as varáveis de confusão </w:t>
      </w:r>
      <w:r w:rsidRPr="000A338D">
        <w:t>que afetam tanto o tratamento quanto o resultado (</w:t>
      </w:r>
      <w:r w:rsidR="00CB1909" w:rsidRPr="000A338D">
        <w:t xml:space="preserve">Pearl; Mackenzie, </w:t>
      </w:r>
      <w:r w:rsidRPr="000A338D">
        <w:t>2018).</w:t>
      </w:r>
    </w:p>
    <w:p w14:paraId="4C3531AB" w14:textId="77777777" w:rsidR="00DB6CCA" w:rsidRPr="000A338D" w:rsidRDefault="001A0C77" w:rsidP="001A0C77">
      <w:r w:rsidRPr="000A338D">
        <w:t xml:space="preserve">A força do terceiro degrau está em sua capacidade de responder não apenas ao "o que teria mudado", mas também ao "por que" um resultado específico ocorreu. Por exemplo, podemos investigar se a alta incidência de DRSAI em um município foi devido à falta de saneamento ou a outros fatores, como precipitação elevada, simulando o </w:t>
      </w:r>
      <w:proofErr w:type="spellStart"/>
      <w:r w:rsidRPr="000A338D">
        <w:t>contrafactual</w:t>
      </w:r>
      <w:proofErr w:type="spellEnd"/>
      <w:r w:rsidRPr="000A338D">
        <w:t xml:space="preserve"> em que o saneamento tivesse sido universalizado.</w:t>
      </w:r>
    </w:p>
    <w:p w14:paraId="6531CDFD" w14:textId="40A13BDB" w:rsidR="001A0C77" w:rsidRPr="000A338D" w:rsidRDefault="001A0C77" w:rsidP="001A0C77">
      <w:r w:rsidRPr="000A338D">
        <w:t xml:space="preserve">Métodos como a </w:t>
      </w:r>
      <w:r w:rsidRPr="000A338D">
        <w:rPr>
          <w:i/>
          <w:iCs/>
        </w:rPr>
        <w:t>g-formula</w:t>
      </w:r>
      <w:r w:rsidRPr="000A338D">
        <w:t xml:space="preserve">, ponderação por </w:t>
      </w:r>
      <w:proofErr w:type="spellStart"/>
      <w:r w:rsidR="00DB6CCA" w:rsidRPr="000A338D">
        <w:rPr>
          <w:i/>
          <w:iCs/>
        </w:rPr>
        <w:t>propensity</w:t>
      </w:r>
      <w:proofErr w:type="spellEnd"/>
      <w:r w:rsidR="00DB6CCA" w:rsidRPr="000A338D">
        <w:rPr>
          <w:i/>
          <w:iCs/>
        </w:rPr>
        <w:t xml:space="preserve"> score</w:t>
      </w:r>
      <w:r w:rsidRPr="000A338D">
        <w:t xml:space="preserve"> e emulação de ensaios-alvo são usados para estimar esses resultados potenciais, mas todos dependem de suposições fortes, como a ausência de </w:t>
      </w:r>
      <w:r w:rsidR="00DB6CCA" w:rsidRPr="000A338D">
        <w:t>variáveis de confusão</w:t>
      </w:r>
      <w:r w:rsidRPr="000A338D">
        <w:t xml:space="preserve"> não medid</w:t>
      </w:r>
      <w:r w:rsidR="00DB6CCA" w:rsidRPr="000A338D">
        <w:t>a</w:t>
      </w:r>
      <w:r w:rsidRPr="000A338D">
        <w:t>s e a consistência entre os dados observados e os cenários hipotéticos (</w:t>
      </w:r>
      <w:proofErr w:type="spellStart"/>
      <w:r w:rsidR="00CB1909" w:rsidRPr="000A338D">
        <w:t>Hernan</w:t>
      </w:r>
      <w:proofErr w:type="spellEnd"/>
      <w:r w:rsidR="00CB1909" w:rsidRPr="000A338D">
        <w:t xml:space="preserve">; </w:t>
      </w:r>
      <w:proofErr w:type="spellStart"/>
      <w:r w:rsidR="00CB1909" w:rsidRPr="000A338D">
        <w:t>Robins</w:t>
      </w:r>
      <w:proofErr w:type="spellEnd"/>
      <w:r w:rsidR="00CB1909" w:rsidRPr="000A338D">
        <w:t xml:space="preserve">, </w:t>
      </w:r>
      <w:r w:rsidRPr="000A338D">
        <w:t>2024).</w:t>
      </w:r>
    </w:p>
    <w:bookmarkEnd w:id="221"/>
    <w:p w14:paraId="31EBE4BD" w14:textId="77777777" w:rsidR="00CB1909" w:rsidRPr="000A338D" w:rsidRDefault="00CB1909" w:rsidP="00DB6CCA">
      <w:pPr>
        <w:ind w:firstLine="0"/>
      </w:pPr>
    </w:p>
    <w:p w14:paraId="79846AA9" w14:textId="77777777" w:rsidR="00987034" w:rsidRPr="000A338D" w:rsidRDefault="00987034">
      <w:pPr>
        <w:rPr>
          <w:rFonts w:eastAsiaTheme="majorEastAsia" w:cstheme="majorBidi"/>
          <w:b/>
          <w:caps/>
          <w:szCs w:val="32"/>
        </w:rPr>
      </w:pPr>
      <w:bookmarkStart w:id="222" w:name="_Toc211342496"/>
      <w:r w:rsidRPr="000A338D">
        <w:br w:type="page"/>
      </w:r>
    </w:p>
    <w:p w14:paraId="0F95C0E1" w14:textId="6968EE22" w:rsidR="00FF1DCA" w:rsidRPr="000A338D" w:rsidRDefault="00B47F02" w:rsidP="001A3DF7">
      <w:pPr>
        <w:pStyle w:val="Ttulo1"/>
      </w:pPr>
      <w:r w:rsidRPr="000A338D">
        <w:t>PROCEDIMENTOS METODOLÓGICOS</w:t>
      </w:r>
      <w:bookmarkEnd w:id="222"/>
    </w:p>
    <w:p w14:paraId="0D30A8B8" w14:textId="77777777" w:rsidR="00183625" w:rsidRPr="000A338D" w:rsidRDefault="00183625" w:rsidP="00183625"/>
    <w:p w14:paraId="3FCFF676" w14:textId="09C697E5" w:rsidR="00183625" w:rsidRPr="000A338D" w:rsidRDefault="0026308A" w:rsidP="00183625">
      <w:r w:rsidRPr="000A338D">
        <w:t>Conforme Marconi e Lakatos (2003)</w:t>
      </w:r>
      <w:r w:rsidR="00183625" w:rsidRPr="000A338D">
        <w:t xml:space="preserve"> </w:t>
      </w:r>
      <w:r w:rsidRPr="000A338D">
        <w:t xml:space="preserve">a </w:t>
      </w:r>
      <w:r w:rsidR="00183625" w:rsidRPr="000A338D">
        <w:t xml:space="preserve">estrutura metodológica </w:t>
      </w:r>
      <w:r w:rsidRPr="000A338D">
        <w:t>é</w:t>
      </w:r>
      <w:r w:rsidR="00183625" w:rsidRPr="000A338D">
        <w:t xml:space="preserve"> delineada para responder às perguntas de pesquisa e alcançar os objetivos propostos, utilizando uma combinação de métodos e técnicas que se complementam e permitem uma análise aprofundada</w:t>
      </w:r>
      <w:r w:rsidRPr="000A338D">
        <w:t xml:space="preserve">, neste caso, </w:t>
      </w:r>
      <w:r w:rsidR="00183625" w:rsidRPr="000A338D">
        <w:t>da relação entre SA e DRSAI entre 2008 e 2022</w:t>
      </w:r>
      <w:r w:rsidRPr="000A338D">
        <w:t xml:space="preserve"> nos municípios paranaenses</w:t>
      </w:r>
      <w:r w:rsidR="00183625" w:rsidRPr="000A338D">
        <w:t>.</w:t>
      </w:r>
    </w:p>
    <w:p w14:paraId="282EF0C0" w14:textId="77777777" w:rsidR="00183625" w:rsidRPr="000A338D" w:rsidRDefault="00183625" w:rsidP="00183625"/>
    <w:p w14:paraId="2BD6AE19" w14:textId="104D931E" w:rsidR="00183625" w:rsidRPr="000A338D" w:rsidRDefault="00183625" w:rsidP="00183625">
      <w:pPr>
        <w:pStyle w:val="Ttulo2"/>
      </w:pPr>
      <w:bookmarkStart w:id="223" w:name="_Toc211342497"/>
      <w:r w:rsidRPr="000A338D">
        <w:t>ABORDAGEM HIPOTÉTICO-DEDUTIVA</w:t>
      </w:r>
      <w:bookmarkEnd w:id="223"/>
    </w:p>
    <w:p w14:paraId="65E1BF55" w14:textId="77777777" w:rsidR="00183625" w:rsidRPr="000A338D" w:rsidRDefault="00183625" w:rsidP="00183625"/>
    <w:p w14:paraId="6EC236E9" w14:textId="32C73D7B" w:rsidR="00183625" w:rsidRPr="000A338D" w:rsidRDefault="00183625" w:rsidP="00183625">
      <w:r w:rsidRPr="000A338D">
        <w:t>A pesquisa segue a abordagem hipotético-dedutiva, que, segundo Marconi e Lakatos (2003</w:t>
      </w:r>
      <w:r w:rsidR="00453ECF" w:rsidRPr="000A338D">
        <w:t>, p. 106</w:t>
      </w:r>
      <w:r w:rsidRPr="000A338D">
        <w:t xml:space="preserve">), </w:t>
      </w:r>
      <w:r w:rsidR="00453ECF" w:rsidRPr="000A338D">
        <w:t>“</w:t>
      </w:r>
      <w:r w:rsidRPr="000A338D">
        <w:t>se inicia pela percepção de uma lacuna nos conhecimentos, acerca da qual formula hipóteses e, pelo processo de inferência dedutiva, testa a predição da ocorrência de fenômenos abrangidos pela hipótese</w:t>
      </w:r>
      <w:r w:rsidR="00453ECF" w:rsidRPr="000A338D">
        <w:t>”</w:t>
      </w:r>
      <w:r w:rsidRPr="000A338D">
        <w:t>. Parte-se, portanto, de teorias e conhecimentos preexistentes sobre as relações entre SA e DRSAI, bem como sobre a influência de fatores contextuais, para formular hipóteses específicas sobre o contexto paranaense.</w:t>
      </w:r>
    </w:p>
    <w:p w14:paraId="2BC17C09" w14:textId="77777777" w:rsidR="00183625" w:rsidRPr="000A338D" w:rsidRDefault="00183625" w:rsidP="00183625">
      <w:r w:rsidRPr="000A338D">
        <w:t>Essas hipóteses, detalhadas na seção 1.3, são então testadas empiricamente por meio da análise de dados observacionais, utilizando métodos estatísticos e técnicas de inferência causal. Os resultados obtidos são confrontados com as hipóteses iniciais, permitindo confirmar, refutar ou refinar as teorias existentes, contribuindo para o avanço do conhecimento na área.</w:t>
      </w:r>
    </w:p>
    <w:p w14:paraId="38C0349F" w14:textId="77777777" w:rsidR="00183625" w:rsidRPr="000A338D" w:rsidRDefault="00183625" w:rsidP="00183625"/>
    <w:p w14:paraId="40AF78F3" w14:textId="550BDD7B" w:rsidR="00183625" w:rsidRPr="000A338D" w:rsidRDefault="00183625" w:rsidP="00183625">
      <w:pPr>
        <w:pStyle w:val="Ttulo2"/>
      </w:pPr>
      <w:bookmarkStart w:id="224" w:name="_Toc211342498"/>
      <w:r w:rsidRPr="000A338D">
        <w:rPr>
          <w:rStyle w:val="Ttulo2Char"/>
          <w:caps/>
        </w:rPr>
        <w:t>MÉTODOS DE PROCEDIMENTO</w:t>
      </w:r>
      <w:bookmarkEnd w:id="224"/>
    </w:p>
    <w:p w14:paraId="26BFDD2B" w14:textId="77777777" w:rsidR="00183625" w:rsidRPr="000A338D" w:rsidRDefault="00183625" w:rsidP="00183625"/>
    <w:p w14:paraId="0817ED69" w14:textId="77777777" w:rsidR="00453ECF" w:rsidRPr="000A338D" w:rsidRDefault="00183625" w:rsidP="00183625">
      <w:r w:rsidRPr="000A338D">
        <w:t>Para alcançar os objetivos propostos, a pesquisa emprega dois métodos de procedimento principais: o estatístico e o comparativo</w:t>
      </w:r>
      <w:r w:rsidR="00453ECF" w:rsidRPr="000A338D">
        <w:t>. O</w:t>
      </w:r>
      <w:r w:rsidRPr="000A338D">
        <w:t xml:space="preserve"> método estatístico</w:t>
      </w:r>
      <w:r w:rsidR="00453ECF" w:rsidRPr="000A338D">
        <w:t>:</w:t>
      </w:r>
    </w:p>
    <w:p w14:paraId="5F949535" w14:textId="77777777" w:rsidR="00453ECF" w:rsidRPr="000A338D" w:rsidRDefault="00453ECF" w:rsidP="00183625"/>
    <w:p w14:paraId="4D9290E1" w14:textId="7A7B7260" w:rsidR="00453ECF" w:rsidRPr="000A338D" w:rsidRDefault="004D1C08" w:rsidP="004D1C08">
      <w:pPr>
        <w:spacing w:line="240" w:lineRule="auto"/>
        <w:ind w:left="2268" w:firstLine="0"/>
        <w:rPr>
          <w:sz w:val="20"/>
          <w:szCs w:val="20"/>
        </w:rPr>
      </w:pPr>
      <w:r w:rsidRPr="000A338D">
        <w:rPr>
          <w:sz w:val="20"/>
          <w:szCs w:val="20"/>
        </w:rPr>
        <w:t xml:space="preserve">[...] </w:t>
      </w:r>
      <w:r w:rsidR="00183625" w:rsidRPr="000A338D">
        <w:rPr>
          <w:sz w:val="20"/>
          <w:szCs w:val="20"/>
        </w:rPr>
        <w:t>significa reduzir os fenômenos sociológicos, políticos, econômicos etc., a termos quantitativos, manipulando-os estatisticamente, o que permite comprovar as relações dos fenômenos entre si, e obter generalizações sobre sua natureza, ocorrência ou significado</w:t>
      </w:r>
      <w:r w:rsidR="00453ECF" w:rsidRPr="000A338D">
        <w:rPr>
          <w:sz w:val="20"/>
          <w:szCs w:val="20"/>
        </w:rPr>
        <w:t xml:space="preserve"> (</w:t>
      </w:r>
      <w:r w:rsidRPr="000A338D">
        <w:rPr>
          <w:sz w:val="20"/>
          <w:szCs w:val="20"/>
        </w:rPr>
        <w:t xml:space="preserve">Marconi; Lakatos, </w:t>
      </w:r>
      <w:r w:rsidR="00453ECF" w:rsidRPr="000A338D">
        <w:rPr>
          <w:sz w:val="20"/>
          <w:szCs w:val="20"/>
        </w:rPr>
        <w:t>2003, p.108)</w:t>
      </w:r>
      <w:r w:rsidR="00183625" w:rsidRPr="000A338D">
        <w:rPr>
          <w:sz w:val="20"/>
          <w:szCs w:val="20"/>
        </w:rPr>
        <w:t>.</w:t>
      </w:r>
    </w:p>
    <w:p w14:paraId="490AC930" w14:textId="77777777" w:rsidR="004D1C08" w:rsidRPr="000A338D" w:rsidRDefault="004D1C08" w:rsidP="00183625"/>
    <w:p w14:paraId="1BC0CD49" w14:textId="77777777" w:rsidR="00550BD8" w:rsidRPr="000A338D" w:rsidRDefault="00183625" w:rsidP="004D1C08">
      <w:r w:rsidRPr="000A338D">
        <w:t>Neste estudo, o método estatístico é empregado para analisar a dinâmica histórica e as correlações entre indicadores de SA, DRSAI e fatores contextuais nos municípios paranaenses, utilizando técnicas como análise descritiva, análise exploratória de dados, correlações (</w:t>
      </w:r>
      <w:proofErr w:type="spellStart"/>
      <w:r w:rsidRPr="000A338D">
        <w:t>Spearman</w:t>
      </w:r>
      <w:proofErr w:type="spellEnd"/>
      <w:r w:rsidRPr="000A338D">
        <w:t xml:space="preserve">, Kendall e </w:t>
      </w:r>
      <w:proofErr w:type="spellStart"/>
      <w:r w:rsidRPr="000A338D">
        <w:t>Somers</w:t>
      </w:r>
      <w:proofErr w:type="spellEnd"/>
      <w:r w:rsidRPr="000A338D">
        <w:t>' D) e regressões múltiplas.</w:t>
      </w:r>
    </w:p>
    <w:p w14:paraId="3B5E116D" w14:textId="68D28406" w:rsidR="00060FD6" w:rsidRPr="000A338D" w:rsidRDefault="00183625" w:rsidP="004D1C08">
      <w:r w:rsidRPr="000A338D">
        <w:t>O método comparativo, por sua vez, é utilizado</w:t>
      </w:r>
      <w:r w:rsidR="00060FD6" w:rsidRPr="000A338D">
        <w:t xml:space="preserve"> </w:t>
      </w:r>
      <w:r w:rsidRPr="000A338D">
        <w:t>para a investigação de grupos, classes, fenômenos, fatos ou acontecimentos em geral, que se assemelham ou se diferenciam, por meio de comparação, no presente, passado ou entre presentes e passados (</w:t>
      </w:r>
      <w:r w:rsidR="004D1C08" w:rsidRPr="000A338D">
        <w:t>Marconi</w:t>
      </w:r>
      <w:r w:rsidR="00BA6C1F" w:rsidRPr="000A338D">
        <w:t xml:space="preserve"> </w:t>
      </w:r>
      <w:r w:rsidR="00C17A66" w:rsidRPr="000A338D">
        <w:t>e</w:t>
      </w:r>
      <w:r w:rsidR="00BA6C1F" w:rsidRPr="000A338D">
        <w:t xml:space="preserve"> </w:t>
      </w:r>
      <w:r w:rsidR="004D1C08" w:rsidRPr="000A338D">
        <w:t xml:space="preserve">Lakatos, </w:t>
      </w:r>
      <w:r w:rsidRPr="000A338D">
        <w:t>2003).</w:t>
      </w:r>
    </w:p>
    <w:p w14:paraId="529C6D8B" w14:textId="04A7FB3D" w:rsidR="00183625" w:rsidRPr="000A338D" w:rsidRDefault="00183625" w:rsidP="00183625">
      <w:r w:rsidRPr="000A338D">
        <w:t>Neste estudo, o método comparativo é aplicado para examinar as diferenças e semelhanças entre os municípios paranaenses em relação aos indicadores de SA, DRSAI e fatores contextuais, buscando identificar padrões, regularidades e exceções. O método comparativo também é empregado para comparar os resultados obtidos no contexto paranaense com os achados da literatura científica em outros contextos, buscando generalizações e particularidades.</w:t>
      </w:r>
    </w:p>
    <w:p w14:paraId="56234935" w14:textId="77777777" w:rsidR="00183625" w:rsidRPr="000A338D" w:rsidRDefault="00183625" w:rsidP="00183625"/>
    <w:p w14:paraId="4E73C03A" w14:textId="7CDD2903" w:rsidR="00911B38" w:rsidRPr="000A338D" w:rsidRDefault="00911B38" w:rsidP="00183625">
      <w:pPr>
        <w:pStyle w:val="Ttulo2"/>
      </w:pPr>
      <w:bookmarkStart w:id="225" w:name="_Toc211342499"/>
      <w:r w:rsidRPr="000A338D">
        <w:t>Delineamento da pesquisa</w:t>
      </w:r>
      <w:bookmarkEnd w:id="225"/>
    </w:p>
    <w:p w14:paraId="57AED321" w14:textId="77777777" w:rsidR="00911B38" w:rsidRPr="000A338D" w:rsidRDefault="00911B38" w:rsidP="00911B38"/>
    <w:p w14:paraId="73BA85AF" w14:textId="77777777" w:rsidR="00550BD8" w:rsidRPr="000A338D" w:rsidRDefault="00911B38" w:rsidP="00911B38">
      <w:r w:rsidRPr="000A338D">
        <w:t>Esta pesquisa adota uma abordagem quantitativa, com delineamento longitudinal retrospectivo, utilizando dados secundários para investigar relações causais entre melhorias de Saneamento Ambiental e redução de Doenças Relacionadas ao Saneamento Ambiental Inadequado nos municípios paranaenses.</w:t>
      </w:r>
    </w:p>
    <w:p w14:paraId="6EFD7C16" w14:textId="7B16A776" w:rsidR="00911B38" w:rsidRPr="000A338D" w:rsidRDefault="00911B38" w:rsidP="00911B38">
      <w:r w:rsidRPr="000A338D">
        <w:t xml:space="preserve">O desenho metodológico fundamenta-se no reconhecimento da complexidade inerente às relações entre SA e DRSAI, conforme discutido por </w:t>
      </w:r>
      <w:proofErr w:type="spellStart"/>
      <w:r w:rsidRPr="000A338D">
        <w:t>Morçöl</w:t>
      </w:r>
      <w:proofErr w:type="spellEnd"/>
      <w:r w:rsidRPr="000A338D">
        <w:t xml:space="preserve"> (2012), que caracteriza políticas públicas como sistemas dinâmicos complexos emergentes</w:t>
      </w:r>
      <w:r w:rsidR="00645187" w:rsidRPr="000A338D">
        <w:t xml:space="preserve"> nos quais</w:t>
      </w:r>
      <w:r w:rsidRPr="000A338D">
        <w:t xml:space="preserve"> as relações entre elementos são não</w:t>
      </w:r>
      <w:r w:rsidR="00EC25FB" w:rsidRPr="000A338D">
        <w:t>-</w:t>
      </w:r>
      <w:r w:rsidRPr="000A338D">
        <w:t xml:space="preserve">lineares e </w:t>
      </w:r>
      <w:proofErr w:type="spellStart"/>
      <w:r w:rsidRPr="000A338D">
        <w:t>coevolutivas</w:t>
      </w:r>
      <w:proofErr w:type="spellEnd"/>
      <w:r w:rsidRPr="000A338D">
        <w:t>.</w:t>
      </w:r>
    </w:p>
    <w:p w14:paraId="7FB3AAE4" w14:textId="122F32BD" w:rsidR="00911B38" w:rsidRPr="000A338D" w:rsidRDefault="00911B38" w:rsidP="00911B38">
      <w:r w:rsidRPr="000A338D">
        <w:t xml:space="preserve">A estratégia de investigação baseia-se na Escada da Causalidade proposta por Pearl e Mackenzie (2018), organizando os procedimentos metodológicos nos dois primeiros níveis hierárquicos que progridem da associação à identificação causal. Esta abordagem permite </w:t>
      </w:r>
      <w:r w:rsidR="00C81A0B" w:rsidRPr="000A338D">
        <w:t>captar</w:t>
      </w:r>
      <w:r w:rsidRPr="000A338D">
        <w:t xml:space="preserve"> a complexidade das relações causais sem recorrer a métodos </w:t>
      </w:r>
      <w:proofErr w:type="spellStart"/>
      <w:r w:rsidRPr="000A338D">
        <w:t>contrafactuais</w:t>
      </w:r>
      <w:proofErr w:type="spellEnd"/>
      <w:r w:rsidRPr="000A338D">
        <w:t>, mantendo foco na robustez metodológica dentro de</w:t>
      </w:r>
      <w:r w:rsidR="00C81A0B" w:rsidRPr="000A338D">
        <w:t xml:space="preserve"> um</w:t>
      </w:r>
      <w:r w:rsidRPr="000A338D">
        <w:t xml:space="preserve"> escopo exequível.</w:t>
      </w:r>
    </w:p>
    <w:p w14:paraId="748D8261" w14:textId="77777777" w:rsidR="00911B38" w:rsidRPr="000A338D" w:rsidRDefault="00911B38" w:rsidP="00911B38">
      <w:pPr>
        <w:pStyle w:val="Ttulo2"/>
        <w:numPr>
          <w:ilvl w:val="0"/>
          <w:numId w:val="0"/>
        </w:numPr>
        <w:ind w:left="170"/>
      </w:pPr>
    </w:p>
    <w:p w14:paraId="05CA343E" w14:textId="70779A59" w:rsidR="00911B38" w:rsidRPr="000A338D" w:rsidRDefault="00911B38" w:rsidP="00183625">
      <w:pPr>
        <w:pStyle w:val="Ttulo2"/>
      </w:pPr>
      <w:bookmarkStart w:id="226" w:name="_Toc211342500"/>
      <w:r w:rsidRPr="000A338D">
        <w:t>Marco teórico da inferência causal</w:t>
      </w:r>
      <w:bookmarkEnd w:id="226"/>
    </w:p>
    <w:p w14:paraId="5DF956F7" w14:textId="77777777" w:rsidR="00911B38" w:rsidRPr="000A338D" w:rsidRDefault="00911B38" w:rsidP="00911B38"/>
    <w:p w14:paraId="786E6650" w14:textId="00FB007E" w:rsidR="00911B38" w:rsidRPr="000A338D" w:rsidRDefault="00911B38" w:rsidP="00911B38">
      <w:r w:rsidRPr="000A338D">
        <w:t>Os procedimentos propostos neste projeto de tese incorporam os avanços contemporâneos na ciência da causalidade, buscando superar as limitações do "</w:t>
      </w:r>
      <w:proofErr w:type="spellStart"/>
      <w:r w:rsidRPr="000A338D">
        <w:t>acorrelacionalismo</w:t>
      </w:r>
      <w:proofErr w:type="spellEnd"/>
      <w:r w:rsidRPr="000A338D">
        <w:t>" criticado por Pearl e Mackenzie (2018). Reconhecendo que a mera associação temporal não é suficiente para estabelecer causalidade, como exemplificado pela associação entre venda de sorvetes e crimes, ambos relacionados às temperaturas mais altas, a pesquisa emprega métodos de inferência causal específicos para dados observacionais.</w:t>
      </w:r>
    </w:p>
    <w:p w14:paraId="6BF70EB3" w14:textId="4E902AA2" w:rsidR="00911B38" w:rsidRPr="000A338D" w:rsidRDefault="00911B38" w:rsidP="00550BD8">
      <w:r w:rsidRPr="000A338D">
        <w:t>A abordagem metodológica fundamenta-se no Modelo de Resultados Potenciais (</w:t>
      </w:r>
      <w:r w:rsidRPr="000A338D">
        <w:rPr>
          <w:i/>
          <w:iCs/>
        </w:rPr>
        <w:t xml:space="preserve">Rubin Causal </w:t>
      </w:r>
      <w:proofErr w:type="spellStart"/>
      <w:r w:rsidRPr="000A338D">
        <w:rPr>
          <w:i/>
          <w:iCs/>
        </w:rPr>
        <w:t>Model</w:t>
      </w:r>
      <w:proofErr w:type="spellEnd"/>
      <w:r w:rsidRPr="000A338D">
        <w:t xml:space="preserve">) e nas contribuições de </w:t>
      </w:r>
      <w:proofErr w:type="spellStart"/>
      <w:r w:rsidRPr="000A338D">
        <w:t>Sewall</w:t>
      </w:r>
      <w:proofErr w:type="spellEnd"/>
      <w:r w:rsidRPr="000A338D">
        <w:t xml:space="preserve"> Wright sobre diagramas causais, posteriormente formalizados como </w:t>
      </w:r>
      <w:proofErr w:type="spellStart"/>
      <w:r w:rsidRPr="000A338D">
        <w:rPr>
          <w:i/>
          <w:iCs/>
        </w:rPr>
        <w:t>Directed</w:t>
      </w:r>
      <w:proofErr w:type="spellEnd"/>
      <w:r w:rsidRPr="000A338D">
        <w:rPr>
          <w:i/>
          <w:iCs/>
        </w:rPr>
        <w:t xml:space="preserve"> </w:t>
      </w:r>
      <w:proofErr w:type="spellStart"/>
      <w:r w:rsidRPr="000A338D">
        <w:rPr>
          <w:i/>
          <w:iCs/>
        </w:rPr>
        <w:t>Acyclic</w:t>
      </w:r>
      <w:proofErr w:type="spellEnd"/>
      <w:r w:rsidRPr="000A338D">
        <w:rPr>
          <w:i/>
          <w:iCs/>
        </w:rPr>
        <w:t xml:space="preserve"> </w:t>
      </w:r>
      <w:proofErr w:type="spellStart"/>
      <w:r w:rsidRPr="000A338D">
        <w:rPr>
          <w:i/>
          <w:iCs/>
        </w:rPr>
        <w:t>Graphs</w:t>
      </w:r>
      <w:proofErr w:type="spellEnd"/>
      <w:r w:rsidRPr="000A338D">
        <w:t xml:space="preserve"> (</w:t>
      </w:r>
      <w:proofErr w:type="spellStart"/>
      <w:r w:rsidRPr="000A338D">
        <w:t>DAGs</w:t>
      </w:r>
      <w:proofErr w:type="spellEnd"/>
      <w:r w:rsidRPr="000A338D">
        <w:t>). Esta base teórica permite distinguir entre observar uma variável e intervir sobre ela, formalização essencial para estabelecer relações causais em contextos em que experimentos randomizados não são viáveis.</w:t>
      </w:r>
    </w:p>
    <w:p w14:paraId="7991E341" w14:textId="77777777" w:rsidR="00911B38" w:rsidRPr="000A338D" w:rsidRDefault="00911B38" w:rsidP="00911B38"/>
    <w:p w14:paraId="22BC5CAF" w14:textId="5C500B31" w:rsidR="00183625" w:rsidRPr="000A338D" w:rsidRDefault="00183625" w:rsidP="00183625">
      <w:pPr>
        <w:pStyle w:val="Ttulo2"/>
      </w:pPr>
      <w:bookmarkStart w:id="227" w:name="_Toc211342501"/>
      <w:r w:rsidRPr="000A338D">
        <w:t>TÉCNICAS DE PESQUISA</w:t>
      </w:r>
      <w:bookmarkEnd w:id="227"/>
    </w:p>
    <w:p w14:paraId="2F3C64AA" w14:textId="77777777" w:rsidR="00183625" w:rsidRPr="000A338D" w:rsidRDefault="00183625" w:rsidP="00183625"/>
    <w:p w14:paraId="454EC921" w14:textId="3F92FD5E" w:rsidR="00060FD6" w:rsidRPr="000A338D" w:rsidRDefault="00183625" w:rsidP="00183625">
      <w:r w:rsidRPr="000A338D">
        <w:t>A pesquisa utiliza duas técnicas principais de coleta e análise de dados: a pesquisa bibliográfica e a pesquisa documental.</w:t>
      </w:r>
      <w:r w:rsidR="00060FD6" w:rsidRPr="000A338D">
        <w:t xml:space="preserve"> </w:t>
      </w:r>
      <w:r w:rsidRPr="000A338D">
        <w:t>A pesquisa bibliográfica, abrangendo a leitura, análise e interpretação de livros, periódicos, textos legais, mapas, fotos, manuscritos</w:t>
      </w:r>
      <w:r w:rsidR="00060FD6" w:rsidRPr="000A338D">
        <w:t>, entre outros</w:t>
      </w:r>
      <w:r w:rsidRPr="000A338D">
        <w:t>, é utilizada para construir o referencial teórico da tese, revisando a literatura científica sobre SA, DRSAI, políticas públicas, teoria da complexidade, inferência causal e outros temas relevantes</w:t>
      </w:r>
      <w:r w:rsidR="00060FD6" w:rsidRPr="000A338D">
        <w:t xml:space="preserve"> (</w:t>
      </w:r>
      <w:r w:rsidR="004D1C08" w:rsidRPr="000A338D">
        <w:t>Marconi</w:t>
      </w:r>
      <w:r w:rsidR="00CB507B" w:rsidRPr="000A338D">
        <w:t xml:space="preserve"> e</w:t>
      </w:r>
      <w:r w:rsidR="004D1C08" w:rsidRPr="000A338D">
        <w:t xml:space="preserve"> Lakatos</w:t>
      </w:r>
      <w:r w:rsidR="00060FD6" w:rsidRPr="000A338D">
        <w:t>, 2003)</w:t>
      </w:r>
      <w:r w:rsidRPr="000A338D">
        <w:t>.</w:t>
      </w:r>
    </w:p>
    <w:p w14:paraId="3C478383" w14:textId="3C780E38" w:rsidR="00060FD6" w:rsidRPr="000A338D" w:rsidRDefault="00183625" w:rsidP="00183625">
      <w:r w:rsidRPr="000A338D">
        <w:t>A pesquisa bibliográfica também é utilizada para contextualizar o problema de pesquisa, identificar lacunas no conhecimento e formular as hipóteses.</w:t>
      </w:r>
      <w:r w:rsidR="00060FD6" w:rsidRPr="000A338D">
        <w:t xml:space="preserve"> </w:t>
      </w:r>
      <w:r w:rsidRPr="000A338D">
        <w:t>A pesquisa documental, por sua vez, vale-se de materiais que não receberam ainda um tratamento analítico, ou que podem ser reelaborados de acordo com os objetos da pesquisa (</w:t>
      </w:r>
      <w:r w:rsidR="004D1C08" w:rsidRPr="000A338D">
        <w:t>Marconi; Lakatos</w:t>
      </w:r>
      <w:r w:rsidRPr="000A338D">
        <w:t>, 2003).</w:t>
      </w:r>
    </w:p>
    <w:p w14:paraId="64AA0C58" w14:textId="7E59478D" w:rsidR="00183625" w:rsidRPr="000A338D" w:rsidRDefault="00183625" w:rsidP="004D1C08">
      <w:r w:rsidRPr="000A338D">
        <w:t xml:space="preserve">Neste estudo, a pesquisa documental é utilizada para coletar dados secundários sobre SA, DRSAI e fatores contextuais nos municípios paranaenses, a partir de fontes como </w:t>
      </w:r>
      <w:commentRangeStart w:id="228"/>
      <w:r w:rsidRPr="000A338D">
        <w:t xml:space="preserve">o SNIS, o DATASUS, </w:t>
      </w:r>
      <w:r w:rsidR="00060FD6" w:rsidRPr="000A338D">
        <w:t xml:space="preserve">o Instituto Paranaense de Desenvolvimento Econômico e Social (IPARDES), </w:t>
      </w:r>
      <w:r w:rsidR="001D3F8A" w:rsidRPr="000A338D">
        <w:t>Instituto Nacional de Meteorologia (INMET)</w:t>
      </w:r>
      <w:r w:rsidR="00EB3042" w:rsidRPr="000A338D">
        <w:t xml:space="preserve"> e</w:t>
      </w:r>
      <w:r w:rsidR="001D3F8A" w:rsidRPr="000A338D">
        <w:t xml:space="preserve"> </w:t>
      </w:r>
      <w:r w:rsidRPr="000A338D">
        <w:t>o Instituto Brasileiro de Geografia e Estatística (IBGE)</w:t>
      </w:r>
      <w:r w:rsidR="004D1C08" w:rsidRPr="000A338D">
        <w:t>.</w:t>
      </w:r>
      <w:r w:rsidR="00E868FD" w:rsidRPr="000A338D">
        <w:t xml:space="preserve"> </w:t>
      </w:r>
    </w:p>
    <w:commentRangeEnd w:id="228"/>
    <w:p w14:paraId="28143215" w14:textId="77777777" w:rsidR="00284DD0" w:rsidRPr="000A338D" w:rsidRDefault="00586321" w:rsidP="00284DD0">
      <w:pPr>
        <w:ind w:firstLine="0"/>
      </w:pPr>
      <w:r>
        <w:rPr>
          <w:rStyle w:val="Refdecomentrio"/>
        </w:rPr>
        <w:commentReference w:id="228"/>
      </w:r>
    </w:p>
    <w:p w14:paraId="6AA881C1" w14:textId="63642B34" w:rsidR="00183625" w:rsidRPr="000A338D" w:rsidRDefault="00183625" w:rsidP="00183625">
      <w:pPr>
        <w:pStyle w:val="Ttulo2"/>
      </w:pPr>
      <w:bookmarkStart w:id="229" w:name="_Toc211342502"/>
      <w:r w:rsidRPr="000A338D">
        <w:t>UNIVERSO E AMOSTRA</w:t>
      </w:r>
      <w:bookmarkEnd w:id="229"/>
    </w:p>
    <w:p w14:paraId="5D86B7A2" w14:textId="77777777" w:rsidR="00183625" w:rsidRPr="000A338D" w:rsidRDefault="00183625" w:rsidP="00183625"/>
    <w:p w14:paraId="52748B8A" w14:textId="46222C15" w:rsidR="00060FD6" w:rsidRPr="000A338D" w:rsidRDefault="00183625" w:rsidP="004D1C08">
      <w:r w:rsidRPr="000A338D">
        <w:t>O universo da pesquisa é composto pelos 399 municípios do estado do Paraná, abrangendo o período de 2008 a 2022. A escolha desse período se justifica pela disponibilidade de dados consistentes e comparáveis nas fontes utilizadas</w:t>
      </w:r>
      <w:ins w:id="230" w:author="Usuario" w:date="2025-11-24T11:09:00Z">
        <w:r w:rsidR="00586321">
          <w:t xml:space="preserve">. Sendo este </w:t>
        </w:r>
      </w:ins>
      <w:del w:id="231" w:author="Usuario" w:date="2025-11-24T11:09:00Z">
        <w:r w:rsidRPr="000A338D" w:rsidDel="00586321">
          <w:delText xml:space="preserve">, </w:delText>
        </w:r>
        <w:r w:rsidR="00060FD6" w:rsidRPr="000A338D" w:rsidDel="00586321">
          <w:delText>por ser</w:delText>
        </w:r>
      </w:del>
      <w:r w:rsidR="00060FD6" w:rsidRPr="000A338D">
        <w:t xml:space="preserve"> um período que abrange exatamente dois anos antes do início da década e termina dois anos depois, </w:t>
      </w:r>
      <w:r w:rsidRPr="000A338D">
        <w:t xml:space="preserve">bem como </w:t>
      </w:r>
      <w:commentRangeStart w:id="232"/>
      <w:r w:rsidRPr="000A338D">
        <w:t xml:space="preserve">pela relevância do período </w:t>
      </w:r>
      <w:commentRangeEnd w:id="232"/>
      <w:r w:rsidR="00586321">
        <w:rPr>
          <w:rStyle w:val="Refdecomentrio"/>
        </w:rPr>
        <w:commentReference w:id="232"/>
      </w:r>
      <w:r w:rsidRPr="000A338D">
        <w:t>para a análise das políticas públicas de saneamento no estado.</w:t>
      </w:r>
      <w:r w:rsidR="004D1C08" w:rsidRPr="000A338D">
        <w:t xml:space="preserve"> </w:t>
      </w:r>
      <w:r w:rsidRPr="000A338D">
        <w:t>A pesquisa adota uma abordagem censitária, incluindo todos os municípios que apresentam dados disponíveis nas bases de dados consultadas. Não há, portanto, um processo de amostragem tradicional, uma vez que se busca analisar a totalidade do universo.</w:t>
      </w:r>
    </w:p>
    <w:p w14:paraId="69724064" w14:textId="2082E5D8" w:rsidR="00060FD6" w:rsidRPr="000A338D" w:rsidRDefault="00183625" w:rsidP="001D3F8A">
      <w:r w:rsidRPr="000A338D">
        <w:t>Essa abordagem, embora exija o tratamento de um grande volume de dados, permite uma análise mais completa e precisa da realidade paranaense, evitando vieses de seleção e garantindo a representatividade dos resultados. A pesquisa trabalhará com o</w:t>
      </w:r>
      <w:r w:rsidR="00060FD6" w:rsidRPr="000A338D">
        <w:t>s</w:t>
      </w:r>
      <w:r w:rsidRPr="000A338D">
        <w:t xml:space="preserve"> indicadores disponíveis para cada um dos seguintes grupos de variáveis: indicadores de SA, indicadores de DRSAI e indicadores de contexto</w:t>
      </w:r>
      <w:r w:rsidR="0026308A" w:rsidRPr="000A338D">
        <w:t xml:space="preserve">, especificamente tratando de temperatura do ar, precipitação anual, tamanho da população, </w:t>
      </w:r>
      <w:r w:rsidR="003A5672" w:rsidRPr="000A338D">
        <w:t>PIB</w:t>
      </w:r>
      <w:r w:rsidR="0026308A" w:rsidRPr="000A338D">
        <w:t xml:space="preserve"> </w:t>
      </w:r>
      <w:r w:rsidR="0026308A" w:rsidRPr="000A338D">
        <w:rPr>
          <w:i/>
          <w:iCs/>
        </w:rPr>
        <w:t>per capita</w:t>
      </w:r>
      <w:r w:rsidR="0026308A" w:rsidRPr="000A338D">
        <w:t>, região administrativa e distância até a capital</w:t>
      </w:r>
      <w:r w:rsidRPr="000A338D">
        <w:t>.</w:t>
      </w:r>
    </w:p>
    <w:p w14:paraId="04B7B5BF" w14:textId="77777777" w:rsidR="00183625" w:rsidRPr="000A338D" w:rsidRDefault="00183625" w:rsidP="00183625"/>
    <w:p w14:paraId="1BDEDAF0" w14:textId="446709C3" w:rsidR="00EB3042" w:rsidRPr="000A338D" w:rsidRDefault="00EB3042" w:rsidP="00183625">
      <w:pPr>
        <w:pStyle w:val="Ttulo2"/>
      </w:pPr>
      <w:bookmarkStart w:id="233" w:name="_Toc211342503"/>
      <w:r w:rsidRPr="000A338D">
        <w:t>Fontes de dados e variáveis</w:t>
      </w:r>
      <w:bookmarkEnd w:id="233"/>
    </w:p>
    <w:p w14:paraId="46D0F7B7" w14:textId="77777777" w:rsidR="00EB3042" w:rsidRPr="000A338D" w:rsidRDefault="00EB3042" w:rsidP="00EB3042"/>
    <w:p w14:paraId="36F11103" w14:textId="55F8DA06" w:rsidR="00EB3042" w:rsidRPr="000A338D" w:rsidRDefault="00EB3042" w:rsidP="00EB3042">
      <w:r w:rsidRPr="000A338D">
        <w:t>As principais bases de dados utilizadas são o Sistema Nacional de Informações Sobre Saneamento (SNIS), o DATASUS, especificamente o Sistema de Informações Hospitalares (SIH) e o Sistema de Informação de Agravos de Notificação (SINAN), os dados socioeconômicos, demográficos e de Produto Interno Bruto dos municípios disponibilizados pelo IBGE, e os dados climáticos de precipitação, temperatura e umidade relativa do INMET.</w:t>
      </w:r>
    </w:p>
    <w:p w14:paraId="604B1533" w14:textId="5A38EED4" w:rsidR="0094347B" w:rsidRPr="000A338D" w:rsidRDefault="0094347B" w:rsidP="0094347B">
      <w:r w:rsidRPr="000A338D">
        <w:t xml:space="preserve">As variáveis de saneamento são operacionalizadas através de indicadores que capturam diferentes dimensões da infraestrutura sanitária. O índice de atendimento de água tratada representa o percentual da população total atendida com abastecimento de água tratada, enquanto o índice de atendimento de esgoto coletado indica o percentual da população total atendida com esgotamento sanitário. Os investimentos </w:t>
      </w:r>
      <w:r w:rsidRPr="000A338D">
        <w:rPr>
          <w:i/>
          <w:iCs/>
        </w:rPr>
        <w:t>per capita</w:t>
      </w:r>
      <w:r w:rsidRPr="000A338D">
        <w:t xml:space="preserve"> em saneamento são utilizados como variável instrumental para identificação causal.</w:t>
      </w:r>
    </w:p>
    <w:p w14:paraId="35F94E2B" w14:textId="4B55A5D2" w:rsidR="0094347B" w:rsidRPr="000A338D" w:rsidRDefault="0094347B" w:rsidP="0094347B">
      <w:r w:rsidRPr="000A338D">
        <w:t xml:space="preserve">As DRSAI são mensuradas através de indicadores específicos por doença e agregados, todos calculados como taxas de incidência </w:t>
      </w:r>
      <w:commentRangeStart w:id="234"/>
      <w:r w:rsidRPr="000A338D">
        <w:t>por 100.000 habitantes</w:t>
      </w:r>
      <w:commentRangeEnd w:id="234"/>
      <w:r w:rsidR="001221D1">
        <w:rPr>
          <w:rStyle w:val="Refdecomentrio"/>
        </w:rPr>
        <w:commentReference w:id="234"/>
      </w:r>
      <w:r w:rsidRPr="000A338D">
        <w:t xml:space="preserve">. Os indicadores específicos incluem diarreia e gastroenterite, principais doenças de veiculação hídrica; dengue, doença vetorial relacionada a condições sanitárias; leptospirose, relacionada a enchentes e esgotamento inadequado; hanseníase, doença relacionada a condições </w:t>
      </w:r>
      <w:proofErr w:type="spellStart"/>
      <w:r w:rsidRPr="000A338D">
        <w:t>sociossanitárias</w:t>
      </w:r>
      <w:proofErr w:type="spellEnd"/>
      <w:r w:rsidRPr="000A338D">
        <w:t xml:space="preserve">; e hepatite A, de transmissão </w:t>
      </w:r>
      <w:proofErr w:type="spellStart"/>
      <w:r w:rsidRPr="000A338D">
        <w:t>feco</w:t>
      </w:r>
      <w:proofErr w:type="spellEnd"/>
      <w:r w:rsidRPr="000A338D">
        <w:t>-oral.</w:t>
      </w:r>
    </w:p>
    <w:p w14:paraId="424F5200" w14:textId="77777777" w:rsidR="0094347B" w:rsidRPr="000A338D" w:rsidRDefault="0094347B" w:rsidP="0094347B">
      <w:r w:rsidRPr="000A338D">
        <w:t xml:space="preserve">Para controlar a complexidade identificada por Santos (2006) e Varela (2022), que apontam múltiplos fatores determinantes na incidência de DRSAI, são incluídas variáveis de controle multidimensionais. As variáveis socioeconômicas incluem PIB </w:t>
      </w:r>
      <w:r w:rsidRPr="000A338D">
        <w:rPr>
          <w:i/>
          <w:iCs/>
        </w:rPr>
        <w:t>per capita</w:t>
      </w:r>
      <w:r w:rsidRPr="000A338D">
        <w:t xml:space="preserve"> municipal, identificado por Santos (2006) como principal </w:t>
      </w:r>
      <w:proofErr w:type="spellStart"/>
      <w:r w:rsidRPr="000A338D">
        <w:t>confundidor</w:t>
      </w:r>
      <w:proofErr w:type="spellEnd"/>
      <w:r w:rsidRPr="000A338D">
        <w:t xml:space="preserve"> socioeconômico, além de taxa de urbanização e densidade demográfica.</w:t>
      </w:r>
    </w:p>
    <w:p w14:paraId="6FA2DCAD" w14:textId="1E49B326" w:rsidR="00EB3042" w:rsidRPr="000A338D" w:rsidRDefault="0094347B" w:rsidP="0094347B">
      <w:r w:rsidRPr="000A338D">
        <w:t>As variáveis climáticas capturam a precipitação acumulada anual, considerando os efeitos sazonais identificados por Varela (2022) como fatores significativos na incidência de dengue e leptospirose. As variáveis geográficas incluem região administrativa do Paraná para controlar heterogeneidade espacial e a distância de cada município até a capital.</w:t>
      </w:r>
    </w:p>
    <w:p w14:paraId="252CDD4A" w14:textId="77777777" w:rsidR="0094347B" w:rsidRPr="000A338D" w:rsidRDefault="0094347B" w:rsidP="0094347B"/>
    <w:p w14:paraId="2086603C" w14:textId="61176AF1" w:rsidR="0092095F" w:rsidRPr="000A338D" w:rsidRDefault="0092095F" w:rsidP="00183625">
      <w:pPr>
        <w:pStyle w:val="Ttulo2"/>
      </w:pPr>
      <w:bookmarkStart w:id="235" w:name="_Toc211342504"/>
      <w:r w:rsidRPr="000A338D">
        <w:t>ESTRUTURA DO TRABALHO E ESCADA DA CAUSALIDADE</w:t>
      </w:r>
      <w:bookmarkEnd w:id="235"/>
    </w:p>
    <w:p w14:paraId="1F805A2D" w14:textId="77777777" w:rsidR="0092095F" w:rsidRPr="000A338D" w:rsidRDefault="0092095F" w:rsidP="0092095F"/>
    <w:p w14:paraId="61605EF3" w14:textId="77777777" w:rsidR="0092095F" w:rsidRPr="000A338D" w:rsidRDefault="0092095F" w:rsidP="0092095F">
      <w:r w:rsidRPr="000A338D">
        <w:t>A metodologia organiza-se conforme os dois primeiros níveis da Escada da Causalidade, reconhecendo que sistemas complexos como as relações entre SA e DRSAI requerem abordagem progressiva que vai além de meras correlações, mas mantém foco em métodos causais estabelecidos e robustos.</w:t>
      </w:r>
    </w:p>
    <w:p w14:paraId="49277714" w14:textId="77777777" w:rsidR="0092095F" w:rsidRPr="000A338D" w:rsidRDefault="0092095F" w:rsidP="0092095F">
      <w:r w:rsidRPr="000A338D">
        <w:t xml:space="preserve">O primeiro nível, da Associação, tem como objetivos identificar correlações temporais e espaciais entre SA e DRSAI, caracterizar padrões de distribuição geográfica e heterogeneidade regional, e detectar tendências temporais e consistência das associações. Este nível emprega análise exploratória de dados através de estatísticas descritivas por município e ano, análise de distribuições, identificação de </w:t>
      </w:r>
      <w:r w:rsidRPr="000A338D">
        <w:rPr>
          <w:i/>
          <w:iCs/>
        </w:rPr>
        <w:t>outliers</w:t>
      </w:r>
      <w:r w:rsidRPr="000A338D">
        <w:t xml:space="preserve"> e padrões espaciais através de mapas </w:t>
      </w:r>
      <w:proofErr w:type="spellStart"/>
      <w:r w:rsidRPr="000A338D">
        <w:t>coropléticos</w:t>
      </w:r>
      <w:proofErr w:type="spellEnd"/>
      <w:r w:rsidRPr="000A338D">
        <w:t>.</w:t>
      </w:r>
    </w:p>
    <w:p w14:paraId="0A101C33" w14:textId="77777777" w:rsidR="0092095F" w:rsidRPr="000A338D" w:rsidRDefault="0092095F" w:rsidP="0092095F">
      <w:r w:rsidRPr="000A338D">
        <w:t>A análise de correlação utiliza correlações ordinais (</w:t>
      </w:r>
      <w:proofErr w:type="spellStart"/>
      <w:r w:rsidRPr="000A338D">
        <w:t>Spearman</w:t>
      </w:r>
      <w:proofErr w:type="spellEnd"/>
      <w:r w:rsidRPr="000A338D">
        <w:t xml:space="preserve">, Kendall e </w:t>
      </w:r>
      <w:proofErr w:type="spellStart"/>
      <w:r w:rsidRPr="000A338D">
        <w:t>Somers</w:t>
      </w:r>
      <w:proofErr w:type="spellEnd"/>
      <w:r w:rsidRPr="000A338D">
        <w:t>' D) que trabalham com a lógica ordinal, permitindo explorar o conceito de "melhor/pior" implícito no problema de pesquisa. Estas técnicas são complementadas por adaptações que permitem exploração de casos que fujam à regra esperada.</w:t>
      </w:r>
    </w:p>
    <w:p w14:paraId="7DE64D95" w14:textId="3706A0C3" w:rsidR="00DF2DFE" w:rsidRPr="000A338D" w:rsidRDefault="0092095F" w:rsidP="00DF2DFE">
      <w:r w:rsidRPr="000A338D">
        <w:t>A análise de regressão com efeitos fixos segue o modelo</w:t>
      </w:r>
      <w:r w:rsidR="00DF2DFE" w:rsidRPr="000A338D">
        <w:t>:</w:t>
      </w:r>
    </w:p>
    <w:p w14:paraId="7707DB02" w14:textId="77777777" w:rsidR="00DF2DFE" w:rsidRPr="000A338D" w:rsidRDefault="00DF2DFE" w:rsidP="00DF2DFE">
      <w:pPr>
        <w:ind w:firstLine="0"/>
        <w:rPr>
          <w:rFonts w:eastAsiaTheme="minorEastAsia"/>
        </w:rPr>
      </w:pPr>
    </w:p>
    <w:p w14:paraId="4A90DAE3" w14:textId="77F673DE" w:rsidR="00DF2DFE" w:rsidRPr="000A338D" w:rsidRDefault="00B06800" w:rsidP="00DF2DFE">
      <w:pPr>
        <w:ind w:firstLine="0"/>
      </w:pPr>
      <m:oMathPara>
        <m:oMath>
          <m:sSub>
            <m:sSubPr>
              <m:ctrlPr>
                <w:rPr>
                  <w:rFonts w:ascii="Cambria Math" w:hAnsi="Cambria Math"/>
                  <w:i/>
                </w:rPr>
              </m:ctrlPr>
            </m:sSubPr>
            <m:e>
              <m:r>
                <w:rPr>
                  <w:rFonts w:ascii="Cambria Math" w:hAnsi="Cambria Math"/>
                </w:rPr>
                <m:t>DRSAI</m:t>
              </m:r>
            </m:e>
            <m:sub>
              <m:r>
                <w:rPr>
                  <w:rFonts w:ascii="Cambria Math" w:hAnsi="Cambria Math"/>
                </w:rPr>
                <m:t xml:space="preserve">it </m:t>
              </m:r>
            </m:sub>
          </m:sSub>
          <m:r>
            <w:rPr>
              <w:rFonts w:ascii="Cambria Math" w:hAnsi="Cambria Math"/>
            </w:rPr>
            <m:t xml:space="preserve">= </m:t>
          </m:r>
          <w:commentRangeStart w:id="236"/>
          <m:r>
            <w:rPr>
              <w:rFonts w:ascii="Cambria Math" w:hAnsi="Cambria Math"/>
            </w:rPr>
            <m:t xml:space="preserve">β₀ </m:t>
          </m:r>
          <w:commentRangeEnd w:id="236"/>
          <m:r>
            <m:rPr>
              <m:sty m:val="p"/>
            </m:rPr>
            <w:rPr>
              <w:rStyle w:val="Refdecomentrio"/>
            </w:rPr>
            <w:commentReference w:id="236"/>
          </m:r>
          <m:r>
            <w:rPr>
              <w:rFonts w:ascii="Cambria Math" w:hAnsi="Cambria Math"/>
            </w:rPr>
            <m:t>+ β₁</m:t>
          </m:r>
          <m:sSub>
            <m:sSubPr>
              <m:ctrlPr>
                <w:rPr>
                  <w:rFonts w:ascii="Cambria Math" w:hAnsi="Cambria Math"/>
                  <w:i/>
                </w:rPr>
              </m:ctrlPr>
            </m:sSubPr>
            <m:e>
              <m:r>
                <w:rPr>
                  <w:rFonts w:ascii="Cambria Math" w:hAnsi="Cambria Math"/>
                </w:rPr>
                <m:t>SA</m:t>
              </m:r>
            </m:e>
            <m:sub>
              <m:r>
                <w:rPr>
                  <w:rFonts w:ascii="Cambria Math" w:hAnsi="Cambria Math"/>
                </w:rPr>
                <m:t>it</m:t>
              </m:r>
            </m:sub>
          </m:sSub>
          <m:r>
            <w:rPr>
              <w:rFonts w:ascii="Cambria Math" w:hAnsi="Cambria Math"/>
            </w:rPr>
            <m:t xml:space="preserve"> + β₂</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μᵢ + λₜ + εᵢₜ,</m:t>
          </m:r>
        </m:oMath>
      </m:oMathPara>
    </w:p>
    <w:p w14:paraId="11161FF0" w14:textId="77777777" w:rsidR="00DF2DFE" w:rsidRPr="000A338D" w:rsidRDefault="00DF2DFE" w:rsidP="00DF2DFE">
      <w:pPr>
        <w:ind w:firstLine="0"/>
      </w:pPr>
    </w:p>
    <w:p w14:paraId="27169384" w14:textId="447EB644" w:rsidR="0092095F" w:rsidRPr="000A338D" w:rsidRDefault="00DF2DFE" w:rsidP="0092095F">
      <w:r w:rsidRPr="000A338D">
        <w:t>O</w:t>
      </w:r>
      <w:r w:rsidR="0092095F" w:rsidRPr="000A338D">
        <w:t xml:space="preserve">nde </w:t>
      </w:r>
      <w:r w:rsidR="0092095F" w:rsidRPr="000A338D">
        <w:rPr>
          <w:i/>
          <w:iCs/>
        </w:rPr>
        <w:t>i</w:t>
      </w:r>
      <w:r w:rsidR="0092095F" w:rsidRPr="000A338D">
        <w:t xml:space="preserve"> representa município, </w:t>
      </w:r>
      <w:r w:rsidR="0092095F" w:rsidRPr="000A338D">
        <w:rPr>
          <w:i/>
          <w:iCs/>
        </w:rPr>
        <w:t>t</w:t>
      </w:r>
      <w:r w:rsidR="0092095F" w:rsidRPr="000A338D">
        <w:t xml:space="preserve"> representa ano, </w:t>
      </w:r>
      <m:oMath>
        <m:sSub>
          <m:sSubPr>
            <m:ctrlPr>
              <w:rPr>
                <w:rFonts w:ascii="Cambria Math" w:hAnsi="Cambria Math"/>
                <w:i/>
                <w:iCs/>
              </w:rPr>
            </m:ctrlPr>
          </m:sSubPr>
          <m:e>
            <m:r>
              <w:rPr>
                <w:rFonts w:ascii="Cambria Math" w:hAnsi="Cambria Math"/>
              </w:rPr>
              <m:t>SA</m:t>
            </m:r>
          </m:e>
          <m:sub>
            <m:r>
              <w:rPr>
                <w:rFonts w:ascii="Cambria Math" w:hAnsi="Cambria Math"/>
              </w:rPr>
              <m:t>it</m:t>
            </m:r>
          </m:sub>
        </m:sSub>
      </m:oMath>
      <w:r w:rsidR="0092095F" w:rsidRPr="000A338D">
        <w:t xml:space="preserve"> são os indicadores de saneamento, </w:t>
      </w:r>
      <m:oMath>
        <m:sSub>
          <m:sSubPr>
            <m:ctrlPr>
              <w:rPr>
                <w:rFonts w:ascii="Cambria Math" w:hAnsi="Cambria Math"/>
                <w:i/>
                <w:iCs/>
              </w:rPr>
            </m:ctrlPr>
          </m:sSubPr>
          <m:e>
            <m:r>
              <w:rPr>
                <w:rFonts w:ascii="Cambria Math" w:hAnsi="Cambria Math"/>
              </w:rPr>
              <m:t>X</m:t>
            </m:r>
          </m:e>
          <m:sub>
            <m:r>
              <w:rPr>
                <w:rFonts w:ascii="Cambria Math" w:hAnsi="Cambria Math"/>
              </w:rPr>
              <m:t>it</m:t>
            </m:r>
          </m:sub>
        </m:sSub>
      </m:oMath>
      <w:r w:rsidR="0092095F" w:rsidRPr="000A338D">
        <w:t xml:space="preserve"> são as variáveis de controle, </w:t>
      </w:r>
      <w:r w:rsidR="0092095F" w:rsidRPr="000A338D">
        <w:rPr>
          <w:i/>
          <w:iCs/>
        </w:rPr>
        <w:t>μᵢ</w:t>
      </w:r>
      <w:r w:rsidR="0092095F" w:rsidRPr="000A338D">
        <w:t xml:space="preserve"> são efeitos fixos municipais e </w:t>
      </w:r>
      <w:r w:rsidR="0092095F" w:rsidRPr="000A338D">
        <w:rPr>
          <w:i/>
          <w:iCs/>
        </w:rPr>
        <w:t>λ</w:t>
      </w:r>
      <w:r w:rsidR="0092095F" w:rsidRPr="000A338D">
        <w:rPr>
          <w:rFonts w:ascii="Cambria Math" w:hAnsi="Cambria Math" w:cs="Cambria Math"/>
          <w:i/>
          <w:iCs/>
        </w:rPr>
        <w:t>ₜ</w:t>
      </w:r>
      <w:r w:rsidR="0092095F" w:rsidRPr="000A338D">
        <w:t xml:space="preserve"> s</w:t>
      </w:r>
      <w:r w:rsidR="0092095F" w:rsidRPr="000A338D">
        <w:rPr>
          <w:rFonts w:cs="Arial"/>
        </w:rPr>
        <w:t>ã</w:t>
      </w:r>
      <w:r w:rsidR="0092095F" w:rsidRPr="000A338D">
        <w:t>o efeitos fixos temporais.</w:t>
      </w:r>
    </w:p>
    <w:p w14:paraId="2825F144" w14:textId="77777777" w:rsidR="0092095F" w:rsidRPr="000A338D" w:rsidRDefault="0092095F" w:rsidP="0092095F">
      <w:r w:rsidRPr="000A338D">
        <w:t>É desenvolvido um método de análise posicional onde o município de maior valor escalar recebe índice 1, o de menor valor recebe índice 0, e os demais recebem valores condizentes com seu posicionamento no ranking, permitindo identificar se um município melhorou ou piorou sua posição relativa ao longo do tempo.</w:t>
      </w:r>
    </w:p>
    <w:p w14:paraId="52A58E07" w14:textId="77777777" w:rsidR="0092095F" w:rsidRPr="000A338D" w:rsidRDefault="0092095F" w:rsidP="0092095F">
      <w:r w:rsidRPr="000A338D">
        <w:t xml:space="preserve">O segundo nível, da Intervenção Causal, tem como objetivos estimar efeitos causais de melhorias em SA sobre DRSAI, controlar para </w:t>
      </w:r>
      <w:proofErr w:type="spellStart"/>
      <w:r w:rsidRPr="000A338D">
        <w:t>confundidores</w:t>
      </w:r>
      <w:proofErr w:type="spellEnd"/>
      <w:r w:rsidRPr="000A338D">
        <w:t xml:space="preserve"> através de métodos </w:t>
      </w:r>
      <w:proofErr w:type="spellStart"/>
      <w:r w:rsidRPr="000A338D">
        <w:t>quasi</w:t>
      </w:r>
      <w:proofErr w:type="spellEnd"/>
      <w:r w:rsidRPr="000A338D">
        <w:t>-experimentais, e quantificar a magnitude dos efeitos causais e sua moderação por renda municipal.</w:t>
      </w:r>
    </w:p>
    <w:p w14:paraId="34467198" w14:textId="0E1AEC02" w:rsidR="0092095F" w:rsidRPr="000A338D" w:rsidRDefault="0092095F" w:rsidP="0092095F">
      <w:pPr>
        <w:rPr>
          <w:i/>
          <w:iCs/>
        </w:rPr>
      </w:pPr>
      <w:r w:rsidRPr="000A338D">
        <w:t xml:space="preserve">A principal estratégia de identificação causal é o </w:t>
      </w:r>
      <w:proofErr w:type="spellStart"/>
      <w:r w:rsidRPr="000A338D">
        <w:rPr>
          <w:i/>
          <w:iCs/>
        </w:rPr>
        <w:t>Propensity</w:t>
      </w:r>
      <w:proofErr w:type="spellEnd"/>
      <w:r w:rsidRPr="000A338D">
        <w:rPr>
          <w:i/>
          <w:iCs/>
        </w:rPr>
        <w:t xml:space="preserve"> Score </w:t>
      </w:r>
      <w:proofErr w:type="spellStart"/>
      <w:r w:rsidRPr="000A338D">
        <w:rPr>
          <w:i/>
          <w:iCs/>
        </w:rPr>
        <w:t>Matching</w:t>
      </w:r>
      <w:proofErr w:type="spellEnd"/>
      <w:r w:rsidRPr="000A338D">
        <w:t xml:space="preserve"> (PSM), técnica que cria grupos de tratamento e controle comparáveis baseados na probabilidade de receber tratamento. O método envolve cinco etapas: estimação do escore de propensão através de modelo logístico; verificação de suporte comum; pareamento por vizinhos mais próximos com </w:t>
      </w:r>
      <w:proofErr w:type="spellStart"/>
      <w:r w:rsidRPr="000A338D">
        <w:rPr>
          <w:i/>
          <w:iCs/>
        </w:rPr>
        <w:t>caliper</w:t>
      </w:r>
      <w:proofErr w:type="spellEnd"/>
      <w:r w:rsidRPr="000A338D">
        <w:t xml:space="preserve">; verificação de balanceamento das covariáveis; e estimação do </w:t>
      </w:r>
      <w:proofErr w:type="spellStart"/>
      <w:r w:rsidRPr="000A338D">
        <w:rPr>
          <w:i/>
          <w:iCs/>
        </w:rPr>
        <w:t>Average</w:t>
      </w:r>
      <w:proofErr w:type="spellEnd"/>
      <w:r w:rsidRPr="000A338D">
        <w:rPr>
          <w:i/>
          <w:iCs/>
        </w:rPr>
        <w:t xml:space="preserve"> </w:t>
      </w:r>
      <w:proofErr w:type="spellStart"/>
      <w:r w:rsidRPr="000A338D">
        <w:rPr>
          <w:i/>
          <w:iCs/>
        </w:rPr>
        <w:t>Treatment</w:t>
      </w:r>
      <w:proofErr w:type="spellEnd"/>
      <w:r w:rsidRPr="000A338D">
        <w:rPr>
          <w:i/>
          <w:iCs/>
        </w:rPr>
        <w:t xml:space="preserve"> </w:t>
      </w:r>
      <w:proofErr w:type="spellStart"/>
      <w:r w:rsidRPr="000A338D">
        <w:rPr>
          <w:i/>
          <w:iCs/>
        </w:rPr>
        <w:t>Effect</w:t>
      </w:r>
      <w:proofErr w:type="spellEnd"/>
      <w:r w:rsidRPr="000A338D">
        <w:rPr>
          <w:i/>
          <w:iCs/>
        </w:rPr>
        <w:t xml:space="preserve"> </w:t>
      </w:r>
      <w:r w:rsidRPr="000A338D">
        <w:t>(ATE)</w:t>
      </w:r>
      <w:r w:rsidRPr="000A338D">
        <w:rPr>
          <w:i/>
          <w:iCs/>
        </w:rPr>
        <w:t>.</w:t>
      </w:r>
    </w:p>
    <w:p w14:paraId="0D809FE6" w14:textId="77777777" w:rsidR="0092095F" w:rsidRPr="000A338D" w:rsidRDefault="0092095F" w:rsidP="0092095F">
      <w:r w:rsidRPr="000A338D">
        <w:t xml:space="preserve">O tratamento é definido como municípios que apresentaram melhorias substanciais em SA, com controles selecionados através de pareamento por características contextuais observáveis incluindo PIB </w:t>
      </w:r>
      <w:r w:rsidRPr="000A338D">
        <w:rPr>
          <w:i/>
          <w:iCs/>
        </w:rPr>
        <w:t>per capita</w:t>
      </w:r>
      <w:r w:rsidRPr="000A338D">
        <w:t>, densidade demográfica, região administrativa e características climáticas.</w:t>
      </w:r>
    </w:p>
    <w:p w14:paraId="1A82FF91" w14:textId="6EA7D0EA" w:rsidR="0092095F" w:rsidRPr="000A338D" w:rsidRDefault="0092095F" w:rsidP="0092095F">
      <w:r w:rsidRPr="000A338D">
        <w:t xml:space="preserve">Complementarmente, é empregado o método </w:t>
      </w:r>
      <w:proofErr w:type="spellStart"/>
      <w:r w:rsidRPr="000A338D">
        <w:rPr>
          <w:i/>
          <w:iCs/>
        </w:rPr>
        <w:t>Difference</w:t>
      </w:r>
      <w:proofErr w:type="spellEnd"/>
      <w:r w:rsidRPr="000A338D">
        <w:rPr>
          <w:i/>
          <w:iCs/>
        </w:rPr>
        <w:t>-</w:t>
      </w:r>
      <w:proofErr w:type="spellStart"/>
      <w:r w:rsidRPr="000A338D">
        <w:rPr>
          <w:i/>
          <w:iCs/>
        </w:rPr>
        <w:t>in-Differences</w:t>
      </w:r>
      <w:proofErr w:type="spellEnd"/>
      <w:r w:rsidRPr="000A338D">
        <w:t xml:space="preserve"> (</w:t>
      </w:r>
      <w:proofErr w:type="spellStart"/>
      <w:r w:rsidRPr="000A338D">
        <w:t>DiD</w:t>
      </w:r>
      <w:proofErr w:type="spellEnd"/>
      <w:r w:rsidRPr="000A338D">
        <w:t>) que explora variação temporal em tratamentos para identificar efeitos causais. Utiliza-se uma adaptação da técnica para analisar se municípios que tiveram melhorias em indicadores de SA também apresentaram melhorias em indicadores de DRSAI, seguindo o modelo</w:t>
      </w:r>
      <w:r w:rsidR="00DF2DFE" w:rsidRPr="000A338D">
        <w:t>:</w:t>
      </w:r>
    </w:p>
    <w:p w14:paraId="0C474696" w14:textId="77777777" w:rsidR="00DF2DFE" w:rsidRPr="000A338D" w:rsidRDefault="00DF2DFE" w:rsidP="0092095F"/>
    <w:p w14:paraId="2EB462CD" w14:textId="2692481C" w:rsidR="00DF2DFE" w:rsidRPr="000A338D" w:rsidRDefault="00DF2DFE" w:rsidP="0092095F">
      <m:oMathPara>
        <m:oMath>
          <m:r>
            <w:rPr>
              <w:rFonts w:ascii="Cambria Math" w:hAnsi="Cambria Math"/>
            </w:rPr>
            <m:t xml:space="preserve"> </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 xml:space="preserve"> </m:t>
          </m:r>
          <w:commentRangeStart w:id="237"/>
          <m:r>
            <w:rPr>
              <w:rFonts w:ascii="Cambria Math" w:hAnsi="Cambria Math"/>
            </w:rPr>
            <m:t xml:space="preserve">= αᵢ + </m:t>
          </m:r>
          <w:commentRangeEnd w:id="237"/>
          <m:r>
            <m:rPr>
              <m:sty m:val="p"/>
            </m:rPr>
            <w:rPr>
              <w:rStyle w:val="Refdecomentrio"/>
            </w:rPr>
            <w:commentReference w:id="237"/>
          </m:r>
          <m:r>
            <w:rPr>
              <w:rFonts w:ascii="Cambria Math" w:hAnsi="Cambria Math"/>
            </w:rPr>
            <m:t>λₜ + δ(Tratado_i × Pós_t) + β</m:t>
          </m:r>
          <m:sSub>
            <m:sSubPr>
              <m:ctrlPr>
                <w:rPr>
                  <w:rFonts w:ascii="Cambria Math" w:hAnsi="Cambria Math"/>
                  <w:i/>
                </w:rPr>
              </m:ctrlPr>
            </m:sSubPr>
            <m:e>
              <m:r>
                <w:rPr>
                  <w:rFonts w:ascii="Cambria Math" w:hAnsi="Cambria Math"/>
                </w:rPr>
                <m:t>X</m:t>
              </m:r>
            </m:e>
            <m:sub>
              <m:r>
                <w:rPr>
                  <w:rFonts w:ascii="Cambria Math" w:hAnsi="Cambria Math"/>
                </w:rPr>
                <m:t>it</m:t>
              </m:r>
            </m:sub>
          </m:sSub>
          <m:r>
            <w:rPr>
              <w:rFonts w:ascii="Cambria Math" w:hAnsi="Cambria Math"/>
            </w:rPr>
            <m:t xml:space="preserve"> + εᵢₜ.</m:t>
          </m:r>
        </m:oMath>
      </m:oMathPara>
    </w:p>
    <w:p w14:paraId="64E1E9C5" w14:textId="77777777" w:rsidR="00DF2DFE" w:rsidRPr="000A338D" w:rsidRDefault="00DF2DFE" w:rsidP="0092095F">
      <w:pPr>
        <w:rPr>
          <w:i/>
          <w:iCs/>
        </w:rPr>
      </w:pPr>
    </w:p>
    <w:p w14:paraId="2E931C51" w14:textId="77777777" w:rsidR="0092095F" w:rsidRPr="000A338D" w:rsidRDefault="0092095F" w:rsidP="0092095F">
      <w:r w:rsidRPr="000A338D">
        <w:t xml:space="preserve">O evento de tratamento é identificado através de melhorias nos índices de saneamento, com análise de períodos </w:t>
      </w:r>
      <w:proofErr w:type="spellStart"/>
      <w:r w:rsidRPr="000A338D">
        <w:t>pré</w:t>
      </w:r>
      <w:proofErr w:type="spellEnd"/>
      <w:r w:rsidRPr="000A338D">
        <w:t xml:space="preserve"> e pós-tratamento. O método inclui testes de tendências paralelas e análises de estudos de caso para validação das suposições.</w:t>
      </w:r>
    </w:p>
    <w:p w14:paraId="5D3EEB76" w14:textId="77777777" w:rsidR="0092095F" w:rsidRPr="000A338D" w:rsidRDefault="0092095F" w:rsidP="0092095F">
      <w:pPr>
        <w:ind w:firstLine="0"/>
      </w:pPr>
    </w:p>
    <w:p w14:paraId="0B465D96" w14:textId="44573BC8" w:rsidR="0092095F" w:rsidRPr="000A338D" w:rsidRDefault="0092095F" w:rsidP="00183625">
      <w:pPr>
        <w:pStyle w:val="Ttulo2"/>
      </w:pPr>
      <w:bookmarkStart w:id="238" w:name="_Toc211342505"/>
      <w:r w:rsidRPr="000A338D">
        <w:t>cONTROLE DE FATORES CONTEXTUAIS E VALIDAÇÃO</w:t>
      </w:r>
      <w:bookmarkEnd w:id="238"/>
    </w:p>
    <w:p w14:paraId="66A4B0CD" w14:textId="77777777" w:rsidR="0092095F" w:rsidRPr="000A338D" w:rsidRDefault="0092095F" w:rsidP="0092095F"/>
    <w:p w14:paraId="722CC252" w14:textId="6B33E1FA" w:rsidR="0092095F" w:rsidRPr="000A338D" w:rsidRDefault="0092095F" w:rsidP="0092095F">
      <w:r w:rsidRPr="000A338D">
        <w:t>Reconhecendo a complexidade apontada por Santos (2006) e Varela (2022), onde fatores como nível educacional, renda familiar, chuvas sazonais, temperatura, umidade e densidade demográfica influenciam a incidência de DRSAI, a metodologia implementa estratégia de controle multidimensional. O controle temporal é realizado através de efeitos fixos anuais para controlar choques temporais comuns e sazonalidade das doenças relacionadas ao saneamento.</w:t>
      </w:r>
    </w:p>
    <w:p w14:paraId="4F113C84" w14:textId="49177794" w:rsidR="0092095F" w:rsidRPr="000A338D" w:rsidRDefault="0092095F" w:rsidP="0092095F">
      <w:r w:rsidRPr="000A338D">
        <w:t xml:space="preserve">O controle espacial utiliza efeitos fixos municipais para características invariantes no tempo e controle por região administrativa para capturar heterogeneidade geográfica do Paraná. O controle socioeconômico emprega PIB </w:t>
      </w:r>
      <w:r w:rsidRPr="000A338D">
        <w:rPr>
          <w:i/>
          <w:iCs/>
        </w:rPr>
        <w:t>per capita</w:t>
      </w:r>
      <w:r w:rsidRPr="000A338D">
        <w:t xml:space="preserve"> como principal </w:t>
      </w:r>
      <w:proofErr w:type="spellStart"/>
      <w:r w:rsidRPr="000A338D">
        <w:t>confundidor</w:t>
      </w:r>
      <w:proofErr w:type="spellEnd"/>
      <w:r w:rsidRPr="000A338D">
        <w:t xml:space="preserve"> socioeconômico, complementado por taxa de urbanização e densidade demográfica. O controle climático incorpora precipitação anual para capturar os efeitos das chuvas sazonais identificados por Varela (2022) como fatores significativos na incidência de dengue e leptospirose.</w:t>
      </w:r>
    </w:p>
    <w:p w14:paraId="281DF245" w14:textId="2D69EB11" w:rsidR="0092095F" w:rsidRPr="000A338D" w:rsidRDefault="0092095F" w:rsidP="0092095F">
      <w:r w:rsidRPr="000A338D">
        <w:t xml:space="preserve">Os procedimentos de validação e robustez incluem múltiplas estratégias para garantir a confiabilidade das inferências causais. Os testes de robustez empregam especificações alternativas com diferentes formas funcionais e definições de tratamento, amostras alternativas através da exclusão de </w:t>
      </w:r>
      <w:r w:rsidRPr="000A338D">
        <w:rPr>
          <w:i/>
          <w:iCs/>
        </w:rPr>
        <w:t>outliers</w:t>
      </w:r>
      <w:r w:rsidRPr="000A338D">
        <w:t xml:space="preserve"> e análise de subperíodos, e variáveis dependentes alternativas utilizando diferentes definições e agregações de DRSAI.</w:t>
      </w:r>
    </w:p>
    <w:p w14:paraId="66473515" w14:textId="45A9C92B" w:rsidR="0092095F" w:rsidRPr="000A338D" w:rsidRDefault="0092095F" w:rsidP="0092095F">
      <w:r w:rsidRPr="000A338D">
        <w:t xml:space="preserve">Os testes de falsificação aplicam os métodos em períodos </w:t>
      </w:r>
      <w:r w:rsidR="00462E22" w:rsidRPr="000A338D">
        <w:t>em que</w:t>
      </w:r>
      <w:r w:rsidRPr="000A338D">
        <w:t xml:space="preserve"> não deveria haver efeito causal (placebo temporal) e analisam doenças não relacionadas ao saneamento (variáveis dependentes placebo). A análise de sensibilidade investiga </w:t>
      </w:r>
      <w:proofErr w:type="spellStart"/>
      <w:r w:rsidRPr="000A338D">
        <w:t>confundidores</w:t>
      </w:r>
      <w:proofErr w:type="spellEnd"/>
      <w:r w:rsidRPr="000A338D">
        <w:t xml:space="preserve"> não-observados através de análise de </w:t>
      </w:r>
      <w:proofErr w:type="spellStart"/>
      <w:r w:rsidRPr="000A338D">
        <w:rPr>
          <w:i/>
          <w:iCs/>
        </w:rPr>
        <w:t>bounds</w:t>
      </w:r>
      <w:proofErr w:type="spellEnd"/>
      <w:r w:rsidRPr="000A338D">
        <w:t xml:space="preserve"> para avaliar robustez a variáveis omitidas e examina violações de suposições através do relaxamento de suposições dos métodos causais.</w:t>
      </w:r>
    </w:p>
    <w:p w14:paraId="237A2F3F" w14:textId="77777777" w:rsidR="0092095F" w:rsidRPr="000A338D" w:rsidRDefault="0092095F" w:rsidP="0092095F">
      <w:pPr>
        <w:ind w:firstLine="0"/>
      </w:pPr>
    </w:p>
    <w:p w14:paraId="16C42313" w14:textId="24495E92" w:rsidR="00183625" w:rsidRPr="000A338D" w:rsidRDefault="0092095F" w:rsidP="00183625">
      <w:pPr>
        <w:pStyle w:val="Ttulo2"/>
      </w:pPr>
      <w:bookmarkStart w:id="239" w:name="_Toc211342506"/>
      <w:r w:rsidRPr="000A338D">
        <w:t>iNTEGRAÇÃO METODOLÓGICA E PRODUTOS ESPERADOS</w:t>
      </w:r>
      <w:bookmarkEnd w:id="239"/>
    </w:p>
    <w:p w14:paraId="62CE89F1" w14:textId="77777777" w:rsidR="0092095F" w:rsidRPr="000A338D" w:rsidRDefault="0092095F" w:rsidP="0092095F"/>
    <w:p w14:paraId="65DF2D49" w14:textId="77777777" w:rsidR="0092095F" w:rsidRPr="000A338D" w:rsidRDefault="0092095F" w:rsidP="0092095F">
      <w:r w:rsidRPr="000A338D">
        <w:t>A progressão entre os dois níveis segue lógica cumulativa onde cada nível informa e valida o seguinte. As correlações e padrões identificados no primeiro nível orientam a especificação de modelos causais no segundo nível, incluindo definição de tratamentos e seleção de controles.</w:t>
      </w:r>
    </w:p>
    <w:p w14:paraId="21CDCF73" w14:textId="2E39437F" w:rsidR="0092095F" w:rsidRPr="000A338D" w:rsidRDefault="0092095F" w:rsidP="0092095F">
      <w:r w:rsidRPr="000A338D">
        <w:t xml:space="preserve">A validação cruzada entre PSM e </w:t>
      </w:r>
      <w:proofErr w:type="spellStart"/>
      <w:r w:rsidRPr="000A338D">
        <w:t>DiD</w:t>
      </w:r>
      <w:proofErr w:type="spellEnd"/>
      <w:r w:rsidRPr="000A338D">
        <w:t xml:space="preserve"> permite triangulação metodológica, com análise de moderação integrada em ambos os métodos. Os resultados dos dois níveis são sintetizados em discussão que considera consistência entre métodos, limitações da abordagem simplificada, e implicações práticas para políticas públicas.</w:t>
      </w:r>
    </w:p>
    <w:p w14:paraId="7D8004BD" w14:textId="77777777" w:rsidR="0092095F" w:rsidRPr="000A338D" w:rsidRDefault="0092095F" w:rsidP="0092095F">
      <w:r w:rsidRPr="000A338D">
        <w:t>Esta estrutura metodológica focada nos dois primeiros níveis da causalidade busca oferecer progressão lógica, rigor científico e relevância prática, produzindo evidência causal dentro de escopo exequível para orientar políticas públicas de saneamento no estado do Paraná.</w:t>
      </w:r>
    </w:p>
    <w:p w14:paraId="3978E7D3" w14:textId="77777777" w:rsidR="0092095F" w:rsidRPr="000A338D" w:rsidRDefault="0092095F" w:rsidP="0092095F">
      <w:r w:rsidRPr="000A338D">
        <w:t>A abordagem reconhece a complexidade inerente às relações causais sem comprometer a qualidade da inferência científica, oferecendo contribuições tanto para o avanço do conhecimento acadêmico quanto para a formulação de políticas baseadas em evidências.</w:t>
      </w:r>
    </w:p>
    <w:p w14:paraId="6C68E21B" w14:textId="542CBFFA" w:rsidR="00704E32" w:rsidRPr="000A338D" w:rsidRDefault="0092095F" w:rsidP="00941E22">
      <w:r w:rsidRPr="000A338D">
        <w:t xml:space="preserve">Os produtos esperados incluem estimativas quantitativas dos efeitos causais do saneamento sobre a saúde, identificação de municípios e populações prioritárias para intervenções, e </w:t>
      </w:r>
      <w:r w:rsidRPr="001221D1">
        <w:rPr>
          <w:i/>
          <w:rPrChange w:id="240" w:author="Usuario" w:date="2025-11-24T11:17:00Z">
            <w:rPr/>
          </w:rPrChange>
        </w:rPr>
        <w:t>framework</w:t>
      </w:r>
      <w:r w:rsidRPr="000A338D">
        <w:t xml:space="preserve"> metodológico replicável para outros contextos regionais brasileiros.</w:t>
      </w:r>
    </w:p>
    <w:p w14:paraId="68592ED0" w14:textId="77777777" w:rsidR="00987034" w:rsidRPr="000A338D" w:rsidRDefault="00987034">
      <w:pPr>
        <w:rPr>
          <w:rFonts w:eastAsiaTheme="majorEastAsia" w:cstheme="majorBidi"/>
          <w:b/>
          <w:caps/>
          <w:szCs w:val="32"/>
        </w:rPr>
      </w:pPr>
      <w:bookmarkStart w:id="241" w:name="_Toc211342507"/>
      <w:r w:rsidRPr="000A338D">
        <w:br w:type="page"/>
      </w:r>
    </w:p>
    <w:p w14:paraId="22E60C7E" w14:textId="67FCCD34" w:rsidR="00E61D9D" w:rsidRPr="000A338D" w:rsidRDefault="00E61D9D" w:rsidP="00E61D9D">
      <w:pPr>
        <w:pStyle w:val="Ttulo1"/>
      </w:pPr>
      <w:r w:rsidRPr="000A338D">
        <w:t>cronograma</w:t>
      </w:r>
      <w:bookmarkEnd w:id="241"/>
    </w:p>
    <w:tbl>
      <w:tblPr>
        <w:tblStyle w:val="TabelaSimples2"/>
        <w:tblW w:w="0" w:type="auto"/>
        <w:tblLook w:val="04A0" w:firstRow="1" w:lastRow="0" w:firstColumn="1" w:lastColumn="0" w:noHBand="0" w:noVBand="1"/>
      </w:tblPr>
      <w:tblGrid>
        <w:gridCol w:w="2127"/>
        <w:gridCol w:w="6651"/>
      </w:tblGrid>
      <w:tr w:rsidR="00E61D9D" w:rsidRPr="000A338D" w14:paraId="29EEEDBB" w14:textId="77777777" w:rsidTr="00E61D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EC6D420" w14:textId="1C1C2632" w:rsidR="00E61D9D" w:rsidRPr="000A338D" w:rsidRDefault="00E61D9D" w:rsidP="00E61D9D">
            <w:pPr>
              <w:ind w:right="318" w:firstLine="0"/>
            </w:pPr>
            <w:r w:rsidRPr="000A338D">
              <w:rPr>
                <w:rFonts w:cs="Arial"/>
                <w:sz w:val="20"/>
                <w:szCs w:val="20"/>
              </w:rPr>
              <w:t>Período</w:t>
            </w:r>
          </w:p>
        </w:tc>
        <w:tc>
          <w:tcPr>
            <w:tcW w:w="6651" w:type="dxa"/>
          </w:tcPr>
          <w:p w14:paraId="4CC48353" w14:textId="7EF21285" w:rsidR="00E61D9D" w:rsidRPr="000A338D" w:rsidRDefault="00E61D9D" w:rsidP="00E61D9D">
            <w:pPr>
              <w:ind w:firstLine="0"/>
              <w:cnfStyle w:val="100000000000" w:firstRow="1" w:lastRow="0" w:firstColumn="0" w:lastColumn="0" w:oddVBand="0" w:evenVBand="0" w:oddHBand="0" w:evenHBand="0" w:firstRowFirstColumn="0" w:firstRowLastColumn="0" w:lastRowFirstColumn="0" w:lastRowLastColumn="0"/>
            </w:pPr>
            <w:r w:rsidRPr="000A338D">
              <w:rPr>
                <w:rFonts w:cs="Arial"/>
                <w:sz w:val="20"/>
                <w:szCs w:val="20"/>
              </w:rPr>
              <w:t>Atividades Principais</w:t>
            </w:r>
          </w:p>
        </w:tc>
      </w:tr>
      <w:tr w:rsidR="00E61D9D" w:rsidRPr="000A338D" w14:paraId="0C918104"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0017C811" w14:textId="4F73F136" w:rsidR="00E61D9D" w:rsidRPr="000A338D" w:rsidRDefault="00E61D9D" w:rsidP="00E61D9D">
            <w:pPr>
              <w:ind w:right="-110" w:firstLine="0"/>
            </w:pPr>
            <w:proofErr w:type="spellStart"/>
            <w:r w:rsidRPr="000A338D">
              <w:rPr>
                <w:rFonts w:cs="Arial"/>
                <w:sz w:val="20"/>
                <w:szCs w:val="20"/>
              </w:rPr>
              <w:t>Nov</w:t>
            </w:r>
            <w:proofErr w:type="spellEnd"/>
            <w:r w:rsidRPr="000A338D">
              <w:rPr>
                <w:rFonts w:cs="Arial"/>
                <w:sz w:val="20"/>
                <w:szCs w:val="20"/>
              </w:rPr>
              <w:t>/2025-Jan/2026 (T</w:t>
            </w:r>
            <w:r w:rsidR="00941E22" w:rsidRPr="000A338D">
              <w:rPr>
                <w:rFonts w:cs="Arial"/>
                <w:sz w:val="20"/>
                <w:szCs w:val="20"/>
              </w:rPr>
              <w:t>1</w:t>
            </w:r>
            <w:r w:rsidRPr="000A338D">
              <w:rPr>
                <w:rFonts w:cs="Arial"/>
                <w:sz w:val="20"/>
                <w:szCs w:val="20"/>
              </w:rPr>
              <w:t>)</w:t>
            </w:r>
          </w:p>
        </w:tc>
        <w:tc>
          <w:tcPr>
            <w:tcW w:w="6651" w:type="dxa"/>
          </w:tcPr>
          <w:p w14:paraId="2B62E900" w14:textId="3F927289" w:rsidR="00E61D9D" w:rsidRPr="000A338D" w:rsidRDefault="00D9499E"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C</w:t>
            </w:r>
            <w:r w:rsidR="00E61D9D" w:rsidRPr="000A338D">
              <w:rPr>
                <w:rFonts w:cs="Arial"/>
                <w:sz w:val="20"/>
                <w:szCs w:val="20"/>
              </w:rPr>
              <w:t>:</w:t>
            </w:r>
            <w:r w:rsidR="001A2C87">
              <w:rPr>
                <w:rFonts w:cs="Arial"/>
                <w:sz w:val="20"/>
                <w:szCs w:val="20"/>
              </w:rPr>
              <w:t xml:space="preserve"> </w:t>
            </w:r>
            <w:r w:rsidRPr="000A338D">
              <w:rPr>
                <w:rFonts w:cs="Arial"/>
                <w:sz w:val="20"/>
                <w:szCs w:val="20"/>
              </w:rPr>
              <w:t>Finalização da coleta e organização de todos os dados (SNIS, DATASUS, etc.).</w:t>
            </w:r>
            <w:r w:rsidR="00E61D9D" w:rsidRPr="000A338D">
              <w:rPr>
                <w:rFonts w:cs="Arial"/>
                <w:sz w:val="20"/>
                <w:szCs w:val="20"/>
              </w:rPr>
              <w:t xml:space="preserve"> </w:t>
            </w:r>
            <w:proofErr w:type="spellStart"/>
            <w:r w:rsidR="00E61D9D" w:rsidRPr="000A338D">
              <w:rPr>
                <w:rFonts w:cs="Arial"/>
                <w:sz w:val="20"/>
                <w:szCs w:val="20"/>
              </w:rPr>
              <w:t>An</w:t>
            </w:r>
            <w:proofErr w:type="spellEnd"/>
            <w:r w:rsidR="00E61D9D" w:rsidRPr="000A338D">
              <w:rPr>
                <w:rFonts w:cs="Arial"/>
                <w:sz w:val="20"/>
                <w:szCs w:val="20"/>
              </w:rPr>
              <w:t xml:space="preserve">: </w:t>
            </w:r>
            <w:r w:rsidRPr="000A338D">
              <w:rPr>
                <w:rFonts w:cs="Arial"/>
                <w:sz w:val="20"/>
                <w:szCs w:val="20"/>
              </w:rPr>
              <w:t xml:space="preserve">análise descritiva e exploratória dos dados para </w:t>
            </w:r>
            <w:r w:rsidR="000A338D" w:rsidRPr="000A338D">
              <w:rPr>
                <w:rFonts w:cs="Arial"/>
                <w:sz w:val="20"/>
                <w:szCs w:val="20"/>
              </w:rPr>
              <w:t>o capítulo do primeiro nível</w:t>
            </w:r>
            <w:r w:rsidR="00E61D9D" w:rsidRPr="000A338D">
              <w:rPr>
                <w:rFonts w:cs="Arial"/>
                <w:sz w:val="20"/>
                <w:szCs w:val="20"/>
              </w:rPr>
              <w:t xml:space="preserve">. E: Escrita da primeira versão completa </w:t>
            </w:r>
            <w:r w:rsidRPr="000A338D">
              <w:rPr>
                <w:rFonts w:cs="Arial"/>
                <w:sz w:val="20"/>
                <w:szCs w:val="20"/>
              </w:rPr>
              <w:t>d</w:t>
            </w:r>
            <w:r w:rsidR="000A338D" w:rsidRPr="000A338D">
              <w:rPr>
                <w:rFonts w:cs="Arial"/>
                <w:sz w:val="20"/>
                <w:szCs w:val="20"/>
              </w:rPr>
              <w:t>o capítulo do primeiro nível</w:t>
            </w:r>
            <w:r w:rsidR="00E61D9D" w:rsidRPr="000A338D">
              <w:rPr>
                <w:rFonts w:cs="Arial"/>
                <w:sz w:val="20"/>
                <w:szCs w:val="20"/>
              </w:rPr>
              <w:t>.</w:t>
            </w:r>
          </w:p>
        </w:tc>
      </w:tr>
      <w:tr w:rsidR="00E61D9D" w:rsidRPr="000A338D" w14:paraId="25060BC8"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450F39AA" w14:textId="59AE4691" w:rsidR="00E61D9D" w:rsidRPr="000A338D" w:rsidRDefault="00E61D9D" w:rsidP="00E61D9D">
            <w:pPr>
              <w:ind w:firstLine="0"/>
            </w:pPr>
            <w:proofErr w:type="spellStart"/>
            <w:r w:rsidRPr="000A338D">
              <w:rPr>
                <w:rFonts w:cs="Arial"/>
                <w:sz w:val="20"/>
                <w:szCs w:val="20"/>
              </w:rPr>
              <w:t>Fev-Abr</w:t>
            </w:r>
            <w:proofErr w:type="spellEnd"/>
            <w:r w:rsidRPr="000A338D">
              <w:rPr>
                <w:rFonts w:cs="Arial"/>
                <w:sz w:val="20"/>
                <w:szCs w:val="20"/>
              </w:rPr>
              <w:t>/2026 (T</w:t>
            </w:r>
            <w:r w:rsidR="00941E22" w:rsidRPr="000A338D">
              <w:rPr>
                <w:rFonts w:cs="Arial"/>
                <w:sz w:val="20"/>
                <w:szCs w:val="20"/>
              </w:rPr>
              <w:t>2</w:t>
            </w:r>
            <w:r w:rsidRPr="000A338D">
              <w:rPr>
                <w:rFonts w:cs="Arial"/>
                <w:sz w:val="20"/>
                <w:szCs w:val="20"/>
              </w:rPr>
              <w:t>)</w:t>
            </w:r>
          </w:p>
        </w:tc>
        <w:tc>
          <w:tcPr>
            <w:tcW w:w="6651" w:type="dxa"/>
          </w:tcPr>
          <w:p w14:paraId="742405F9" w14:textId="638E2B12" w:rsidR="00E61D9D" w:rsidRPr="000A338D" w:rsidRDefault="00D9499E" w:rsidP="00E61D9D">
            <w:pPr>
              <w:ind w:firstLine="0"/>
              <w:cnfStyle w:val="000000000000" w:firstRow="0" w:lastRow="0" w:firstColumn="0" w:lastColumn="0" w:oddVBand="0" w:evenVBand="0" w:oddHBand="0" w:evenHBand="0" w:firstRowFirstColumn="0" w:firstRowLastColumn="0" w:lastRowFirstColumn="0" w:lastRowLastColumn="0"/>
            </w:pPr>
            <w:proofErr w:type="spellStart"/>
            <w:r w:rsidRPr="000A338D">
              <w:rPr>
                <w:rFonts w:cs="Arial"/>
                <w:sz w:val="20"/>
                <w:szCs w:val="20"/>
              </w:rPr>
              <w:t>An</w:t>
            </w:r>
            <w:proofErr w:type="spellEnd"/>
            <w:r w:rsidR="00E61D9D" w:rsidRPr="000A338D">
              <w:rPr>
                <w:rFonts w:cs="Arial"/>
                <w:sz w:val="20"/>
                <w:szCs w:val="20"/>
              </w:rPr>
              <w:t xml:space="preserve">: </w:t>
            </w:r>
            <w:r w:rsidRPr="000A338D">
              <w:rPr>
                <w:rFonts w:cs="Arial"/>
                <w:sz w:val="20"/>
                <w:szCs w:val="20"/>
              </w:rPr>
              <w:t>Produção do código de análise</w:t>
            </w:r>
            <w:r w:rsidR="000A338D" w:rsidRPr="000A338D">
              <w:rPr>
                <w:rFonts w:cs="Arial"/>
                <w:sz w:val="20"/>
                <w:szCs w:val="20"/>
              </w:rPr>
              <w:t xml:space="preserve"> do segundo nível</w:t>
            </w:r>
            <w:r w:rsidRPr="000A338D">
              <w:rPr>
                <w:rFonts w:cs="Arial"/>
                <w:sz w:val="20"/>
                <w:szCs w:val="20"/>
              </w:rPr>
              <w:t xml:space="preserve"> para o caso específico da tese</w:t>
            </w:r>
            <w:r w:rsidR="00E61D9D" w:rsidRPr="000A338D">
              <w:rPr>
                <w:rFonts w:cs="Arial"/>
                <w:sz w:val="20"/>
                <w:szCs w:val="20"/>
              </w:rPr>
              <w:t xml:space="preserve">. </w:t>
            </w:r>
            <w:r w:rsidRPr="000A338D">
              <w:rPr>
                <w:rFonts w:cs="Arial"/>
                <w:sz w:val="20"/>
                <w:szCs w:val="20"/>
              </w:rPr>
              <w:t>E</w:t>
            </w:r>
            <w:r w:rsidR="00E61D9D" w:rsidRPr="000A338D">
              <w:rPr>
                <w:rFonts w:cs="Arial"/>
                <w:sz w:val="20"/>
                <w:szCs w:val="20"/>
              </w:rPr>
              <w:t xml:space="preserve">: </w:t>
            </w:r>
            <w:r w:rsidRPr="000A338D">
              <w:rPr>
                <w:rFonts w:cs="Arial"/>
                <w:sz w:val="20"/>
                <w:szCs w:val="20"/>
              </w:rPr>
              <w:t>Relato e descrição do processo de desenvolvimento</w:t>
            </w:r>
            <w:r w:rsidR="000A338D" w:rsidRPr="000A338D">
              <w:rPr>
                <w:rFonts w:cs="Arial"/>
                <w:sz w:val="20"/>
                <w:szCs w:val="20"/>
              </w:rPr>
              <w:t xml:space="preserve"> do código do segundo nível</w:t>
            </w:r>
            <w:r w:rsidR="00E61D9D" w:rsidRPr="000A338D">
              <w:rPr>
                <w:rFonts w:cs="Arial"/>
                <w:sz w:val="20"/>
                <w:szCs w:val="20"/>
              </w:rPr>
              <w:t>.</w:t>
            </w:r>
          </w:p>
        </w:tc>
      </w:tr>
      <w:tr w:rsidR="00E61D9D" w:rsidRPr="000A338D" w14:paraId="7EB2417A"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535BC4BC" w14:textId="6A4D2408" w:rsidR="00E61D9D" w:rsidRPr="000A338D" w:rsidRDefault="00E61D9D" w:rsidP="00E61D9D">
            <w:pPr>
              <w:ind w:firstLine="0"/>
            </w:pPr>
            <w:r w:rsidRPr="000A338D">
              <w:rPr>
                <w:rFonts w:cs="Arial"/>
                <w:sz w:val="20"/>
                <w:szCs w:val="20"/>
              </w:rPr>
              <w:t>Mai-</w:t>
            </w:r>
            <w:proofErr w:type="spellStart"/>
            <w:r w:rsidRPr="000A338D">
              <w:rPr>
                <w:rFonts w:cs="Arial"/>
                <w:sz w:val="20"/>
                <w:szCs w:val="20"/>
              </w:rPr>
              <w:t>Jul</w:t>
            </w:r>
            <w:proofErr w:type="spellEnd"/>
            <w:r w:rsidRPr="000A338D">
              <w:rPr>
                <w:rFonts w:cs="Arial"/>
                <w:sz w:val="20"/>
                <w:szCs w:val="20"/>
              </w:rPr>
              <w:t>/2026 (T</w:t>
            </w:r>
            <w:r w:rsidR="00941E22" w:rsidRPr="000A338D">
              <w:rPr>
                <w:rFonts w:cs="Arial"/>
                <w:sz w:val="20"/>
                <w:szCs w:val="20"/>
              </w:rPr>
              <w:t>3</w:t>
            </w:r>
            <w:r w:rsidRPr="000A338D">
              <w:rPr>
                <w:rFonts w:cs="Arial"/>
                <w:sz w:val="20"/>
                <w:szCs w:val="20"/>
              </w:rPr>
              <w:t>)</w:t>
            </w:r>
          </w:p>
        </w:tc>
        <w:tc>
          <w:tcPr>
            <w:tcW w:w="6651" w:type="dxa"/>
          </w:tcPr>
          <w:p w14:paraId="02973AAA" w14:textId="54EE3C39" w:rsidR="00E61D9D" w:rsidRPr="000A338D" w:rsidRDefault="000A338D" w:rsidP="00E61D9D">
            <w:pPr>
              <w:ind w:firstLine="0"/>
              <w:cnfStyle w:val="000000100000" w:firstRow="0" w:lastRow="0" w:firstColumn="0" w:lastColumn="0" w:oddVBand="0" w:evenVBand="0" w:oddHBand="1" w:evenHBand="0" w:firstRowFirstColumn="0" w:firstRowLastColumn="0" w:lastRowFirstColumn="0" w:lastRowLastColumn="0"/>
            </w:pPr>
            <w:proofErr w:type="spellStart"/>
            <w:r w:rsidRPr="000A338D">
              <w:rPr>
                <w:rFonts w:cs="Arial"/>
                <w:sz w:val="20"/>
                <w:szCs w:val="20"/>
              </w:rPr>
              <w:t>An</w:t>
            </w:r>
            <w:proofErr w:type="spellEnd"/>
            <w:r w:rsidRPr="000A338D">
              <w:rPr>
                <w:rFonts w:cs="Arial"/>
                <w:sz w:val="20"/>
                <w:szCs w:val="20"/>
              </w:rPr>
              <w:t xml:space="preserve">: Aplicação completa dos dados na versão final do código de aplicação do segundo nível </w:t>
            </w:r>
            <w:r w:rsidR="00E61D9D" w:rsidRPr="000A338D">
              <w:rPr>
                <w:rFonts w:cs="Arial"/>
                <w:sz w:val="20"/>
                <w:szCs w:val="20"/>
              </w:rPr>
              <w:t xml:space="preserve">E: </w:t>
            </w:r>
            <w:r w:rsidRPr="000A338D">
              <w:rPr>
                <w:rFonts w:cs="Arial"/>
                <w:sz w:val="20"/>
                <w:szCs w:val="20"/>
              </w:rPr>
              <w:t>Relato e descrição do processo e resultados da aplicação do código aos dados para o segundo nível</w:t>
            </w:r>
            <w:r w:rsidR="00E61D9D" w:rsidRPr="000A338D">
              <w:rPr>
                <w:rFonts w:cs="Arial"/>
                <w:sz w:val="20"/>
                <w:szCs w:val="20"/>
              </w:rPr>
              <w:t>.</w:t>
            </w:r>
          </w:p>
        </w:tc>
      </w:tr>
      <w:tr w:rsidR="00E61D9D" w:rsidRPr="000A338D" w14:paraId="768F7559" w14:textId="77777777" w:rsidTr="00E61D9D">
        <w:tc>
          <w:tcPr>
            <w:cnfStyle w:val="001000000000" w:firstRow="0" w:lastRow="0" w:firstColumn="1" w:lastColumn="0" w:oddVBand="0" w:evenVBand="0" w:oddHBand="0" w:evenHBand="0" w:firstRowFirstColumn="0" w:firstRowLastColumn="0" w:lastRowFirstColumn="0" w:lastRowLastColumn="0"/>
            <w:tcW w:w="2127" w:type="dxa"/>
          </w:tcPr>
          <w:p w14:paraId="639A9D32" w14:textId="4DD1B2CC" w:rsidR="00E61D9D" w:rsidRPr="000A338D" w:rsidRDefault="00E61D9D" w:rsidP="00E61D9D">
            <w:pPr>
              <w:ind w:firstLine="0"/>
            </w:pPr>
            <w:proofErr w:type="spellStart"/>
            <w:r w:rsidRPr="000A338D">
              <w:rPr>
                <w:rFonts w:cs="Arial"/>
                <w:sz w:val="20"/>
                <w:szCs w:val="20"/>
              </w:rPr>
              <w:t>Ago</w:t>
            </w:r>
            <w:proofErr w:type="spellEnd"/>
            <w:r w:rsidRPr="000A338D">
              <w:rPr>
                <w:rFonts w:cs="Arial"/>
                <w:sz w:val="20"/>
                <w:szCs w:val="20"/>
              </w:rPr>
              <w:t>-Out/2026 (T</w:t>
            </w:r>
            <w:r w:rsidR="00941E22" w:rsidRPr="000A338D">
              <w:rPr>
                <w:rFonts w:cs="Arial"/>
                <w:sz w:val="20"/>
                <w:szCs w:val="20"/>
              </w:rPr>
              <w:t>4</w:t>
            </w:r>
            <w:r w:rsidRPr="000A338D">
              <w:rPr>
                <w:rFonts w:cs="Arial"/>
                <w:sz w:val="20"/>
                <w:szCs w:val="20"/>
              </w:rPr>
              <w:t>)</w:t>
            </w:r>
          </w:p>
        </w:tc>
        <w:tc>
          <w:tcPr>
            <w:tcW w:w="6651" w:type="dxa"/>
          </w:tcPr>
          <w:p w14:paraId="3D8D735C" w14:textId="6199FEDF" w:rsidR="00E61D9D" w:rsidRPr="000A338D" w:rsidRDefault="00E61D9D" w:rsidP="00E61D9D">
            <w:pPr>
              <w:ind w:firstLine="0"/>
              <w:cnfStyle w:val="000000000000" w:firstRow="0" w:lastRow="0" w:firstColumn="0" w:lastColumn="0" w:oddVBand="0" w:evenVBand="0" w:oddHBand="0" w:evenHBand="0" w:firstRowFirstColumn="0" w:firstRowLastColumn="0" w:lastRowFirstColumn="0" w:lastRowLastColumn="0"/>
            </w:pPr>
            <w:r w:rsidRPr="000A338D">
              <w:rPr>
                <w:rFonts w:cs="Arial"/>
                <w:sz w:val="20"/>
                <w:szCs w:val="20"/>
              </w:rPr>
              <w:t xml:space="preserve">E: </w:t>
            </w:r>
            <w:r w:rsidR="000A338D" w:rsidRPr="000A338D">
              <w:rPr>
                <w:rFonts w:cs="Arial"/>
                <w:sz w:val="20"/>
                <w:szCs w:val="20"/>
              </w:rPr>
              <w:t>Revisão dos resultados encontrados nos dois níveis e conclusão a respeito dos resultados encontrados frente às perguntas e objetivos de pesquisa</w:t>
            </w:r>
            <w:r w:rsidRPr="000A338D">
              <w:rPr>
                <w:rFonts w:cs="Arial"/>
                <w:sz w:val="20"/>
                <w:szCs w:val="20"/>
              </w:rPr>
              <w:t xml:space="preserve"> E: </w:t>
            </w:r>
            <w:r w:rsidR="000A338D" w:rsidRPr="000A338D">
              <w:rPr>
                <w:rFonts w:cs="Arial"/>
                <w:sz w:val="20"/>
                <w:szCs w:val="20"/>
              </w:rPr>
              <w:t>Revisão dos orientadores a respeito do texto produzido.</w:t>
            </w:r>
          </w:p>
        </w:tc>
      </w:tr>
      <w:tr w:rsidR="00E61D9D" w:rsidRPr="000A338D" w14:paraId="66D2BCFD" w14:textId="77777777" w:rsidTr="00E61D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tcPr>
          <w:p w14:paraId="181A72F8" w14:textId="230D66C8" w:rsidR="00E61D9D" w:rsidRPr="000A338D" w:rsidRDefault="00E61D9D" w:rsidP="00E61D9D">
            <w:pPr>
              <w:ind w:firstLine="0"/>
            </w:pPr>
            <w:proofErr w:type="spellStart"/>
            <w:r w:rsidRPr="000A338D">
              <w:rPr>
                <w:rFonts w:cs="Arial"/>
                <w:sz w:val="20"/>
                <w:szCs w:val="20"/>
              </w:rPr>
              <w:t>Nov</w:t>
            </w:r>
            <w:proofErr w:type="spellEnd"/>
            <w:r w:rsidRPr="000A338D">
              <w:rPr>
                <w:rFonts w:cs="Arial"/>
                <w:sz w:val="20"/>
                <w:szCs w:val="20"/>
              </w:rPr>
              <w:t>-Dez/2026 (T</w:t>
            </w:r>
            <w:r w:rsidR="00941E22" w:rsidRPr="000A338D">
              <w:rPr>
                <w:rFonts w:cs="Arial"/>
                <w:sz w:val="20"/>
                <w:szCs w:val="20"/>
              </w:rPr>
              <w:t>5</w:t>
            </w:r>
            <w:r w:rsidRPr="000A338D">
              <w:rPr>
                <w:rFonts w:cs="Arial"/>
                <w:sz w:val="20"/>
                <w:szCs w:val="20"/>
              </w:rPr>
              <w:t>)</w:t>
            </w:r>
          </w:p>
        </w:tc>
        <w:tc>
          <w:tcPr>
            <w:tcW w:w="6651" w:type="dxa"/>
          </w:tcPr>
          <w:p w14:paraId="49B95A87" w14:textId="49AF95B9" w:rsidR="00E61D9D" w:rsidRPr="000A338D" w:rsidRDefault="00E61D9D" w:rsidP="00E61D9D">
            <w:pPr>
              <w:ind w:firstLine="0"/>
              <w:cnfStyle w:val="000000100000" w:firstRow="0" w:lastRow="0" w:firstColumn="0" w:lastColumn="0" w:oddVBand="0" w:evenVBand="0" w:oddHBand="1" w:evenHBand="0" w:firstRowFirstColumn="0" w:firstRowLastColumn="0" w:lastRowFirstColumn="0" w:lastRowLastColumn="0"/>
            </w:pPr>
            <w:r w:rsidRPr="000A338D">
              <w:rPr>
                <w:rFonts w:cs="Arial"/>
                <w:sz w:val="20"/>
                <w:szCs w:val="20"/>
              </w:rPr>
              <w:t>E: Finalização da tese</w:t>
            </w:r>
            <w:r w:rsidR="000A338D" w:rsidRPr="000A338D">
              <w:rPr>
                <w:rFonts w:cs="Arial"/>
                <w:sz w:val="20"/>
                <w:szCs w:val="20"/>
              </w:rPr>
              <w:t xml:space="preserve"> e extração de um artigo de divulgação do processo metodológico e um artigo de divulgação dos resultados encontrados</w:t>
            </w:r>
            <w:r w:rsidRPr="000A338D">
              <w:rPr>
                <w:rFonts w:cs="Arial"/>
                <w:sz w:val="20"/>
                <w:szCs w:val="20"/>
              </w:rPr>
              <w:t>. D: Preparação para a defesa e defesa da tese.</w:t>
            </w:r>
          </w:p>
        </w:tc>
      </w:tr>
    </w:tbl>
    <w:p w14:paraId="5120FECF" w14:textId="77777777" w:rsidR="00E61D9D" w:rsidRPr="000A338D" w:rsidRDefault="00E61D9D" w:rsidP="001A3DF7"/>
    <w:p w14:paraId="1F428A03" w14:textId="77777777" w:rsidR="00E61D9D" w:rsidRPr="000A338D" w:rsidRDefault="00E61D9D" w:rsidP="00704E32">
      <w:pPr>
        <w:ind w:firstLine="0"/>
        <w:jc w:val="left"/>
        <w:rPr>
          <w:sz w:val="20"/>
          <w:szCs w:val="20"/>
        </w:rPr>
      </w:pPr>
      <w:r w:rsidRPr="000A338D">
        <w:rPr>
          <w:sz w:val="20"/>
          <w:szCs w:val="20"/>
        </w:rPr>
        <w:t>Legenda:</w:t>
      </w:r>
    </w:p>
    <w:p w14:paraId="56B5572D"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A1: Artigo 1</w:t>
      </w:r>
    </w:p>
    <w:p w14:paraId="05DE3B22"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A2: Artigo 2</w:t>
      </w:r>
    </w:p>
    <w:p w14:paraId="398F3C67"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A3: Artigo 3</w:t>
      </w:r>
    </w:p>
    <w:p w14:paraId="470D05F9"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R: Revisão Bibliográfica Contínua</w:t>
      </w:r>
    </w:p>
    <w:p w14:paraId="59AAF108"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C: Coleta e Organização de Dados</w:t>
      </w:r>
    </w:p>
    <w:p w14:paraId="0DED9601" w14:textId="77777777" w:rsidR="00E61D9D" w:rsidRPr="000A338D" w:rsidRDefault="00E61D9D" w:rsidP="00704E32">
      <w:pPr>
        <w:pStyle w:val="PargrafodaLista"/>
        <w:numPr>
          <w:ilvl w:val="0"/>
          <w:numId w:val="5"/>
        </w:numPr>
        <w:ind w:left="284" w:firstLine="0"/>
        <w:jc w:val="left"/>
        <w:rPr>
          <w:sz w:val="20"/>
          <w:szCs w:val="20"/>
        </w:rPr>
      </w:pPr>
      <w:proofErr w:type="spellStart"/>
      <w:r w:rsidRPr="000A338D">
        <w:rPr>
          <w:sz w:val="20"/>
          <w:szCs w:val="20"/>
        </w:rPr>
        <w:t>An</w:t>
      </w:r>
      <w:proofErr w:type="spellEnd"/>
      <w:r w:rsidRPr="000A338D">
        <w:rPr>
          <w:sz w:val="20"/>
          <w:szCs w:val="20"/>
        </w:rPr>
        <w:t>: Análise de Dados</w:t>
      </w:r>
    </w:p>
    <w:p w14:paraId="6EA04C86" w14:textId="77777777" w:rsidR="00E61D9D" w:rsidRPr="000A338D" w:rsidRDefault="00E61D9D" w:rsidP="00704E32">
      <w:pPr>
        <w:pStyle w:val="PargrafodaLista"/>
        <w:numPr>
          <w:ilvl w:val="0"/>
          <w:numId w:val="5"/>
        </w:numPr>
        <w:ind w:left="284" w:firstLine="0"/>
        <w:jc w:val="left"/>
        <w:rPr>
          <w:sz w:val="20"/>
          <w:szCs w:val="20"/>
        </w:rPr>
      </w:pPr>
      <w:r w:rsidRPr="000A338D">
        <w:rPr>
          <w:sz w:val="20"/>
          <w:szCs w:val="20"/>
        </w:rPr>
        <w:t>E: Escrita e Revisão</w:t>
      </w:r>
    </w:p>
    <w:p w14:paraId="16A4984F" w14:textId="5E07896F" w:rsidR="00E61D9D" w:rsidRPr="000A338D" w:rsidRDefault="00E61D9D" w:rsidP="00704E32">
      <w:pPr>
        <w:pStyle w:val="PargrafodaLista"/>
        <w:numPr>
          <w:ilvl w:val="0"/>
          <w:numId w:val="5"/>
        </w:numPr>
        <w:ind w:left="284" w:firstLine="0"/>
        <w:jc w:val="left"/>
        <w:rPr>
          <w:sz w:val="20"/>
          <w:szCs w:val="20"/>
        </w:rPr>
      </w:pPr>
      <w:r w:rsidRPr="000A338D">
        <w:rPr>
          <w:sz w:val="20"/>
          <w:szCs w:val="20"/>
        </w:rPr>
        <w:t>D: Defesa</w:t>
      </w:r>
    </w:p>
    <w:p w14:paraId="13EEAE58" w14:textId="0F40E3A8" w:rsidR="00704E32" w:rsidRPr="000A338D" w:rsidRDefault="00704E32" w:rsidP="00483514">
      <w:pPr>
        <w:ind w:firstLine="0"/>
      </w:pPr>
    </w:p>
    <w:p w14:paraId="476A66DE" w14:textId="77777777" w:rsidR="00704E32" w:rsidRPr="000A338D" w:rsidRDefault="00704E32" w:rsidP="00704E32">
      <w:pPr>
        <w:pStyle w:val="PargrafodaLista"/>
        <w:ind w:left="284" w:firstLine="0"/>
      </w:pPr>
    </w:p>
    <w:p w14:paraId="1AFB42C6" w14:textId="77777777" w:rsidR="00987034" w:rsidRPr="000A338D" w:rsidRDefault="00987034">
      <w:pPr>
        <w:rPr>
          <w:rFonts w:eastAsiaTheme="majorEastAsia" w:cstheme="majorBidi"/>
          <w:b/>
          <w:caps/>
          <w:szCs w:val="32"/>
        </w:rPr>
      </w:pPr>
      <w:bookmarkStart w:id="242" w:name="_Toc211342508"/>
      <w:r w:rsidRPr="000A338D">
        <w:br w:type="page"/>
      </w:r>
    </w:p>
    <w:p w14:paraId="4B3300A6" w14:textId="4065C31F" w:rsidR="004831FD" w:rsidRPr="000A338D" w:rsidRDefault="004831FD" w:rsidP="004831FD">
      <w:pPr>
        <w:pStyle w:val="Ttulo1"/>
      </w:pPr>
      <w:r w:rsidRPr="000A338D">
        <w:t>SUMÁRIO PROVISÓRIO</w:t>
      </w:r>
      <w:bookmarkEnd w:id="242"/>
    </w:p>
    <w:p w14:paraId="5D36685B" w14:textId="66FED8E5" w:rsidR="00364546" w:rsidRPr="000A338D" w:rsidRDefault="00364546" w:rsidP="00E00149">
      <w:pPr>
        <w:pStyle w:val="PargrafodaLista"/>
        <w:spacing w:before="100" w:beforeAutospacing="1" w:after="100" w:afterAutospacing="1" w:line="240" w:lineRule="auto"/>
        <w:ind w:firstLine="0"/>
        <w:jc w:val="left"/>
      </w:pPr>
      <w:r w:rsidRPr="000A338D">
        <w:rPr>
          <w:rFonts w:eastAsia="Times New Roman" w:cs="Arial"/>
          <w:b/>
          <w:bCs/>
          <w:szCs w:val="24"/>
          <w:lang w:eastAsia="pt-BR"/>
        </w:rPr>
        <w:t>ELEMENTOS PRÉ-TEXTUAIS</w:t>
      </w:r>
    </w:p>
    <w:p w14:paraId="3EA767EC" w14:textId="0DD258BA"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1 INTRODUÇÃO</w:t>
      </w:r>
    </w:p>
    <w:p w14:paraId="374AAD37" w14:textId="244464B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1.1 </w:t>
      </w:r>
      <w:r w:rsidR="00BC24D0">
        <w:rPr>
          <w:rFonts w:eastAsia="Times New Roman" w:cs="Arial"/>
          <w:szCs w:val="24"/>
          <w:lang w:eastAsia="pt-BR"/>
        </w:rPr>
        <w:t>Problemas de Pesquisa</w:t>
      </w:r>
      <w:r w:rsidRPr="000A338D">
        <w:rPr>
          <w:rFonts w:eastAsia="Times New Roman" w:cs="Arial"/>
          <w:szCs w:val="24"/>
          <w:lang w:eastAsia="pt-BR"/>
        </w:rPr>
        <w:t xml:space="preserve"> </w:t>
      </w:r>
    </w:p>
    <w:p w14:paraId="587B87E2" w14:textId="270CB956"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1.2 </w:t>
      </w:r>
      <w:r w:rsidR="00BC24D0">
        <w:rPr>
          <w:rFonts w:eastAsia="Times New Roman" w:cs="Arial"/>
          <w:szCs w:val="24"/>
          <w:lang w:eastAsia="pt-BR"/>
        </w:rPr>
        <w:t>Objetivos de Pesquisa</w:t>
      </w:r>
      <w:r w:rsidRPr="000A338D">
        <w:rPr>
          <w:rFonts w:eastAsia="Times New Roman" w:cs="Arial"/>
          <w:szCs w:val="24"/>
          <w:lang w:eastAsia="pt-BR"/>
        </w:rPr>
        <w:t xml:space="preserve"> </w:t>
      </w:r>
    </w:p>
    <w:p w14:paraId="05BB23E9" w14:textId="402F14B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1.3 </w:t>
      </w:r>
      <w:r w:rsidR="00BC24D0">
        <w:rPr>
          <w:rFonts w:eastAsia="Times New Roman" w:cs="Arial"/>
          <w:szCs w:val="24"/>
          <w:lang w:eastAsia="pt-BR"/>
        </w:rPr>
        <w:t>Hipóteses de Pesquisa</w:t>
      </w:r>
    </w:p>
    <w:p w14:paraId="53DDABBA" w14:textId="1362B48C" w:rsidR="00364546" w:rsidRPr="000A338D"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1.4 </w:t>
      </w:r>
      <w:r w:rsidR="00BC24D0">
        <w:rPr>
          <w:rFonts w:eastAsia="Times New Roman" w:cs="Arial"/>
          <w:szCs w:val="24"/>
          <w:lang w:eastAsia="pt-BR"/>
        </w:rPr>
        <w:t>Justificativa</w:t>
      </w:r>
    </w:p>
    <w:p w14:paraId="7A11EC43" w14:textId="00C73365"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2 REFERENCIAL TEÓRICO</w:t>
      </w:r>
    </w:p>
    <w:p w14:paraId="1CA1C38C" w14:textId="41CFD721" w:rsidR="00364546" w:rsidRPr="00BC24D0" w:rsidRDefault="00364546" w:rsidP="00BC24D0">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2.1 </w:t>
      </w:r>
      <w:r w:rsidR="00BC24D0">
        <w:rPr>
          <w:rFonts w:eastAsia="Times New Roman" w:cs="Arial"/>
          <w:szCs w:val="24"/>
          <w:lang w:eastAsia="pt-BR"/>
        </w:rPr>
        <w:t>O Desenvolvimento e o Desenvolvimento Regional</w:t>
      </w:r>
    </w:p>
    <w:p w14:paraId="689C1709" w14:textId="6149329D"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2.2 </w:t>
      </w:r>
      <w:r w:rsidR="00BC24D0" w:rsidRPr="00BC24D0">
        <w:rPr>
          <w:rFonts w:eastAsia="Times New Roman" w:cs="Arial"/>
          <w:szCs w:val="24"/>
          <w:lang w:eastAsia="pt-BR"/>
        </w:rPr>
        <w:t xml:space="preserve">O Estudo Histórico das Relações SA e DRSAI </w:t>
      </w:r>
    </w:p>
    <w:p w14:paraId="1B6ACAC2" w14:textId="3218DD34"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2.3 </w:t>
      </w:r>
      <w:r w:rsidR="00BC24D0" w:rsidRPr="00BC24D0">
        <w:rPr>
          <w:rFonts w:eastAsia="Times New Roman" w:cs="Arial"/>
          <w:szCs w:val="24"/>
          <w:lang w:eastAsia="pt-BR"/>
        </w:rPr>
        <w:t>As Múltiplas Relevâncias do SA</w:t>
      </w:r>
    </w:p>
    <w:p w14:paraId="31E8E134" w14:textId="798B518A"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2.4 </w:t>
      </w:r>
      <w:r w:rsidR="00BC24D0" w:rsidRPr="00BC24D0">
        <w:rPr>
          <w:rFonts w:eastAsia="Times New Roman" w:cs="Arial"/>
          <w:szCs w:val="24"/>
          <w:lang w:eastAsia="pt-BR"/>
        </w:rPr>
        <w:t xml:space="preserve">A Complexidade nas Relações de Causa e Efeito do SA sobre DRSAI </w:t>
      </w:r>
    </w:p>
    <w:p w14:paraId="6B42B316" w14:textId="6F4E89E0" w:rsidR="00364546"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2.5 A</w:t>
      </w:r>
      <w:r w:rsidR="00BC24D0" w:rsidRPr="00BC24D0">
        <w:rPr>
          <w:rFonts w:eastAsia="Times New Roman" w:cs="Arial"/>
          <w:szCs w:val="24"/>
          <w:lang w:eastAsia="pt-BR"/>
        </w:rPr>
        <w:t xml:space="preserve"> Investigação de Relações Causais</w:t>
      </w:r>
    </w:p>
    <w:p w14:paraId="475CAA1B" w14:textId="2D83DFCE" w:rsidR="00BC24D0" w:rsidRPr="000A338D" w:rsidRDefault="00BC24D0"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 xml:space="preserve">2.6 A </w:t>
      </w:r>
      <w:r w:rsidRPr="00BC24D0">
        <w:rPr>
          <w:rFonts w:eastAsia="Times New Roman" w:cs="Arial"/>
          <w:szCs w:val="24"/>
          <w:lang w:eastAsia="pt-BR"/>
        </w:rPr>
        <w:t>Escada da Causalidade</w:t>
      </w:r>
    </w:p>
    <w:p w14:paraId="728BA323" w14:textId="526C107D"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3 PROCEDIMENTOS METODOLÓGICOS</w:t>
      </w:r>
    </w:p>
    <w:p w14:paraId="71FE6189" w14:textId="6B026BA1"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3.1 Abordagem Hipotético-Dedutiva</w:t>
      </w:r>
    </w:p>
    <w:p w14:paraId="46F0AD4B"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3.2 Métodos de Procedimento </w:t>
      </w:r>
    </w:p>
    <w:p w14:paraId="34120648" w14:textId="532D6C7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3.3 </w:t>
      </w:r>
      <w:r w:rsidR="00553383">
        <w:rPr>
          <w:rFonts w:eastAsia="Times New Roman" w:cs="Arial"/>
          <w:szCs w:val="24"/>
          <w:lang w:eastAsia="pt-BR"/>
        </w:rPr>
        <w:t>Delineamento da Pesquisa</w:t>
      </w:r>
      <w:r w:rsidRPr="000A338D">
        <w:rPr>
          <w:rFonts w:eastAsia="Times New Roman" w:cs="Arial"/>
          <w:szCs w:val="24"/>
          <w:lang w:eastAsia="pt-BR"/>
        </w:rPr>
        <w:t xml:space="preserve"> </w:t>
      </w:r>
    </w:p>
    <w:p w14:paraId="43CD108D" w14:textId="02CD2C6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3.4 </w:t>
      </w:r>
      <w:r w:rsidR="00553383">
        <w:rPr>
          <w:rFonts w:eastAsia="Times New Roman" w:cs="Arial"/>
          <w:szCs w:val="24"/>
          <w:lang w:eastAsia="pt-BR"/>
        </w:rPr>
        <w:t>Marco Teórico da Inferência Causal</w:t>
      </w:r>
    </w:p>
    <w:p w14:paraId="2EC31EA8" w14:textId="7105C0A2"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3.5 </w:t>
      </w:r>
      <w:r w:rsidR="00553383">
        <w:rPr>
          <w:rFonts w:eastAsia="Times New Roman" w:cs="Arial"/>
          <w:szCs w:val="24"/>
          <w:lang w:eastAsia="pt-BR"/>
        </w:rPr>
        <w:t>Técnicas de Pesquisa</w:t>
      </w:r>
    </w:p>
    <w:p w14:paraId="2D3C8EE6" w14:textId="77777777" w:rsidR="00553383"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 xml:space="preserve">3.6 </w:t>
      </w:r>
      <w:r w:rsidR="00553383">
        <w:rPr>
          <w:rFonts w:eastAsia="Times New Roman" w:cs="Arial"/>
          <w:szCs w:val="24"/>
          <w:lang w:eastAsia="pt-BR"/>
        </w:rPr>
        <w:t>Universo e Amostra</w:t>
      </w:r>
    </w:p>
    <w:p w14:paraId="0A21D60A"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3.7 Fontes de Dados e Variáveis</w:t>
      </w:r>
    </w:p>
    <w:p w14:paraId="60547F11"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3.8 Estrutura do Trabalho e Escada da Causalidade</w:t>
      </w:r>
    </w:p>
    <w:p w14:paraId="6766A203" w14:textId="77777777" w:rsidR="00553383"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3.9 Controle de Fatores Contextuais e Validação</w:t>
      </w:r>
    </w:p>
    <w:p w14:paraId="39619655" w14:textId="005240BE" w:rsidR="00364546" w:rsidRPr="000A338D" w:rsidRDefault="00553383" w:rsidP="00B67A5F">
      <w:pPr>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3.10 Integração Metodológica e Produtos Esperados</w:t>
      </w:r>
      <w:r w:rsidR="00364546" w:rsidRPr="000A338D">
        <w:rPr>
          <w:rFonts w:eastAsia="Times New Roman" w:cs="Arial"/>
          <w:szCs w:val="24"/>
          <w:lang w:eastAsia="pt-BR"/>
        </w:rPr>
        <w:t xml:space="preserve"> </w:t>
      </w:r>
    </w:p>
    <w:p w14:paraId="7B872BF0" w14:textId="77777777" w:rsidR="005F28CE" w:rsidRPr="005F28CE" w:rsidRDefault="00364546"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4 DESENVOLVIMENTO</w:t>
      </w:r>
    </w:p>
    <w:p w14:paraId="6250BD49" w14:textId="2C29DF9E" w:rsidR="005F28CE" w:rsidRPr="005F28CE"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5F28CE">
        <w:rPr>
          <w:rFonts w:eastAsia="Times New Roman" w:cs="Arial"/>
          <w:szCs w:val="24"/>
          <w:lang w:eastAsia="pt-BR"/>
        </w:rPr>
        <w:t xml:space="preserve">3.1 </w:t>
      </w:r>
      <w:r>
        <w:rPr>
          <w:rFonts w:eastAsia="Times New Roman" w:cs="Arial"/>
          <w:szCs w:val="24"/>
          <w:lang w:eastAsia="pt-BR"/>
        </w:rPr>
        <w:t>Nível de Associação</w:t>
      </w:r>
    </w:p>
    <w:p w14:paraId="00DE780F" w14:textId="716DBF0D" w:rsidR="00364546"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5F28CE">
        <w:rPr>
          <w:rFonts w:eastAsia="Times New Roman" w:cs="Arial"/>
          <w:szCs w:val="24"/>
          <w:lang w:eastAsia="pt-BR"/>
        </w:rPr>
        <w:t xml:space="preserve">3.2 </w:t>
      </w:r>
      <w:r>
        <w:rPr>
          <w:rFonts w:eastAsia="Times New Roman" w:cs="Arial"/>
          <w:szCs w:val="24"/>
          <w:lang w:eastAsia="pt-BR"/>
        </w:rPr>
        <w:t>Nível de Intervenção</w:t>
      </w:r>
    </w:p>
    <w:p w14:paraId="3CD24131" w14:textId="38382E92" w:rsidR="005F28CE" w:rsidRPr="005F28CE" w:rsidRDefault="005F28CE" w:rsidP="005F28CE">
      <w:pPr>
        <w:pStyle w:val="PargrafodaLista"/>
        <w:numPr>
          <w:ilvl w:val="0"/>
          <w:numId w:val="6"/>
        </w:numPr>
        <w:spacing w:before="100" w:beforeAutospacing="1" w:after="100" w:afterAutospacing="1" w:line="240" w:lineRule="auto"/>
        <w:jc w:val="left"/>
        <w:rPr>
          <w:rFonts w:eastAsia="Times New Roman" w:cs="Arial"/>
          <w:szCs w:val="24"/>
          <w:lang w:eastAsia="pt-BR"/>
        </w:rPr>
      </w:pPr>
      <w:r>
        <w:rPr>
          <w:rFonts w:eastAsia="Times New Roman" w:cs="Arial"/>
          <w:szCs w:val="24"/>
          <w:lang w:eastAsia="pt-BR"/>
        </w:rPr>
        <w:t>3.3 Controle e Validação</w:t>
      </w:r>
    </w:p>
    <w:p w14:paraId="71B07711" w14:textId="1C9D8A21"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5 CONSIDERAÇÕES FINAIS</w:t>
      </w:r>
    </w:p>
    <w:p w14:paraId="19D4BA0B" w14:textId="0B977AA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5.1 Síntese dos Resultados</w:t>
      </w:r>
    </w:p>
    <w:p w14:paraId="10F2088C"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5.2 Implicações para Políticas Públicas no Paraná</w:t>
      </w:r>
    </w:p>
    <w:p w14:paraId="303EA0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5.3 Limitações da Pesquisa</w:t>
      </w:r>
    </w:p>
    <w:p w14:paraId="6D9E4174" w14:textId="77777777" w:rsidR="00364546" w:rsidRPr="000A338D" w:rsidRDefault="00364546" w:rsidP="00B67A5F">
      <w:pPr>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szCs w:val="24"/>
          <w:lang w:eastAsia="pt-BR"/>
        </w:rPr>
        <w:t>5.4 Sugestões para Pesquisas Futuras</w:t>
      </w:r>
    </w:p>
    <w:p w14:paraId="5AF9A6A7" w14:textId="04990E3E" w:rsidR="00364546" w:rsidRPr="000A338D" w:rsidRDefault="00364546" w:rsidP="00B67A5F">
      <w:pPr>
        <w:pStyle w:val="PargrafodaLista"/>
        <w:numPr>
          <w:ilvl w:val="0"/>
          <w:numId w:val="6"/>
        </w:numPr>
        <w:spacing w:before="100" w:beforeAutospacing="1" w:after="100" w:afterAutospacing="1" w:line="240" w:lineRule="auto"/>
        <w:jc w:val="left"/>
        <w:rPr>
          <w:rFonts w:eastAsia="Times New Roman" w:cs="Arial"/>
          <w:szCs w:val="24"/>
          <w:lang w:eastAsia="pt-BR"/>
        </w:rPr>
      </w:pPr>
      <w:r w:rsidRPr="000A338D">
        <w:rPr>
          <w:rFonts w:eastAsia="Times New Roman" w:cs="Arial"/>
          <w:b/>
          <w:bCs/>
          <w:szCs w:val="24"/>
          <w:lang w:eastAsia="pt-BR"/>
        </w:rPr>
        <w:t>REFERÊNCIAS BIBLIOGRÁFICAS</w:t>
      </w:r>
    </w:p>
    <w:p w14:paraId="47E93DC5" w14:textId="641B7E8A" w:rsidR="00364546" w:rsidRPr="000A338D" w:rsidRDefault="00364546" w:rsidP="00B67A5F">
      <w:pPr>
        <w:pStyle w:val="PargrafodaLista"/>
        <w:numPr>
          <w:ilvl w:val="0"/>
          <w:numId w:val="6"/>
        </w:numPr>
        <w:spacing w:before="100" w:beforeAutospacing="1" w:after="100" w:afterAutospacing="1" w:line="240" w:lineRule="auto"/>
        <w:jc w:val="left"/>
      </w:pPr>
      <w:r w:rsidRPr="000A338D">
        <w:rPr>
          <w:rFonts w:eastAsia="Times New Roman" w:cs="Arial"/>
          <w:b/>
          <w:bCs/>
          <w:szCs w:val="24"/>
          <w:lang w:eastAsia="pt-BR"/>
        </w:rPr>
        <w:t>ELEMENTOS PÓS-TEXTUAIS</w:t>
      </w:r>
    </w:p>
    <w:p w14:paraId="302BA180" w14:textId="4D48FCA2" w:rsidR="00987034" w:rsidRPr="000A338D" w:rsidRDefault="00987034" w:rsidP="005F28CE">
      <w:pPr>
        <w:ind w:firstLine="0"/>
        <w:rPr>
          <w:rFonts w:eastAsiaTheme="majorEastAsia" w:cstheme="majorBidi"/>
          <w:b/>
          <w:caps/>
          <w:szCs w:val="32"/>
        </w:rPr>
      </w:pPr>
      <w:bookmarkStart w:id="243" w:name="_Toc211342509"/>
    </w:p>
    <w:p w14:paraId="0FD1C790" w14:textId="77777777" w:rsidR="005F28CE" w:rsidRDefault="005F28CE">
      <w:pPr>
        <w:rPr>
          <w:rFonts w:eastAsiaTheme="majorEastAsia" w:cstheme="majorBidi"/>
          <w:b/>
          <w:caps/>
          <w:szCs w:val="32"/>
        </w:rPr>
      </w:pPr>
      <w:r>
        <w:br w:type="page"/>
      </w:r>
    </w:p>
    <w:p w14:paraId="0A68D594" w14:textId="0410B3E3" w:rsidR="003A6911" w:rsidRPr="000A338D" w:rsidRDefault="00C34206" w:rsidP="00C34206">
      <w:pPr>
        <w:pStyle w:val="Ttulo1"/>
      </w:pPr>
      <w:r w:rsidRPr="000A338D">
        <w:t>Resultados Preliminares</w:t>
      </w:r>
      <w:bookmarkEnd w:id="243"/>
    </w:p>
    <w:p w14:paraId="78576627" w14:textId="77777777" w:rsidR="00C34206" w:rsidRPr="000A338D" w:rsidRDefault="00C34206" w:rsidP="00C34206"/>
    <w:p w14:paraId="64FC9BE2" w14:textId="6E22FAD7" w:rsidR="00E52F96" w:rsidRPr="000A338D" w:rsidRDefault="00C34206" w:rsidP="00704E32">
      <w:r w:rsidRPr="000A338D">
        <w:t>Até aqui, alguns processos iniciais já foram feitos, já sendo possível ter alguns</w:t>
      </w:r>
      <w:r w:rsidR="00E52F96" w:rsidRPr="000A338D">
        <w:t xml:space="preserve"> resultados preliminares da análise descritiva da relação entre Saneamento Ambiental (SA) e Doenças Relacionadas ao Saneamento Ambiental Inadequado (DRSAI) em </w:t>
      </w:r>
      <w:r w:rsidR="00E52F96" w:rsidRPr="001221D1">
        <w:rPr>
          <w:highlight w:val="cyan"/>
          <w:rPrChange w:id="244" w:author="Usuario" w:date="2025-11-24T11:18:00Z">
            <w:rPr/>
          </w:rPrChange>
        </w:rPr>
        <w:t xml:space="preserve">474 municípios do Paraná e Mato Grosso do </w:t>
      </w:r>
      <w:commentRangeStart w:id="245"/>
      <w:r w:rsidR="00E52F96" w:rsidRPr="001221D1">
        <w:rPr>
          <w:highlight w:val="cyan"/>
          <w:rPrChange w:id="246" w:author="Usuario" w:date="2025-11-24T11:18:00Z">
            <w:rPr/>
          </w:rPrChange>
        </w:rPr>
        <w:t>Sul</w:t>
      </w:r>
      <w:commentRangeEnd w:id="245"/>
      <w:r w:rsidR="001221D1">
        <w:rPr>
          <w:rStyle w:val="Refdecomentrio"/>
        </w:rPr>
        <w:commentReference w:id="245"/>
      </w:r>
      <w:r w:rsidR="00E52F96" w:rsidRPr="001221D1">
        <w:rPr>
          <w:highlight w:val="cyan"/>
          <w:rPrChange w:id="247" w:author="Usuario" w:date="2025-11-24T11:18:00Z">
            <w:rPr/>
          </w:rPrChange>
        </w:rPr>
        <w:t>,</w:t>
      </w:r>
      <w:r w:rsidR="00E52F96" w:rsidRPr="000A338D">
        <w:t xml:space="preserve"> entre 2008 e 2021.</w:t>
      </w:r>
      <w:r w:rsidR="00704E32" w:rsidRPr="000A338D">
        <w:t xml:space="preserve"> </w:t>
      </w:r>
      <w:r w:rsidR="00E52F96" w:rsidRPr="000A338D">
        <w:t>O objetivo principal é explorar a correspondência entre os rankings de cobertura de SA (abastecimento de água e esgotamento sanitário) e de incidência de DRSAI (internações proporcionais por diarreia, dengue, hanseníase e leptospirose), além de analisar a dinâmica temporal desses indicadores.</w:t>
      </w:r>
    </w:p>
    <w:p w14:paraId="4C477463" w14:textId="715C591D" w:rsidR="00E52F96" w:rsidRPr="000A338D" w:rsidRDefault="00C34206" w:rsidP="00704E32">
      <w:r w:rsidRPr="000A338D">
        <w:t xml:space="preserve"> A análise utilizou dados secundários do SNIS e do DATASUS. Foram construídos rankings anuais para cada variável, atribuindo um índice posicional (0 a 1) a cada município, refletindo sua posição relativa. A partir desses índices, realizou-se duas análises principais: comparação das diferenças entre os índices de SA e DRSAI no mesmo ano e análise da dinâmica temporal dos índices ao longo dos anos.</w:t>
      </w:r>
      <w:r w:rsidR="00704E32" w:rsidRPr="000A338D">
        <w:t xml:space="preserve"> </w:t>
      </w:r>
      <w:r w:rsidRPr="000A338D">
        <w:t>A correspondência entre os rankings foi avaliada por meio das diferenças entre os índices posicionais dos municípios nos rankings de SA e DRSAI, no mesmo ano. As Tabelas 1 a 8 apresentam as estatísticas descritivas dessas diferenças. Os resultados demonstram que não há coincidência perfeita entre os rankings. Em todos os anos e variáveis, há diferenças significativas, indicando que um bom desempenho em SA não garante, necessariamente, um bom desempenho em relação às DRSAI.</w:t>
      </w:r>
    </w:p>
    <w:p w14:paraId="281E0EF5" w14:textId="0B9E0033" w:rsidR="00E52F96" w:rsidRPr="000A338D" w:rsidRDefault="00C34206" w:rsidP="00704E32">
      <w:r w:rsidRPr="000A338D">
        <w:t>Há municípios com bom SA e alta DRSAI, e vice-versa. Apesar disso, em muitos casos, a mediana das diferenças se aproxima de 0.30 (positiva ou negativa), sugerindo uma tendência, embora não determinística, de que municípios com melhor SA apresentem menor DRSAI. As médias das diferenças são consistentemente próximas a zero, indicando ausência de viés sistemático. A intensidade da relação varia entre as diferentes DRSAI.</w:t>
      </w:r>
      <w:r w:rsidR="00704E32" w:rsidRPr="000A338D">
        <w:t xml:space="preserve"> </w:t>
      </w:r>
      <w:r w:rsidRPr="000A338D">
        <w:t>A análise da dinâmica temporal dos índices posicionais, ao longo dos 14 anos, foi realizada através do cálculo do saldo (diferença entre o índice do último e primeiro ano), valores extremos (máximo e mínimo) e amplitude (diferença entre máximo e mínimo) e a média do índice durante a série. As Tabelas 9 a 13 apresentam as estatísticas descritivas dessas medidas. A Tabela 9 (Saldo) revela mobilidade considerável dos municípios nos rankings, maior nas DRSAI do que em SA.</w:t>
      </w:r>
    </w:p>
    <w:p w14:paraId="7399F3CA" w14:textId="33CF8702" w:rsidR="00E52F96" w:rsidRPr="000A338D" w:rsidRDefault="00C34206" w:rsidP="00E52F96">
      <w:r w:rsidRPr="000A338D">
        <w:t>As Tabelas 10 e 11 (Extremos) mostram que alguns municípios alcançaram posições muito altas em SA, enquanto outros nunca alcançaram posições elevadas em certas DRSAI. A Tabela 12 (Amplitude) indica estabilidade/instabilidade, com municípios apresentando trajetórias distintas. A Tabela 13 (Médias) mostra que, em geral, as médias se concentram em torno de 0.5, mas com casos de desempenho consistentemente superior ou inferior</w:t>
      </w:r>
      <w:r w:rsidR="00E52F96" w:rsidRPr="000A338D">
        <w:t>.</w:t>
      </w:r>
    </w:p>
    <w:p w14:paraId="1D663F01" w14:textId="77777777" w:rsidR="00E52F96" w:rsidRPr="000A338D" w:rsidRDefault="00E52F96" w:rsidP="00E52F96"/>
    <w:p w14:paraId="0519A610" w14:textId="77777777" w:rsidR="00E52F96" w:rsidRPr="000A338D" w:rsidRDefault="00E52F96" w:rsidP="00E52F96">
      <w:pPr>
        <w:pStyle w:val="Ttulo2"/>
      </w:pPr>
      <w:bookmarkStart w:id="248" w:name="_Toc211342510"/>
      <w:r w:rsidRPr="000A338D">
        <w:t>Tabelas de resultados preliminares</w:t>
      </w:r>
      <w:bookmarkEnd w:id="248"/>
    </w:p>
    <w:p w14:paraId="7A6557BF" w14:textId="43FFA050" w:rsidR="00E52F96" w:rsidRPr="000A338D" w:rsidRDefault="00E52F96" w:rsidP="00E52F96"/>
    <w:p w14:paraId="323D4945" w14:textId="321B5167"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color w:val="000000"/>
          <w:szCs w:val="24"/>
          <w:lang w:eastAsia="pt-BR"/>
        </w:rPr>
        <w:t xml:space="preserve">TABELA 1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w:t>
      </w:r>
      <w:r w:rsidRPr="000A338D">
        <w:rPr>
          <w:rFonts w:eastAsia="Times New Roman" w:cs="Arial"/>
          <w:b/>
          <w:bCs/>
          <w:i/>
          <w:iCs/>
          <w:color w:val="000000"/>
          <w:szCs w:val="24"/>
          <w:lang w:eastAsia="pt-BR"/>
        </w:rPr>
        <w:t>RANKINGS</w:t>
      </w:r>
      <w:r w:rsidRPr="000A338D">
        <w:rPr>
          <w:rFonts w:eastAsia="Times New Roman" w:cs="Arial"/>
          <w:b/>
          <w:bCs/>
          <w:color w:val="000000"/>
          <w:szCs w:val="24"/>
          <w:lang w:eastAsia="pt-BR"/>
        </w:rPr>
        <w:t xml:space="preserve"> DE ÁGUA TRATADA E INTERNAÇÕES PROPORCIONAIS POR DIARRÉIA.</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6ED6607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30A4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921951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861479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703E9C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2B8E0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F427D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A1F3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B7CDB0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FEB3ED6"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AE1B605"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140D0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836CF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F72D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86FF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1791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0.885835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3CBB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0.331395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EAFC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F7C1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-0.32162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4C87F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-0.81818</w:t>
            </w:r>
          </w:p>
        </w:tc>
      </w:tr>
      <w:tr w:rsidR="00E52F96" w:rsidRPr="000A338D" w14:paraId="05782EA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093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F3384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1.17E-19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BC394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2C6F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8CA88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D826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0.346723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CE6F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464E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50A9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-0.8277</w:t>
            </w:r>
          </w:p>
        </w:tc>
      </w:tr>
      <w:tr w:rsidR="00E52F96" w:rsidRPr="000A338D" w14:paraId="14258B6A"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A33C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622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36F8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2FE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37F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2998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BB60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974BB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3D63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-0.85412</w:t>
            </w:r>
          </w:p>
        </w:tc>
      </w:tr>
      <w:tr w:rsidR="00E52F96" w:rsidRPr="000A338D" w14:paraId="341E6B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211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41D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1.03E-17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2538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E73A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C026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0.900634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8CF1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0.335624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0F8C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0.029598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24E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112DF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-0.84989</w:t>
            </w:r>
          </w:p>
        </w:tc>
      </w:tr>
      <w:tr w:rsidR="00E52F96" w:rsidRPr="000A338D" w14:paraId="77485B1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035C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EDF3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5CF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0.058954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4BDA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1535C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BDB8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0.325352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6403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ECAF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15A42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-0.87551</w:t>
            </w:r>
          </w:p>
        </w:tc>
      </w:tr>
      <w:tr w:rsidR="00E52F96" w:rsidRPr="000A338D" w14:paraId="333EA05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DB6E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D9E1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47B7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0.073724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656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4FB8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7439A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D377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0F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2269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-0.86179</w:t>
            </w:r>
          </w:p>
        </w:tc>
      </w:tr>
      <w:tr w:rsidR="00E52F96" w:rsidRPr="000A338D" w14:paraId="61CE4D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9B1E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D34D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E133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B8B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829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1B90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0.286615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878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0.016476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46FBD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-0.29067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38EC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-0.87025</w:t>
            </w:r>
          </w:p>
        </w:tc>
      </w:tr>
      <w:tr w:rsidR="00E52F96" w:rsidRPr="000A338D" w14:paraId="0CBB432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91F0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C6E3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1F579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6F32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FD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3CB82B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6212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6019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1CB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-0.87129</w:t>
            </w:r>
          </w:p>
        </w:tc>
      </w:tr>
      <w:tr w:rsidR="00E52F96" w:rsidRPr="000A338D" w14:paraId="76D3558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0B5F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50C8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26CD3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0.065354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9B0D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551D2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24D89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AEAB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0.034166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EF3E4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9E23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-0.88496</w:t>
            </w:r>
          </w:p>
        </w:tc>
      </w:tr>
      <w:tr w:rsidR="00E52F96" w:rsidRPr="000A338D" w14:paraId="212097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8571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F5C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9259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7E1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425D0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0.971477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F810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0.298705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A8EC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7854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5580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-0.90399</w:t>
            </w:r>
          </w:p>
        </w:tc>
      </w:tr>
      <w:tr w:rsidR="00E52F96" w:rsidRPr="000A338D" w14:paraId="36D8EE4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5D0D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CC91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FAE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0.075898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9E92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57EB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0.937712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F08C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0.285528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42FA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185786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67F2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-0.89345</w:t>
            </w:r>
          </w:p>
        </w:tc>
      </w:tr>
      <w:tr w:rsidR="00E52F96" w:rsidRPr="000A338D" w14:paraId="4017D98C"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A89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1FC7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FFF4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0.059029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4313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5F7C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0.967257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6F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0.287503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FAA8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12F8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D80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-0.91666</w:t>
            </w:r>
          </w:p>
        </w:tc>
      </w:tr>
      <w:tr w:rsidR="00E52F96" w:rsidRPr="000A338D" w14:paraId="116B715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1A2C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CF39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E102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0.090668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275F7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593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7EFF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20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91F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18D3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-0.88185</w:t>
            </w:r>
          </w:p>
        </w:tc>
      </w:tr>
      <w:tr w:rsidR="00E52F96" w:rsidRPr="000A338D" w14:paraId="5D40649E"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1E815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F94B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3614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0.10648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0ABB2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5EF98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D2B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0.304576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5930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98C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5C54DA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-0.86392</w:t>
            </w:r>
          </w:p>
        </w:tc>
      </w:tr>
    </w:tbl>
    <w:p w14:paraId="4F81F1E4" w14:textId="77777777" w:rsidR="00E52F96" w:rsidRPr="000A338D" w:rsidRDefault="00E52F96" w:rsidP="00E52F96">
      <w:pPr>
        <w:rPr>
          <w:rFonts w:cs="Arial"/>
        </w:rPr>
      </w:pPr>
    </w:p>
    <w:p w14:paraId="004379D6" w14:textId="5D74BA68"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2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673"/>
        <w:gridCol w:w="1360"/>
        <w:gridCol w:w="1022"/>
        <w:gridCol w:w="1022"/>
        <w:gridCol w:w="1022"/>
        <w:gridCol w:w="1022"/>
        <w:gridCol w:w="1022"/>
        <w:gridCol w:w="959"/>
        <w:gridCol w:w="959"/>
      </w:tblGrid>
      <w:tr w:rsidR="00E52F96" w:rsidRPr="000A338D" w14:paraId="1160BFCF"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A5BEB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C92404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1B7FAA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8521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2A37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14BA0F"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632980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DFF48C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985E27"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23CC7CAD"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AB202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AFE05C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-5.62138E-18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E2FD2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9DBA2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CFAFC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3A54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0.277484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C355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B05C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-0.33774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7EC00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-0.58034</w:t>
            </w:r>
          </w:p>
        </w:tc>
      </w:tr>
      <w:tr w:rsidR="00E52F96" w:rsidRPr="000A338D" w14:paraId="0637F46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7B82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C0E96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-1.12428E-17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C67BC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6F1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E24F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1ABD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3E4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FBA7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-0.33457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4500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-0.59408</w:t>
            </w:r>
          </w:p>
        </w:tc>
      </w:tr>
      <w:tr w:rsidR="00E52F96" w:rsidRPr="000A338D" w14:paraId="0BF9CEA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A790B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67CE5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-5.05924E-17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64B8B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F837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3392D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0.871036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64DA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DD4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4EC9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-0.37685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A012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-0.74101</w:t>
            </w:r>
          </w:p>
        </w:tc>
      </w:tr>
      <w:tr w:rsidR="00E52F96" w:rsidRPr="000A338D" w14:paraId="14C086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79483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D4294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-1.68641E-17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FF3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0.238901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7C31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A3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6CAD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3897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-0.04334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1B50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9B99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-0.70719</w:t>
            </w:r>
          </w:p>
        </w:tc>
      </w:tr>
      <w:tr w:rsidR="00E52F96" w:rsidRPr="000A338D" w14:paraId="71A7758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E71D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2ACF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0.000356068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26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F59B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A0969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0.935536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BD2C8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0.275198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6196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4E112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-0.35324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926E8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-0.65926</w:t>
            </w:r>
          </w:p>
        </w:tc>
      </w:tr>
      <w:tr w:rsidR="00E52F96" w:rsidRPr="000A338D" w14:paraId="49B93A46"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3B9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98CC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0.000614218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BB2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0.153892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8AF2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5538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608B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0.382867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CEB27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A1770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60A57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-0.78163</w:t>
            </w:r>
          </w:p>
        </w:tc>
      </w:tr>
      <w:tr w:rsidR="00E52F96" w:rsidRPr="000A338D" w14:paraId="64C78ED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FD5A0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74C7F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0.00047179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292D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0.215061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B998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73B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407E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0.333245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7F00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47F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F7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-0.71306</w:t>
            </w:r>
          </w:p>
        </w:tc>
      </w:tr>
      <w:tr w:rsidR="00E52F96" w:rsidRPr="000A338D" w14:paraId="6F04332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C062E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9EA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E5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6D86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DB9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0.951441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62F3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0.35101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3CC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A9CD0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B8E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-0.80589</w:t>
            </w:r>
          </w:p>
        </w:tc>
      </w:tr>
      <w:tr w:rsidR="00E52F96" w:rsidRPr="000A338D" w14:paraId="2277625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2A6E0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CBD1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3FFF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0.171894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3507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5F3D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B8E10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9E5CD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5C18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18EE3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-0.78899</w:t>
            </w:r>
          </w:p>
        </w:tc>
      </w:tr>
      <w:tr w:rsidR="00E52F96" w:rsidRPr="000A338D" w14:paraId="7DA5246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054DF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8D0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7F5B1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D6A32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3CE2A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28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0.277384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ED63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6D82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E00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-0.69302</w:t>
            </w:r>
          </w:p>
        </w:tc>
      </w:tr>
      <w:tr w:rsidR="00E52F96" w:rsidRPr="000A338D" w14:paraId="1060591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28CC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8EEC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C9E3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EFA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19AFB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0.927164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774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D7E88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33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-0.32262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B9E3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-0.6445</w:t>
            </w:r>
          </w:p>
        </w:tc>
      </w:tr>
      <w:tr w:rsidR="00E52F96" w:rsidRPr="000A338D" w14:paraId="6A93E845"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476B4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EB50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-0.000324912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6A9A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0.185612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AC647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95F8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0.960928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2C6F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0.349637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47C6B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9E9A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8B49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-0.79008</w:t>
            </w:r>
          </w:p>
        </w:tc>
      </w:tr>
      <w:tr w:rsidR="00E52F96" w:rsidRPr="000A338D" w14:paraId="79EE33C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428FE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97A64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0.000765547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1B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AB06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0A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280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0.348683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F7C6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800F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-0.34596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EC225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-0.86287</w:t>
            </w:r>
          </w:p>
        </w:tc>
      </w:tr>
      <w:tr w:rsidR="00E52F96" w:rsidRPr="000A338D" w14:paraId="466D7AB1"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24540C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5D299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-0.000618669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B59F4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073A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14B28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0.969349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B69AB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FF185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A16D4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-0.32042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EEAF2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-0.69198</w:t>
            </w:r>
          </w:p>
        </w:tc>
      </w:tr>
    </w:tbl>
    <w:p w14:paraId="3A77B5B5" w14:textId="77777777" w:rsidR="00E52F96" w:rsidRPr="000A338D" w:rsidRDefault="00E52F96" w:rsidP="00E52F96">
      <w:pPr>
        <w:rPr>
          <w:rFonts w:cs="Arial"/>
        </w:rPr>
      </w:pPr>
    </w:p>
    <w:p w14:paraId="7E1C69C8" w14:textId="0009D114" w:rsidR="00E52F96" w:rsidRPr="000A338D" w:rsidRDefault="00E52F96" w:rsidP="00E52F96">
      <w:pPr>
        <w:spacing w:line="240" w:lineRule="auto"/>
        <w:ind w:left="-2" w:hanging="2"/>
        <w:rPr>
          <w:rFonts w:eastAsia="Times New Roman" w:cs="Arial"/>
          <w:szCs w:val="24"/>
          <w:lang w:eastAsia="pt-BR"/>
        </w:rPr>
      </w:pPr>
      <w:r w:rsidRPr="000A338D">
        <w:rPr>
          <w:rFonts w:eastAsia="Times New Roman" w:cs="Arial"/>
          <w:b/>
          <w:bCs/>
          <w:color w:val="000000"/>
          <w:szCs w:val="24"/>
          <w:lang w:eastAsia="pt-BR"/>
        </w:rPr>
        <w:t xml:space="preserve">TABELA 3 </w:t>
      </w:r>
      <w:r w:rsidR="00497B88" w:rsidRPr="000A338D">
        <w:rPr>
          <w:rFonts w:eastAsia="Times New Roman" w:cs="Arial"/>
          <w:b/>
          <w:bCs/>
          <w:color w:val="000000"/>
          <w:szCs w:val="24"/>
          <w:lang w:eastAsia="pt-BR"/>
        </w:rPr>
        <w:t>–</w:t>
      </w:r>
      <w:r w:rsidRPr="000A338D">
        <w:rPr>
          <w:rFonts w:eastAsia="Times New Roman" w:cs="Arial"/>
          <w:b/>
          <w:bCs/>
          <w:color w:val="000000"/>
          <w:szCs w:val="24"/>
          <w:lang w:eastAsia="pt-BR"/>
        </w:rPr>
        <w:t xml:space="preserve"> ESTATÍSTICAS DAS DIFERENÇAS ENTRE OS RANKINGS DE ÁGUA TRATADA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E52F96" w:rsidRPr="000A338D" w14:paraId="38903FAC"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3130B5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A752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A163F9E"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2934ED1"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843672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CD99B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33A4C95"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E98AC7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21C73B9"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08D61EEA"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0E77D8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BC88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-2.4E-17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64E167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C08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0AC23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6CC3C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0.247886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449E98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28F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-0.31342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A89F05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-0.5518</w:t>
            </w:r>
          </w:p>
        </w:tc>
      </w:tr>
      <w:tr w:rsidR="00E52F96" w:rsidRPr="000A338D" w14:paraId="235E4C90"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6C9A4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844A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1E9B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DC4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08A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6ECFE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9D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D5D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-0.30603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AFB1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-0.57188</w:t>
            </w:r>
          </w:p>
        </w:tc>
      </w:tr>
      <w:tr w:rsidR="00E52F96" w:rsidRPr="000A338D" w14:paraId="1037E03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BE92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D84B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4.45E-17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7A50C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78CC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8F3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0.882664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360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6F4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2FBA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1D46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-0.57928</w:t>
            </w:r>
          </w:p>
        </w:tc>
      </w:tr>
      <w:tr w:rsidR="00E52F96" w:rsidRPr="000A338D" w14:paraId="41B8A5E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0CB0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99EF3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79D2E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C2F1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89E3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6B6C2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21779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F526F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-0.32452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455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-0.59725</w:t>
            </w:r>
          </w:p>
        </w:tc>
      </w:tr>
      <w:tr w:rsidR="00E52F96" w:rsidRPr="000A338D" w14:paraId="037839C2"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C205C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659D1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4802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280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84387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834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8326E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797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1FAE8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-0.62867</w:t>
            </w:r>
          </w:p>
        </w:tc>
      </w:tr>
      <w:tr w:rsidR="00E52F96" w:rsidRPr="000A338D" w14:paraId="034D096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C757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43DDC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9F08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363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DF720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26C4A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0.299462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3C88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41FA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5983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-0.63606</w:t>
            </w:r>
          </w:p>
        </w:tc>
      </w:tr>
      <w:tr w:rsidR="00E52F96" w:rsidRPr="000A338D" w14:paraId="012A564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E04F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C2389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148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3417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7EC1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C261A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0.276242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821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A948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2B5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-0.65928</w:t>
            </w:r>
          </w:p>
        </w:tc>
      </w:tr>
      <w:tr w:rsidR="00E52F96" w:rsidRPr="000A338D" w14:paraId="466DC37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3BAABE"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121E8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2A0EB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843F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84FF6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797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0.273102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9069E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3AC2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-0.29561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49E8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-0.66876</w:t>
            </w:r>
          </w:p>
        </w:tc>
      </w:tr>
      <w:tr w:rsidR="00E52F96" w:rsidRPr="000A338D" w14:paraId="0510F20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F0DD48"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61B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409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0.233076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55B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31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0.895523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4A3A2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0.279226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A66C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AA46F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71BA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-0.73838</w:t>
            </w:r>
          </w:p>
        </w:tc>
      </w:tr>
      <w:tr w:rsidR="00E52F96" w:rsidRPr="000A338D" w14:paraId="430C0F91"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22AE7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8C11F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987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0.288987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FF36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1423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0.941941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E51ED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0.241944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DC7A5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4F295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1A3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-0.68141</w:t>
            </w:r>
          </w:p>
        </w:tc>
      </w:tr>
      <w:tr w:rsidR="00E52F96" w:rsidRPr="000A338D" w14:paraId="4D9F0D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DFAB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479AB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82C3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0.331172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94EE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EB1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A091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0.227578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B139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0.011908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55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-0.29938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5C36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-0.63817</w:t>
            </w:r>
          </w:p>
        </w:tc>
      </w:tr>
      <w:tr w:rsidR="00E52F96" w:rsidRPr="000A338D" w14:paraId="71A67A1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DEF814"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E011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FCD34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0.354388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169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74CFB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3D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A9980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B05D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-0.30946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5BB7C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-0.6213</w:t>
            </w:r>
          </w:p>
        </w:tc>
      </w:tr>
      <w:tr w:rsidR="00E52F96" w:rsidRPr="000A338D" w14:paraId="17B2CED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62603"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0D055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3136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0.361765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5B476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E37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7968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9606C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8E6B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-0.30578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C33AC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-0.61498</w:t>
            </w:r>
          </w:p>
        </w:tc>
      </w:tr>
      <w:tr w:rsidR="00E52F96" w:rsidRPr="000A338D" w14:paraId="228AB12A"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B5F355"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44ECE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42334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0.377577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5B57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CEBC94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C966B9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0.223771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1AA207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0.003369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6ABB6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4775F2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-0.59282</w:t>
            </w:r>
          </w:p>
        </w:tc>
      </w:tr>
    </w:tbl>
    <w:p w14:paraId="06BBCE8B" w14:textId="77777777" w:rsidR="00E52F96" w:rsidRPr="000A338D" w:rsidRDefault="00E52F96" w:rsidP="00E52F96">
      <w:pPr>
        <w:rPr>
          <w:rFonts w:cs="Arial"/>
          <w:sz w:val="18"/>
          <w:szCs w:val="18"/>
        </w:rPr>
      </w:pPr>
    </w:p>
    <w:p w14:paraId="351C144C" w14:textId="13A6981A" w:rsidR="00E52F96" w:rsidRPr="000A338D" w:rsidRDefault="00E52F96" w:rsidP="00E52F96">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 xml:space="preserve">TABELA 4 </w:t>
      </w:r>
      <w:r w:rsidR="00497B88" w:rsidRPr="000A338D">
        <w:rPr>
          <w:rFonts w:eastAsia="Times New Roman" w:cs="Arial"/>
          <w:b/>
          <w:bCs/>
          <w:smallCaps/>
          <w:color w:val="000000"/>
          <w:szCs w:val="24"/>
          <w:lang w:eastAsia="pt-BR"/>
        </w:rPr>
        <w:t>–</w:t>
      </w:r>
      <w:r w:rsidRPr="000A338D">
        <w:rPr>
          <w:rFonts w:eastAsia="Times New Roman" w:cs="Arial"/>
          <w:b/>
          <w:bCs/>
          <w:smallCaps/>
          <w:color w:val="000000"/>
          <w:szCs w:val="24"/>
          <w:lang w:eastAsia="pt-BR"/>
        </w:rPr>
        <w:t xml:space="preserve"> ESTATÍSTICAS DAS DIFERENÇAS ENTRE OS RANKINGS DE ÁGUA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05"/>
        <w:gridCol w:w="1055"/>
        <w:gridCol w:w="1055"/>
        <w:gridCol w:w="1056"/>
        <w:gridCol w:w="1056"/>
        <w:gridCol w:w="1056"/>
        <w:gridCol w:w="1056"/>
        <w:gridCol w:w="1011"/>
        <w:gridCol w:w="1011"/>
      </w:tblGrid>
      <w:tr w:rsidR="00497B88" w:rsidRPr="000A338D" w14:paraId="1E938812" w14:textId="77777777" w:rsidTr="00E52F96">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1437ADC"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4CCF5D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5FFB0C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D2E0900"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1C3A1D"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7EE40B4"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A350EE2"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88D79B"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C4378A" w14:textId="77777777" w:rsidR="00E52F96" w:rsidRPr="000A338D" w:rsidRDefault="00E52F96" w:rsidP="00E52F96">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E52F96" w:rsidRPr="000A338D" w14:paraId="1C3E5297" w14:textId="77777777" w:rsidTr="00E52F96">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CD7D356"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D357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-7.5E-18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CE1A0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CDA0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982D7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0.989429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B852D1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0.237844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F1EB1A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79325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-0.28488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04DA7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-0.50846</w:t>
            </w:r>
          </w:p>
        </w:tc>
      </w:tr>
      <w:tr w:rsidR="00E52F96" w:rsidRPr="000A338D" w14:paraId="326102E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F31D6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CF61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3A27E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A78D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A2CA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B052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660CB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1E14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2D429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-0.53171</w:t>
            </w:r>
          </w:p>
        </w:tc>
      </w:tr>
      <w:tr w:rsidR="00E52F96" w:rsidRPr="000A338D" w14:paraId="1BE6D749"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B96CE0"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2AB1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-6.7E-17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7BB33E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0.440803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C3F45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82C2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0.965116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61B2C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4BE0F"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C14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46BD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-0.53066</w:t>
            </w:r>
          </w:p>
        </w:tc>
      </w:tr>
      <w:tr w:rsidR="00E52F96" w:rsidRPr="000A338D" w14:paraId="41FD6AF3"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DDCBAA"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DAD87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AEAD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0.409091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4737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67B8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2E32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5BE7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CF79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43FAE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w:t>
            </w:r>
          </w:p>
        </w:tc>
      </w:tr>
      <w:tr w:rsidR="00E52F96" w:rsidRPr="000A338D" w14:paraId="2994B73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FCCF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EDC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B406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0.392287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5F448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57D2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0.920768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2F609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A554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C57FD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75F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-0.54217</w:t>
            </w:r>
          </w:p>
        </w:tc>
      </w:tr>
      <w:tr w:rsidR="00E52F96" w:rsidRPr="000A338D" w14:paraId="315441BD"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4519C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C04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51D85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0.397563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E5326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ABC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0.932373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BFD74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0.240587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B365B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51CE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6E1CD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-0.53795</w:t>
            </w:r>
          </w:p>
        </w:tc>
      </w:tr>
      <w:tr w:rsidR="00E52F96" w:rsidRPr="000A338D" w14:paraId="76AB66BB"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6AB1E7"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378DE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4BF6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0.389111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487B3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C5D6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0.881727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88F41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8F9D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664F2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76A0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r w:rsidR="00E52F96" w:rsidRPr="000A338D" w14:paraId="66CF5AC4"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910C1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AC2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9F10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0.405028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B1729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85CFC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0.968319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81566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0.243823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DD1F2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005A8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9CEA2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-0.5696</w:t>
            </w:r>
          </w:p>
        </w:tc>
      </w:tr>
      <w:tr w:rsidR="00E52F96" w:rsidRPr="000A338D" w14:paraId="022F7A5E"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9FC6D"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B5B8A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7A2E2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0.400797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4919D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71CD4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0.973582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D44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9BF00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53FA8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BE2F7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-0.57066</w:t>
            </w:r>
          </w:p>
        </w:tc>
      </w:tr>
      <w:tr w:rsidR="00E52F96" w:rsidRPr="000A338D" w14:paraId="74094BA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619F9"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F5DA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485AF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0.414515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739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C3208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0.963038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C3C6A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0.243796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A8552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-0.02312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D674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3C9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-0.55589</w:t>
            </w:r>
          </w:p>
        </w:tc>
      </w:tr>
      <w:tr w:rsidR="00E52F96" w:rsidRPr="000A338D" w14:paraId="4F135408"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A8530F"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87370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5B897"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0.412396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975E8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1273E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0.908177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F53F5B"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78C691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A95C5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47870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-0.55695</w:t>
            </w:r>
          </w:p>
        </w:tc>
      </w:tr>
      <w:tr w:rsidR="00E52F96" w:rsidRPr="000A338D" w14:paraId="3F97DDEF"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B9DD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33CA6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E998B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0.401856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941AD0"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D58D4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0.842785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99D65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0.235366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C01FD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9183E4"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DC2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-0.57383</w:t>
            </w:r>
          </w:p>
        </w:tc>
      </w:tr>
      <w:tr w:rsidR="00E52F96" w:rsidRPr="000A338D" w14:paraId="20D4ACF7" w14:textId="77777777" w:rsidTr="00E52F96">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29DE9C"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4DD6C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52413"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0.426111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B5C4F2"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513BCC"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0.959867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6FF0AD"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71087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5DD0F6"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263539"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-0.55063</w:t>
            </w:r>
          </w:p>
        </w:tc>
      </w:tr>
      <w:tr w:rsidR="00E52F96" w:rsidRPr="000A338D" w14:paraId="335B914D" w14:textId="77777777" w:rsidTr="00E52F96">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9FC50BB" w14:textId="77777777" w:rsidR="00E52F96" w:rsidRPr="000A338D" w:rsidRDefault="00E52F96" w:rsidP="00E52F96">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FB1D6F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90DB6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0.42399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43E139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C82C738"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0.950362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021AC1A"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6D4258E"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3B196B1"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-0.27844</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EF09E5" w14:textId="77777777" w:rsidR="00E52F96" w:rsidRPr="000A338D" w:rsidRDefault="00E52F96" w:rsidP="00E52F96">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-0.54641</w:t>
            </w:r>
          </w:p>
        </w:tc>
      </w:tr>
    </w:tbl>
    <w:p w14:paraId="5360D6E2" w14:textId="77777777" w:rsidR="00497B88" w:rsidRPr="000A338D" w:rsidRDefault="00497B88" w:rsidP="00497B88">
      <w:pPr>
        <w:spacing w:line="240" w:lineRule="auto"/>
        <w:ind w:firstLine="0"/>
        <w:jc w:val="left"/>
        <w:rPr>
          <w:rFonts w:eastAsia="Times New Roman" w:cs="Arial"/>
          <w:szCs w:val="24"/>
          <w:lang w:eastAsia="pt-BR"/>
        </w:rPr>
      </w:pPr>
    </w:p>
    <w:p w14:paraId="452089DF" w14:textId="6220213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5 – ESTATÍSTICAS DAS DIFERENÇAS ENTRE OS RANKINGS DE COLETA DE ESGOTAMENTO SANITÁRIO E INTERNAÇÕES PROPORCIONAIS POR DIARREIA.</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5A796869"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C560DD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C5D1B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E2273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108579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815A64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199E5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80F50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E945F6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D1D5CA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53C44F4"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EA75EE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5EFDC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F15A9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F2C73C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76239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E4534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0.263742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000B6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661F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6B8A9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-0.56131</w:t>
            </w:r>
          </w:p>
        </w:tc>
      </w:tr>
      <w:tr w:rsidR="00497B88" w:rsidRPr="000A338D" w14:paraId="374316F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2E1DC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3A4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D691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61A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771B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750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0.274577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A9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0.033827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59E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705A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-0.56342</w:t>
            </w:r>
          </w:p>
        </w:tc>
      </w:tr>
      <w:tr w:rsidR="00497B88" w:rsidRPr="000A338D" w14:paraId="5D80FDC0"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4500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FF28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D78C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263B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D4D5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0.92389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BCF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F7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47F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E9F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-0.59302</w:t>
            </w:r>
          </w:p>
        </w:tc>
      </w:tr>
      <w:tr w:rsidR="00497B88" w:rsidRPr="000A338D" w14:paraId="7B3F628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938E4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650B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1.41E-18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2B6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E1AD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B83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0.938689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3E29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21A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0.014799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5850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64C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-0.60148</w:t>
            </w:r>
          </w:p>
        </w:tc>
      </w:tr>
      <w:tr w:rsidR="00497B88" w:rsidRPr="000A338D" w14:paraId="79C4D65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B4126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323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EBE4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CAD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4C8D6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0.942984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DAB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0.256695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CC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0.040806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0DED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6A9A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-0.62709</w:t>
            </w:r>
          </w:p>
        </w:tc>
      </w:tr>
      <w:tr w:rsidR="00497B88" w:rsidRPr="000A338D" w14:paraId="134F245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60E78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9F31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47D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BC4F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3590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0.961963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0263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0.291651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B94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0.019525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2DEB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-0.28771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A224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-0.61655</w:t>
            </w:r>
          </w:p>
        </w:tc>
      </w:tr>
      <w:tr w:rsidR="00497B88" w:rsidRPr="000A338D" w14:paraId="298F40C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31772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B57F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E8DA9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15C5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DE90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0.964086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F251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0.280455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38A9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D7A5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ED1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-0.62712</w:t>
            </w:r>
          </w:p>
        </w:tc>
      </w:tr>
      <w:tr w:rsidR="00497B88" w:rsidRPr="000A338D" w14:paraId="6FDBB4DF"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B606F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36DD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E886E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8BF5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5908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0.936602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A074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0.277829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216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0.018804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8333D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D754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-0.6345</w:t>
            </w:r>
          </w:p>
        </w:tc>
      </w:tr>
      <w:tr w:rsidR="00497B88" w:rsidRPr="000A338D" w14:paraId="5540255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B6CE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2703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BE3E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73C8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D9DF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6374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0.262966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6B6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0.026871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17D8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DAC83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-0.67566</w:t>
            </w:r>
          </w:p>
        </w:tc>
      </w:tr>
      <w:tr w:rsidR="00497B88" w:rsidRPr="000A338D" w14:paraId="14C665B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E59DB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E0AC9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4A8D7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15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3EE4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0.902797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D675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0.261309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54FE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0.007948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B1FE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7F6E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-0.68412</w:t>
            </w:r>
          </w:p>
        </w:tc>
      </w:tr>
      <w:tr w:rsidR="00497B88" w:rsidRPr="000A338D" w14:paraId="6E1ACB9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3959D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38CC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06347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181A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80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0.913333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BED2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0.257368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8C9A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0.031933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00DA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D687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-0.68097</w:t>
            </w:r>
          </w:p>
        </w:tc>
      </w:tr>
      <w:tr w:rsidR="00497B88" w:rsidRPr="000A338D" w14:paraId="7640923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024A5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EB7CD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0.000888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3B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5151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B917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BBD6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0.244267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0428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0.015196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D46A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0621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-0.71793</w:t>
            </w:r>
          </w:p>
        </w:tc>
      </w:tr>
      <w:tr w:rsidR="00497B88" w:rsidRPr="000A338D" w14:paraId="13D9AE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35B92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0C9BC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10B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91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4882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0.934479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CEE2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DF43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E1E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33B5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-0.69792</w:t>
            </w:r>
          </w:p>
        </w:tc>
      </w:tr>
      <w:tr w:rsidR="00497B88" w:rsidRPr="000A338D" w14:paraId="4C3290E5"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10430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7E72A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A524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12A0E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56B36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0.919688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0D1155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0.276178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D0996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0.040263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3CFEF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-0.25322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B357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-0.67576</w:t>
            </w:r>
          </w:p>
        </w:tc>
      </w:tr>
    </w:tbl>
    <w:p w14:paraId="443BB660" w14:textId="77777777" w:rsidR="00E52F96" w:rsidRPr="000A338D" w:rsidRDefault="00E52F96" w:rsidP="00E52F96">
      <w:pPr>
        <w:rPr>
          <w:rFonts w:cs="Arial"/>
        </w:rPr>
      </w:pPr>
    </w:p>
    <w:p w14:paraId="3E63F11F" w14:textId="05A80BDD"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6 – ESTATÍSTICAS DAS DIFERENÇAS ENTRE OS RANKINGS DE COLETA DE ESGOTAMENTO SANITÁRIO E INTERNAÇÕES PROPORCIONAIS POR DENGUE.</w:t>
      </w:r>
    </w:p>
    <w:tbl>
      <w:tblPr>
        <w:tblW w:w="0" w:type="auto"/>
        <w:tblCellMar>
          <w:top w:w="15" w:type="dxa"/>
          <w:left w:w="15" w:type="dxa"/>
          <w:bottom w:w="15" w:type="dxa"/>
          <w:right w:w="15" w:type="dxa"/>
        </w:tblCellMar>
        <w:tblLook w:val="04A0" w:firstRow="1" w:lastRow="0" w:firstColumn="1" w:lastColumn="0" w:noHBand="0" w:noVBand="1"/>
      </w:tblPr>
      <w:tblGrid>
        <w:gridCol w:w="709"/>
        <w:gridCol w:w="1059"/>
        <w:gridCol w:w="1029"/>
        <w:gridCol w:w="1058"/>
        <w:gridCol w:w="1058"/>
        <w:gridCol w:w="1058"/>
        <w:gridCol w:w="1058"/>
        <w:gridCol w:w="1016"/>
        <w:gridCol w:w="1016"/>
      </w:tblGrid>
      <w:tr w:rsidR="00497B88" w:rsidRPr="000A338D" w14:paraId="69606F4E"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B25F6F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A80779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789A1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6BD6EE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C5567D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37E8D7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905AB3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986B53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FE32DC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12BECDEF"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39AE3C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820CD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-3.7E-17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D7DD4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5147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C2A03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0.89852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2E4C3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D2A3F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8C8A6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4A1EA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-0.32347</w:t>
            </w:r>
          </w:p>
        </w:tc>
      </w:tr>
      <w:tr w:rsidR="00497B88" w:rsidRPr="000A338D" w14:paraId="200067E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F0E0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F947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4484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AD33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96B0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0.947146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0B49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1276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0.005285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A2D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AD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-0.32981</w:t>
            </w:r>
          </w:p>
        </w:tc>
      </w:tr>
      <w:tr w:rsidR="00497B88" w:rsidRPr="000A338D" w14:paraId="2A9DA74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9EBE7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FEBC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59B9E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0D97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04E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0.894292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7FDB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0.264535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2382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0.003171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4FB6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9A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-0.47992</w:t>
            </w:r>
          </w:p>
        </w:tc>
      </w:tr>
      <w:tr w:rsidR="00497B88" w:rsidRPr="000A338D" w14:paraId="2B05053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282B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721D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-1.9E-17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79C0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D7B3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FF75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0.951374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4A4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0.270613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CF15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7606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F6CC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-0.45877</w:t>
            </w:r>
          </w:p>
        </w:tc>
      </w:tr>
      <w:tr w:rsidR="00497B88" w:rsidRPr="000A338D" w14:paraId="60F34D1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A5E16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C4FE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6E70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4B3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C700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B27E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0.242977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5EC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BB78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D42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-0.41085</w:t>
            </w:r>
          </w:p>
        </w:tc>
      </w:tr>
      <w:tr w:rsidR="00497B88" w:rsidRPr="000A338D" w14:paraId="03BB048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E0992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6089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21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6F13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5906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6CB56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78067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0.018586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BBE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-0.47216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DE3C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-0.53638</w:t>
            </w:r>
          </w:p>
        </w:tc>
      </w:tr>
      <w:tr w:rsidR="00497B88" w:rsidRPr="000A338D" w14:paraId="78C434E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AA54C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8297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096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D3EF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A6DF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0.947244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1EB9E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0.231443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A0A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0.001552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F4D0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ED90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-0.47733</w:t>
            </w:r>
          </w:p>
        </w:tc>
      </w:tr>
      <w:tr w:rsidR="00497B88" w:rsidRPr="000A338D" w14:paraId="6482A98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2F591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799D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AB52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9D3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94A8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702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0.289051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BF68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0.014063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155F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CDB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w:t>
            </w:r>
          </w:p>
        </w:tc>
      </w:tr>
      <w:tr w:rsidR="00497B88" w:rsidRPr="000A338D" w14:paraId="197E080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AF3595"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A740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0.000645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6E41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D0F9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F0E9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0.879609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352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39DC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0.019819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CDFE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-0.28152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A2F4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-0.56912</w:t>
            </w:r>
          </w:p>
        </w:tc>
      </w:tr>
      <w:tr w:rsidR="00497B88" w:rsidRPr="000A338D" w14:paraId="20BDDE8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7292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C15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BFDB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51391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706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37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0.285414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3FCA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593B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40B7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-0.47314</w:t>
            </w:r>
          </w:p>
        </w:tc>
      </w:tr>
      <w:tr w:rsidR="00497B88" w:rsidRPr="000A338D" w14:paraId="7E7167B6"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0EB8C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D3C5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488D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4AC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3440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0.930241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99E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0.259833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3FE3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0.026746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1A56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65DA3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-0.43203</w:t>
            </w:r>
          </w:p>
        </w:tc>
      </w:tr>
      <w:tr w:rsidR="00497B88" w:rsidRPr="000A338D" w14:paraId="698DD76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A4BB5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DB497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99D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B27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DE1C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0.935652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F032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0.320302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D7D0E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0.024811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772A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-0.30276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B3D8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-0.59134</w:t>
            </w:r>
          </w:p>
        </w:tc>
      </w:tr>
      <w:tr w:rsidR="00497B88" w:rsidRPr="000A338D" w14:paraId="2DB6812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8E162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F416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0.000766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14F72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598D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9EB8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0.929323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23F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0.276737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6B50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0.018006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F81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198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-0.67471</w:t>
            </w:r>
          </w:p>
        </w:tc>
      </w:tr>
      <w:tr w:rsidR="00497B88" w:rsidRPr="000A338D" w14:paraId="6B77E292"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D85CDB9"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13205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6FC85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0AAD0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4080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0.909118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2BB92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0.252062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0F1E0B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0.008865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A46E7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20B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-0.50382</w:t>
            </w:r>
          </w:p>
        </w:tc>
      </w:tr>
    </w:tbl>
    <w:p w14:paraId="71155192" w14:textId="77777777" w:rsidR="00E52F96" w:rsidRPr="000A338D" w:rsidRDefault="00E52F96" w:rsidP="00E52F96">
      <w:pPr>
        <w:rPr>
          <w:rFonts w:cs="Arial"/>
        </w:rPr>
      </w:pPr>
    </w:p>
    <w:p w14:paraId="21BC12C4" w14:textId="7BEAB145"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7 – ESTATÍSTICAS DAS DIFERENÇAS ENTRE OS RANKINGS DE COLETA DE ESGOTAMENTO SANITÁRIO E INTERNAÇÕES PROPORCIONAIS POR HANSENÍASE.</w:t>
      </w:r>
    </w:p>
    <w:tbl>
      <w:tblPr>
        <w:tblW w:w="0" w:type="auto"/>
        <w:tblCellMar>
          <w:top w:w="15" w:type="dxa"/>
          <w:left w:w="15" w:type="dxa"/>
          <w:bottom w:w="15" w:type="dxa"/>
          <w:right w:w="15" w:type="dxa"/>
        </w:tblCellMar>
        <w:tblLook w:val="04A0" w:firstRow="1" w:lastRow="0" w:firstColumn="1" w:lastColumn="0" w:noHBand="0" w:noVBand="1"/>
      </w:tblPr>
      <w:tblGrid>
        <w:gridCol w:w="703"/>
        <w:gridCol w:w="1103"/>
        <w:gridCol w:w="1023"/>
        <w:gridCol w:w="1054"/>
        <w:gridCol w:w="1054"/>
        <w:gridCol w:w="1054"/>
        <w:gridCol w:w="1054"/>
        <w:gridCol w:w="1008"/>
        <w:gridCol w:w="1008"/>
      </w:tblGrid>
      <w:tr w:rsidR="00497B88" w:rsidRPr="000A338D" w14:paraId="774E39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728A5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D5D01E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41E02C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E5E929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D2AB18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9E864F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6377813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AA63C6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668388C"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237365C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F0F89F1"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22B99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-6E-17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DA5D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E23B6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B1F6AA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0.911205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F4B9F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0.251321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73387D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592E65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64015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-0.29493</w:t>
            </w:r>
          </w:p>
        </w:tc>
      </w:tr>
      <w:tr w:rsidR="00497B88" w:rsidRPr="000A338D" w14:paraId="1FCDEF9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154CE8"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3415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-1.5E-17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1D68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6261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31223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B7A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0.249207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87A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-0.02114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4AD9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787FD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-0.30761</w:t>
            </w:r>
          </w:p>
        </w:tc>
      </w:tr>
      <w:tr w:rsidR="00497B88" w:rsidRPr="000A338D" w14:paraId="61078AE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6D579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C5E64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4.78E-17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1F9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122A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0267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0.936575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521A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0.246829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D032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-0.03911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3FEE9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208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-0.31818</w:t>
            </w:r>
          </w:p>
        </w:tc>
      </w:tr>
      <w:tr w:rsidR="00497B88" w:rsidRPr="000A338D" w14:paraId="639FC03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691DE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0AE15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1.87E-18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69277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1C31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AFBEC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0.957717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366D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0.247357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024B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-0.02431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0E24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966B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-0.34884</w:t>
            </w:r>
          </w:p>
        </w:tc>
      </w:tr>
      <w:tr w:rsidR="00497B88" w:rsidRPr="000A338D" w14:paraId="308795D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9EDEB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D3FF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F07D1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FBF13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189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0.953497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DB0D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0.234194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CA3C7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3C391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66C4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-0.38026</w:t>
            </w:r>
          </w:p>
        </w:tc>
      </w:tr>
      <w:tr w:rsidR="00497B88" w:rsidRPr="000A338D" w14:paraId="041440E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8C8810"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4CACA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891A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D130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44F7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0.953524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D5BC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B751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B861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90B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-0.39081</w:t>
            </w:r>
          </w:p>
        </w:tc>
      </w:tr>
      <w:tr w:rsidR="00497B88" w:rsidRPr="000A338D" w14:paraId="5F867D6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0ADD13"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CFDE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A10B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4C67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937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0.938761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4B1C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0.261817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A0B7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FA839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C99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-0.41615</w:t>
            </w:r>
          </w:p>
        </w:tc>
      </w:tr>
      <w:tr w:rsidR="00497B88" w:rsidRPr="000A338D" w14:paraId="4820D5DC"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85C8F6"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7B5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0.000374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FD9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C634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24D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0.92604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284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0.280364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D6E9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C426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0E64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-0.43197</w:t>
            </w:r>
          </w:p>
        </w:tc>
      </w:tr>
      <w:tr w:rsidR="00497B88" w:rsidRPr="000A338D" w14:paraId="6CEF282A"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B926E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1708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0.000516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BF04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1311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8E48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0.864725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83DC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0.36753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A7D4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0.015821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9ECAA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D04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-0.50794</w:t>
            </w:r>
          </w:p>
        </w:tc>
      </w:tr>
      <w:tr w:rsidR="00497B88" w:rsidRPr="000A338D" w14:paraId="7D663FDD"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E4D33D"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8887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0.000403 </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6D374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369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16E5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F9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0.310773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B4E4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0.007803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C7E9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4EA03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-0.46154</w:t>
            </w:r>
          </w:p>
        </w:tc>
      </w:tr>
      <w:tr w:rsidR="00497B88" w:rsidRPr="000A338D" w14:paraId="71628B3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ACFD3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7B11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5F2C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4DE34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147D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10EAC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0.301112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0C7A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-0.00754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2DF5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F5B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-0.4257</w:t>
            </w:r>
          </w:p>
        </w:tc>
      </w:tr>
      <w:tr w:rsidR="00497B88" w:rsidRPr="000A338D" w14:paraId="79EA8E6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C8355B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BD88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0.000265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2D4E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2CB1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4E4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1F6E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0.268236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DB4D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-0.01348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38C0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2D88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-0.42257</w:t>
            </w:r>
          </w:p>
        </w:tc>
      </w:tr>
      <w:tr w:rsidR="00497B88" w:rsidRPr="000A338D" w14:paraId="36C5277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6659D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9165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E226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F31D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BFC97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0.907048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A087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0.249186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77B5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-0.01773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72B2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2A17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-0.42682</w:t>
            </w:r>
          </w:p>
        </w:tc>
      </w:tr>
      <w:tr w:rsidR="00497B88" w:rsidRPr="000A338D" w14:paraId="39A18DCD"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881D6E"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4DDE1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-0.00099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3F31EA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906343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E0EE6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0.910331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C9F04B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0.272397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B847E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-0.00297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4FC9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8D620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-0.40466</w:t>
            </w:r>
          </w:p>
        </w:tc>
      </w:tr>
    </w:tbl>
    <w:p w14:paraId="1AAB8719" w14:textId="77777777" w:rsidR="00E52F96" w:rsidRPr="000A338D" w:rsidRDefault="00E52F96" w:rsidP="00E52F96">
      <w:pPr>
        <w:rPr>
          <w:rFonts w:cs="Arial"/>
        </w:rPr>
      </w:pPr>
    </w:p>
    <w:p w14:paraId="3983F20B" w14:textId="1ADBC393"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8 – ESTATÍSTICAS DAS DIFERENÇAS ENTRE OS RANKINGS DE COLETA DE ESGOTAMENTO SANITÁRIO TRATADA E INTERNAÇÕES PROPORCIONAIS POR LEPTOSPIROSE.</w:t>
      </w:r>
    </w:p>
    <w:tbl>
      <w:tblPr>
        <w:tblW w:w="0" w:type="auto"/>
        <w:tblCellMar>
          <w:top w:w="15" w:type="dxa"/>
          <w:left w:w="15" w:type="dxa"/>
          <w:bottom w:w="15" w:type="dxa"/>
          <w:right w:w="15" w:type="dxa"/>
        </w:tblCellMar>
        <w:tblLook w:val="04A0" w:firstRow="1" w:lastRow="0" w:firstColumn="1" w:lastColumn="0" w:noHBand="0" w:noVBand="1"/>
      </w:tblPr>
      <w:tblGrid>
        <w:gridCol w:w="713"/>
        <w:gridCol w:w="1063"/>
        <w:gridCol w:w="1033"/>
        <w:gridCol w:w="1023"/>
        <w:gridCol w:w="1063"/>
        <w:gridCol w:w="1063"/>
        <w:gridCol w:w="1023"/>
        <w:gridCol w:w="1023"/>
        <w:gridCol w:w="1023"/>
      </w:tblGrid>
      <w:tr w:rsidR="00497B88" w:rsidRPr="000A338D" w14:paraId="1A4010E2" w14:textId="77777777" w:rsidTr="00497B88">
        <w:trPr>
          <w:trHeight w:val="283"/>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15E967E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Ano</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36435A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50E6C9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0DCC28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01F17B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73DED36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4660E82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0EB773B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hideMark/>
          </w:tcPr>
          <w:p w14:paraId="2EDE1E6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DD07D6E" w14:textId="77777777" w:rsidTr="00497B88">
        <w:trPr>
          <w:trHeight w:val="283"/>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6D476EF"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3FE377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-3.3E-17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146F50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D800D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48A48B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0.980973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4813775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0.244715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DD6BBB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21EC5D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hideMark/>
          </w:tcPr>
          <w:p w14:paraId="03D0D6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-0.25159</w:t>
            </w:r>
          </w:p>
        </w:tc>
      </w:tr>
      <w:tr w:rsidR="00497B88" w:rsidRPr="000A338D" w14:paraId="74FF182B"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68E34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E471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-1.2E-17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DBE5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F98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4EE4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0.970402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96FA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2495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77472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264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-0.26744</w:t>
            </w:r>
          </w:p>
        </w:tc>
      </w:tr>
      <w:tr w:rsidR="00497B88" w:rsidRPr="000A338D" w14:paraId="3CE46FC9"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4F11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6F5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-4.6E-17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8C37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39D3E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B8364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0.943975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AB52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0.248943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7AC7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4D21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0D2F8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-0.26956</w:t>
            </w:r>
          </w:p>
        </w:tc>
      </w:tr>
      <w:tr w:rsidR="00497B88" w:rsidRPr="000A338D" w14:paraId="5BDAEC8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1388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0269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-2.8E-17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A7D0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2C29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EFB41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0.921776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4DD51D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888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-0.15222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80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5981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-0.28858</w:t>
            </w:r>
          </w:p>
        </w:tc>
      </w:tr>
      <w:tr w:rsidR="00497B88" w:rsidRPr="000A338D" w14:paraId="02D17A92"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B0685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2A054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CA62E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41B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A977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22C7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0.236367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53A1F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7AA5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82D09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-0.29376</w:t>
            </w:r>
          </w:p>
        </w:tc>
      </w:tr>
      <w:tr w:rsidR="00497B88" w:rsidRPr="000A338D" w14:paraId="7BB371F1"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7E012"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BF2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DC82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97633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C4FE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0.985228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73D54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0.23213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3CA24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E8A5D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2FE00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-0.29271</w:t>
            </w:r>
          </w:p>
        </w:tc>
      </w:tr>
      <w:tr w:rsidR="00497B88" w:rsidRPr="000A338D" w14:paraId="3A360985"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272A3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BE0B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7B6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54A7F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2BBF9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0.924046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06671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0.234493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16C40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-0.00941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A83E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3F6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-0.30328</w:t>
            </w:r>
          </w:p>
        </w:tc>
      </w:tr>
      <w:tr w:rsidR="00497B88" w:rsidRPr="000A338D" w14:paraId="2A210F9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17F81A"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95C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FB2E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20B46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B5BD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0.933533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3A12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0.230244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DDE5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DC3CA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B348D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-0.33282</w:t>
            </w:r>
          </w:p>
        </w:tc>
      </w:tr>
      <w:tr w:rsidR="00497B88" w:rsidRPr="000A338D" w14:paraId="50088357"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60F59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FBA8FD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2D6A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5D5A3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5AFCA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0.983118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9A4E4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9C0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132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E47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-0.34022</w:t>
            </w:r>
          </w:p>
        </w:tc>
      </w:tr>
      <w:tr w:rsidR="00497B88" w:rsidRPr="000A338D" w14:paraId="657CDEA8"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A386F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7D437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92EE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C8E19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820C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0.930349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91DFE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0.223151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EAACE8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-0.02417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C277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7B9E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-0.33601</w:t>
            </w:r>
          </w:p>
        </w:tc>
      </w:tr>
      <w:tr w:rsidR="00497B88" w:rsidRPr="000A338D" w14:paraId="719DBD24"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276AF6C"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3474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5DFB3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7C91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F43C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0.917681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C5A2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0.224235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6FFCD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7C6A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0966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-0.34448</w:t>
            </w:r>
          </w:p>
        </w:tc>
      </w:tr>
      <w:tr w:rsidR="00497B88" w:rsidRPr="000A338D" w14:paraId="04E17ADE"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6E10E7"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88B4D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32725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FCF8D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8301E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0.871237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EBC1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0.229023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7E226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A063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CCFBB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-0.3751</w:t>
            </w:r>
          </w:p>
        </w:tc>
      </w:tr>
      <w:tr w:rsidR="00497B88" w:rsidRPr="000A338D" w14:paraId="7E4D4A33" w14:textId="77777777" w:rsidTr="00497B88">
        <w:trPr>
          <w:trHeight w:val="283"/>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3352E4"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0FFD02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E1C53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5755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8920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0.909238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C3A8A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2B17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-0.01786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3209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3B2D2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-0.36247</w:t>
            </w:r>
          </w:p>
        </w:tc>
      </w:tr>
      <w:tr w:rsidR="00497B88" w:rsidRPr="000A338D" w14:paraId="42835AF4" w14:textId="77777777" w:rsidTr="00497B88">
        <w:trPr>
          <w:trHeight w:val="283"/>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62476EB" w14:textId="77777777" w:rsidR="00497B88" w:rsidRPr="000A338D" w:rsidRDefault="00497B88" w:rsidP="00497B88">
            <w:pPr>
              <w:spacing w:line="240" w:lineRule="auto"/>
              <w:ind w:left="-2" w:hanging="2"/>
              <w:rPr>
                <w:rFonts w:eastAsia="Times New Roman" w:cs="Arial"/>
                <w:sz w:val="18"/>
                <w:szCs w:val="18"/>
                <w:lang w:eastAsia="pt-BR"/>
              </w:rPr>
            </w:pPr>
            <w:r w:rsidRPr="000A338D">
              <w:rPr>
                <w:rFonts w:eastAsia="Times New Roman" w:cs="Arial"/>
                <w:b/>
                <w:bCs/>
                <w:color w:val="000000"/>
                <w:sz w:val="18"/>
                <w:szCs w:val="18"/>
                <w:lang w:eastAsia="pt-BR"/>
              </w:rPr>
              <w:t>2021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FF300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58761D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4663BA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AF3514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0.975732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638198F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0.238472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7DD5E7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-0.01576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1221631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hideMark/>
          </w:tcPr>
          <w:p w14:paraId="25E44DA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-0.35825</w:t>
            </w:r>
          </w:p>
        </w:tc>
      </w:tr>
    </w:tbl>
    <w:p w14:paraId="2D68483C" w14:textId="77777777" w:rsidR="00E52F96" w:rsidRPr="000A338D" w:rsidRDefault="00E52F96" w:rsidP="00E52F96">
      <w:pPr>
        <w:rPr>
          <w:rFonts w:cs="Arial"/>
        </w:rPr>
      </w:pPr>
    </w:p>
    <w:p w14:paraId="5A6CD527" w14:textId="759FA038"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9 – ESTATÍSTICAS DO SALDO.</w:t>
      </w:r>
    </w:p>
    <w:tbl>
      <w:tblPr>
        <w:tblW w:w="0" w:type="auto"/>
        <w:tblCellMar>
          <w:top w:w="15" w:type="dxa"/>
          <w:left w:w="15" w:type="dxa"/>
          <w:bottom w:w="15" w:type="dxa"/>
          <w:right w:w="15" w:type="dxa"/>
        </w:tblCellMar>
        <w:tblLook w:val="04A0" w:firstRow="1" w:lastRow="0" w:firstColumn="1" w:lastColumn="0" w:noHBand="0" w:noVBand="1"/>
      </w:tblPr>
      <w:tblGrid>
        <w:gridCol w:w="2134"/>
        <w:gridCol w:w="837"/>
        <w:gridCol w:w="978"/>
        <w:gridCol w:w="836"/>
        <w:gridCol w:w="918"/>
        <w:gridCol w:w="808"/>
        <w:gridCol w:w="836"/>
        <w:gridCol w:w="836"/>
        <w:gridCol w:w="878"/>
      </w:tblGrid>
      <w:tr w:rsidR="00497B88" w:rsidRPr="000A338D" w14:paraId="785F7343"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C3A228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D4B0A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2E392D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84049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6B1C6B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D211F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AC1E37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B410D8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B0A2B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6290833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5CC4D"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0B5C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FE09D8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8728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1DF6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0.9345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8F80C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0.1501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4B72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F8705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-0.1411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EE35B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-0.7738</w:t>
            </w:r>
          </w:p>
        </w:tc>
      </w:tr>
      <w:tr w:rsidR="00497B88" w:rsidRPr="000A338D" w14:paraId="44250894"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0733AA"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55FA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7E39E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802D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58DF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743A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0.0666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EE2D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41A2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1F3D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-0.3002</w:t>
            </w:r>
          </w:p>
        </w:tc>
      </w:tr>
      <w:tr w:rsidR="00497B88" w:rsidRPr="000A338D" w14:paraId="0F1CC2B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C6DE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509C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94639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BE433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24A1B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0.8523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5DC1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E57B1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0.0098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AFDA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-0.2349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56217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-0.8341</w:t>
            </w:r>
          </w:p>
        </w:tc>
      </w:tr>
      <w:tr w:rsidR="00497B88" w:rsidRPr="000A338D" w14:paraId="7864ED98"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65EB5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A038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889F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D2ACF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4160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3174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5B394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B18A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121CA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-0.6152</w:t>
            </w:r>
          </w:p>
        </w:tc>
      </w:tr>
      <w:tr w:rsidR="00497B88" w:rsidRPr="000A338D" w14:paraId="2DEA390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FBE7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4DA55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712C3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F2F9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5853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0.5918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89E0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6803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531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0.0051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58B37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-0.6065</w:t>
            </w:r>
          </w:p>
        </w:tc>
      </w:tr>
      <w:tr w:rsidR="00497B88" w:rsidRPr="000A338D" w14:paraId="2C9DCCF5"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D9B402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F8D3E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-0.0001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FE57C6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E1C26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CEB942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9E7D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F54687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4388C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6D1A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-0.5455</w:t>
            </w:r>
          </w:p>
        </w:tc>
      </w:tr>
    </w:tbl>
    <w:p w14:paraId="0A1B5801" w14:textId="77777777" w:rsidR="00E52F96" w:rsidRPr="000A338D" w:rsidRDefault="00E52F96" w:rsidP="00E52F96">
      <w:pPr>
        <w:rPr>
          <w:rFonts w:cs="Arial"/>
          <w:sz w:val="18"/>
          <w:szCs w:val="18"/>
        </w:rPr>
      </w:pPr>
    </w:p>
    <w:p w14:paraId="4C301CFA" w14:textId="07D283CD" w:rsidR="00497B88" w:rsidRPr="000A338D" w:rsidRDefault="00497B88" w:rsidP="00497B88">
      <w:pPr>
        <w:spacing w:after="100" w:line="240" w:lineRule="auto"/>
        <w:ind w:left="-2" w:hanging="2"/>
        <w:rPr>
          <w:rFonts w:eastAsia="Times New Roman" w:cs="Arial"/>
          <w:szCs w:val="24"/>
          <w:lang w:eastAsia="pt-BR"/>
        </w:rPr>
      </w:pPr>
      <w:bookmarkStart w:id="249" w:name="_Hlk191432078"/>
      <w:r w:rsidRPr="000A338D">
        <w:rPr>
          <w:rFonts w:eastAsia="Times New Roman" w:cs="Arial"/>
          <w:b/>
          <w:bCs/>
          <w:smallCaps/>
          <w:color w:val="000000"/>
          <w:szCs w:val="24"/>
          <w:lang w:eastAsia="pt-BR"/>
        </w:rPr>
        <w:t>TABELA 10 – ESTATÍSTICAS DOS VALORES MÁXIMOS.</w:t>
      </w:r>
    </w:p>
    <w:tbl>
      <w:tblPr>
        <w:tblW w:w="0" w:type="auto"/>
        <w:tblCellMar>
          <w:top w:w="15" w:type="dxa"/>
          <w:left w:w="15" w:type="dxa"/>
          <w:bottom w:w="15" w:type="dxa"/>
          <w:right w:w="15" w:type="dxa"/>
        </w:tblCellMar>
        <w:tblLook w:val="04A0" w:firstRow="1" w:lastRow="0" w:firstColumn="1" w:lastColumn="0" w:noHBand="0" w:noVBand="1"/>
      </w:tblPr>
      <w:tblGrid>
        <w:gridCol w:w="2029"/>
        <w:gridCol w:w="836"/>
        <w:gridCol w:w="1006"/>
        <w:gridCol w:w="835"/>
        <w:gridCol w:w="945"/>
        <w:gridCol w:w="835"/>
        <w:gridCol w:w="835"/>
        <w:gridCol w:w="835"/>
        <w:gridCol w:w="905"/>
      </w:tblGrid>
      <w:tr w:rsidR="00497B88" w:rsidRPr="000A338D" w14:paraId="373F0C28"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bookmarkEnd w:id="249"/>
          <w:p w14:paraId="1AB81FC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4A727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BACB52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BAEB98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90FCBB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E068EA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9AB95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4117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DE25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7C3AE256"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C21E3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0D187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705ED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8F2BD7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35A44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F0D8A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B427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0.7526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67D8F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0.4397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6FB28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0.0761</w:t>
            </w:r>
          </w:p>
        </w:tc>
      </w:tr>
      <w:tr w:rsidR="00497B88" w:rsidRPr="000A338D" w14:paraId="7C2B5EB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0A08F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w:t>
            </w:r>
          </w:p>
          <w:p w14:paraId="6E077C3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6487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0.5986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7C7E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0C3F8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EF20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5C26AA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0.8499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E8206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3A45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9B19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0.2939</w:t>
            </w:r>
          </w:p>
        </w:tc>
      </w:tr>
      <w:tr w:rsidR="00497B88" w:rsidRPr="000A338D" w14:paraId="2E5434AE"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DE411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74E84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0.7676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EBC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9692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904BC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B88A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0.9124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A935D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0.8734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827B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D812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0.0106</w:t>
            </w:r>
          </w:p>
        </w:tc>
      </w:tr>
      <w:tr w:rsidR="00497B88" w:rsidRPr="000A338D" w14:paraId="5EA27102"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75C46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FBE74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0.7636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E361A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2566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4D871D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942F0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5DDFF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031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0.7236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25915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715C4ED"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D632A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C6294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F7200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94C31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0C86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9175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4C2FC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D0E3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8B807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46014D0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930A0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8EDC9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0.5718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8B144C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3A767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829F7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D1B14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2FCB42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985A1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6C606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0.0949</w:t>
            </w:r>
          </w:p>
        </w:tc>
      </w:tr>
    </w:tbl>
    <w:p w14:paraId="208BFF1D" w14:textId="77777777" w:rsidR="00E52F96" w:rsidRPr="000A338D" w:rsidRDefault="00E52F96" w:rsidP="00E52F96">
      <w:pPr>
        <w:rPr>
          <w:rFonts w:cs="Arial"/>
        </w:rPr>
      </w:pPr>
    </w:p>
    <w:p w14:paraId="38955D17" w14:textId="321701E7"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11 – ESTATÍSTICAS DOS VALORES MÍNIMOS.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5EDF967"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CF2C02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C1AFF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C87975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C639A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79D98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3EF42A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CDC114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18E9A5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6C3F07F"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0F92AD0C"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59F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54900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2622F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18A0C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0.037</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EDC782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0.9218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F9B7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0.5418</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F3FDF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0.296</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62489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0.121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C889A4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C6FDD0A"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9055B6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8F970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0.4027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A15B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133CE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C8A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0.9767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99AFDA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0.6295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02EE2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0.2458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818D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D46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0.1882</w:t>
            </w:r>
          </w:p>
        </w:tc>
      </w:tr>
      <w:tr w:rsidR="00497B88" w:rsidRPr="000A338D" w14:paraId="2C2DE6CB"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7F7F5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844AA4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D4574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8600D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DC126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BBA7E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0.3787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252D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0.2004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3540B6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460B5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27C938E0"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BB9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0B800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0.2065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BE3A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99B7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0FE30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0.6078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49E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C2F3A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0.1142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0AB1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0.0443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C40AA1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42D5D4D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97B6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2EFD6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CA17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A9FC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12172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0.5856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2B1DB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0.1605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01EAC5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0.0844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3C7A4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03B8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r w:rsidR="00497B88" w:rsidRPr="000A338D" w14:paraId="1D768EAC"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053D8E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BB526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0.2741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F82B96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50EE8E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0A9D8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A4AC85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0.5412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1F4B28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0.0886</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72E2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0.0275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6B1E4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w:t>
            </w:r>
          </w:p>
        </w:tc>
      </w:tr>
    </w:tbl>
    <w:p w14:paraId="241AA1E8" w14:textId="77777777" w:rsidR="00E52F96" w:rsidRPr="000A338D" w:rsidRDefault="00E52F96" w:rsidP="00E52F96">
      <w:pPr>
        <w:rPr>
          <w:rFonts w:cs="Arial"/>
        </w:rPr>
      </w:pPr>
    </w:p>
    <w:p w14:paraId="0F7DC4AD" w14:textId="04805573" w:rsidR="00497B88" w:rsidRPr="000A338D" w:rsidRDefault="00497B88" w:rsidP="00497B88">
      <w:pPr>
        <w:spacing w:after="100" w:line="240" w:lineRule="auto"/>
        <w:ind w:left="-2" w:hanging="2"/>
        <w:rPr>
          <w:rFonts w:eastAsia="Times New Roman" w:cs="Arial"/>
          <w:szCs w:val="24"/>
          <w:lang w:eastAsia="pt-BR"/>
        </w:rPr>
      </w:pPr>
      <w:r w:rsidRPr="000A338D">
        <w:rPr>
          <w:rFonts w:eastAsia="Times New Roman" w:cs="Arial"/>
          <w:b/>
          <w:bCs/>
          <w:smallCaps/>
          <w:color w:val="000000"/>
          <w:szCs w:val="24"/>
          <w:lang w:eastAsia="pt-BR"/>
        </w:rPr>
        <w:t>TABELA 12 – E STATÍSTICAS DE AMPLITUDE.</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1CED101C"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8EAD89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4850E9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8DDE5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096C85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391195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086B12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A46A04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28064F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2AD499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49C17B24"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8FBC0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2CC7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0.3302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700E2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0E191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0.0803</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FE4E7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0.9789</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B953EB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0.4334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94729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0.2674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FCB87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0.1461</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3E5E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0.0381</w:t>
            </w:r>
          </w:p>
        </w:tc>
      </w:tr>
      <w:tr w:rsidR="00497B88" w:rsidRPr="000A338D" w14:paraId="46A74EA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9DEB72"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5E465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0.1959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ABC32F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FD22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A21556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BD52BA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0.2299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F87A9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84285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0.1057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0C1C5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0.0169</w:t>
            </w:r>
          </w:p>
        </w:tc>
      </w:tr>
      <w:tr w:rsidR="00497B88" w:rsidRPr="000A338D" w14:paraId="0E83B1C7"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8146D8"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878EB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07A7F1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66B28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0.0794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7F783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0.9061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99CB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0.7113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7D708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5365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0.3646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A6ACE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0.0085</w:t>
            </w:r>
          </w:p>
        </w:tc>
      </w:tr>
      <w:tr w:rsidR="00497B88" w:rsidRPr="000A338D" w14:paraId="35CC4F9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47CF0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DD2FB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E7D319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E33B4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0.255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66D89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0.8608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8F9D4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0.6995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917BD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0.6129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48D9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0.4072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BF4BD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7E241D36"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541D1"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8AEE7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8EAB7F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FA0B18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0.1591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2C6B13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0.7447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88DDC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0.6709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B1C7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0.6097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2C60C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0.4889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89B65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0.0105</w:t>
            </w:r>
          </w:p>
        </w:tc>
      </w:tr>
      <w:tr w:rsidR="00497B88" w:rsidRPr="000A338D" w14:paraId="1D118716"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A818E0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731EA6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0.2978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0FB09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99CCCC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F69EE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0.5781</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DF081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0.5485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E9FC23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0.4747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1E9EA3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0.0368</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5CAB86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0.0306</w:t>
            </w:r>
          </w:p>
        </w:tc>
      </w:tr>
    </w:tbl>
    <w:p w14:paraId="2CA2F0EE" w14:textId="77777777" w:rsidR="00E52F96" w:rsidRPr="000A338D" w:rsidRDefault="00E52F96" w:rsidP="00E52F96">
      <w:pPr>
        <w:rPr>
          <w:rFonts w:cs="Arial"/>
          <w:szCs w:val="24"/>
        </w:rPr>
      </w:pPr>
    </w:p>
    <w:p w14:paraId="1D069878" w14:textId="4ADED52E" w:rsidR="00497B88" w:rsidRPr="000A338D" w:rsidRDefault="00497B88" w:rsidP="00497B88">
      <w:pPr>
        <w:spacing w:after="100" w:line="240" w:lineRule="auto"/>
        <w:ind w:firstLine="0"/>
        <w:rPr>
          <w:rFonts w:eastAsia="Times New Roman" w:cs="Arial"/>
          <w:szCs w:val="24"/>
          <w:lang w:eastAsia="pt-BR"/>
        </w:rPr>
      </w:pPr>
      <w:r w:rsidRPr="000A338D">
        <w:rPr>
          <w:rFonts w:eastAsia="Times New Roman" w:cs="Arial"/>
          <w:b/>
          <w:bCs/>
          <w:smallCaps/>
          <w:color w:val="000000"/>
          <w:szCs w:val="24"/>
          <w:lang w:eastAsia="pt-BR"/>
        </w:rPr>
        <w:t>TABELA 13 – ESTATÍSTICAS DAS MÉDIAS.</w:t>
      </w:r>
    </w:p>
    <w:tbl>
      <w:tblPr>
        <w:tblW w:w="0" w:type="auto"/>
        <w:tblCellMar>
          <w:top w:w="15" w:type="dxa"/>
          <w:left w:w="15" w:type="dxa"/>
          <w:bottom w:w="15" w:type="dxa"/>
          <w:right w:w="15" w:type="dxa"/>
        </w:tblCellMar>
        <w:tblLook w:val="04A0" w:firstRow="1" w:lastRow="0" w:firstColumn="1" w:lastColumn="0" w:noHBand="0" w:noVBand="1"/>
      </w:tblPr>
      <w:tblGrid>
        <w:gridCol w:w="2209"/>
        <w:gridCol w:w="812"/>
        <w:gridCol w:w="982"/>
        <w:gridCol w:w="813"/>
        <w:gridCol w:w="923"/>
        <w:gridCol w:w="813"/>
        <w:gridCol w:w="813"/>
        <w:gridCol w:w="813"/>
        <w:gridCol w:w="883"/>
      </w:tblGrid>
      <w:tr w:rsidR="00497B88" w:rsidRPr="000A338D" w14:paraId="2D37DF1A" w14:textId="77777777" w:rsidTr="00497B88">
        <w:trPr>
          <w:trHeight w:val="340"/>
        </w:trPr>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113FEC0"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i/>
                <w:iCs/>
                <w:color w:val="000000"/>
                <w:sz w:val="18"/>
                <w:szCs w:val="18"/>
                <w:lang w:eastAsia="pt-BR"/>
              </w:rPr>
              <w:t>Ranking</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720C65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Média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F65F974"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Mediana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1FCF0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Moda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D560AFE"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Máxima</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18F0AF1B"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75%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47A69F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50%</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3FE35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25%</w:t>
            </w:r>
          </w:p>
        </w:tc>
        <w:tc>
          <w:tcPr>
            <w:tcW w:w="0" w:type="auto"/>
            <w:tcBorders>
              <w:top w:val="single" w:sz="4" w:space="0" w:color="7F7F7F"/>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7900C2A3"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Mínima</w:t>
            </w:r>
          </w:p>
        </w:tc>
      </w:tr>
      <w:tr w:rsidR="00497B88" w:rsidRPr="000A338D" w14:paraId="5E802F0A" w14:textId="77777777" w:rsidTr="00497B88">
        <w:trPr>
          <w:trHeight w:val="340"/>
        </w:trPr>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76B3E6"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Água tratada</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BE0550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2A922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436E81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0.0365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972C47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0.9582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2E74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0.724</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A433B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0.5082</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260F32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0.2945</w:t>
            </w:r>
          </w:p>
        </w:tc>
        <w:tc>
          <w:tcPr>
            <w:tcW w:w="0" w:type="auto"/>
            <w:tcBorders>
              <w:top w:val="single" w:sz="4" w:space="0" w:color="7F7F7F"/>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C5D332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0.0242</w:t>
            </w:r>
          </w:p>
        </w:tc>
      </w:tr>
      <w:tr w:rsidR="00497B88" w:rsidRPr="000A338D" w14:paraId="39EF2C13"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699849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Coleta de esgotamento sanitário</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80C5F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9383DA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DA2C354"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82C512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0.9872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732CEC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333F201"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0.4484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D7C2F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25E625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0.2415</w:t>
            </w:r>
          </w:p>
        </w:tc>
      </w:tr>
      <w:tr w:rsidR="00497B88" w:rsidRPr="000A338D" w14:paraId="2519B021"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7A9C8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Diarreia</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D4002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115829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40F40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0.8813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DEFB2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0.8907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C55C0A3"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0.6826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0CC13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00EE08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C942E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0.0062</w:t>
            </w:r>
          </w:p>
        </w:tc>
      </w:tr>
      <w:tr w:rsidR="00497B88" w:rsidRPr="000A338D" w14:paraId="1D6D832F"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586B947"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Dengue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C7ECA15"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0.5001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71B7A0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425DFEB"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C0C381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0.7294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BD10F5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0.6614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E466AE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0.5353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E7FE1C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0.3565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B05828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0.0017</w:t>
            </w:r>
          </w:p>
        </w:tc>
      </w:tr>
      <w:tr w:rsidR="00497B88" w:rsidRPr="000A338D" w14:paraId="1A65A64C" w14:textId="77777777" w:rsidTr="00497B88">
        <w:trPr>
          <w:trHeight w:val="340"/>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D4E6B95"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Hanseníase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81ED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78F6D6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4662AF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E8B384C"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0.6371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FB8B08"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0.5969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11A06D"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0.5337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D444C5E"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0.4219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03272AA"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0.0026</w:t>
            </w:r>
          </w:p>
        </w:tc>
      </w:tr>
      <w:tr w:rsidR="00497B88" w:rsidRPr="00497B88" w14:paraId="15CD28AF" w14:textId="77777777" w:rsidTr="00497B88">
        <w:trPr>
          <w:trHeight w:val="340"/>
        </w:trPr>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8A97079" w14:textId="77777777" w:rsidR="00497B88" w:rsidRPr="000A338D" w:rsidRDefault="00497B88" w:rsidP="00497B88">
            <w:pPr>
              <w:spacing w:line="240" w:lineRule="auto"/>
              <w:ind w:left="-2" w:hanging="2"/>
              <w:jc w:val="center"/>
              <w:rPr>
                <w:rFonts w:eastAsia="Times New Roman" w:cs="Arial"/>
                <w:sz w:val="18"/>
                <w:szCs w:val="18"/>
                <w:lang w:eastAsia="pt-BR"/>
              </w:rPr>
            </w:pPr>
            <w:r w:rsidRPr="000A338D">
              <w:rPr>
                <w:rFonts w:eastAsia="Times New Roman" w:cs="Arial"/>
                <w:b/>
                <w:bCs/>
                <w:color w:val="000000"/>
                <w:sz w:val="18"/>
                <w:szCs w:val="18"/>
                <w:lang w:eastAsia="pt-BR"/>
              </w:rPr>
              <w:t>Leptospirose</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274CBB02"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5AF0887"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66E703D9"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478B8FBF"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0.5609</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0166C2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0.557</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073FDEE0"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0.5222</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3855EE86" w14:textId="77777777" w:rsidR="00497B88" w:rsidRPr="000A338D"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0.483</w:t>
            </w:r>
          </w:p>
        </w:tc>
        <w:tc>
          <w:tcPr>
            <w:tcW w:w="0" w:type="auto"/>
            <w:tcBorders>
              <w:top w:val="single" w:sz="4" w:space="0" w:color="000000"/>
              <w:left w:val="single" w:sz="4" w:space="0" w:color="000000"/>
              <w:bottom w:val="single" w:sz="4" w:space="0" w:color="7F7F7F"/>
              <w:right w:val="single" w:sz="4" w:space="0" w:color="000000"/>
            </w:tcBorders>
            <w:tcMar>
              <w:top w:w="0" w:type="dxa"/>
              <w:left w:w="108" w:type="dxa"/>
              <w:bottom w:w="0" w:type="dxa"/>
              <w:right w:w="108" w:type="dxa"/>
            </w:tcMar>
            <w:vAlign w:val="center"/>
            <w:hideMark/>
          </w:tcPr>
          <w:p w14:paraId="53AC5888" w14:textId="77777777" w:rsidR="00497B88" w:rsidRPr="00497B88" w:rsidRDefault="00497B88" w:rsidP="00497B88">
            <w:pPr>
              <w:spacing w:line="240" w:lineRule="auto"/>
              <w:ind w:left="-2" w:hanging="2"/>
              <w:jc w:val="right"/>
              <w:rPr>
                <w:rFonts w:eastAsia="Times New Roman" w:cs="Arial"/>
                <w:sz w:val="18"/>
                <w:szCs w:val="18"/>
                <w:lang w:eastAsia="pt-BR"/>
              </w:rPr>
            </w:pPr>
            <w:r w:rsidRPr="000A338D">
              <w:rPr>
                <w:rFonts w:eastAsia="Times New Roman" w:cs="Arial"/>
                <w:color w:val="000000"/>
                <w:sz w:val="18"/>
                <w:szCs w:val="18"/>
                <w:lang w:eastAsia="pt-BR"/>
              </w:rPr>
              <w:t>0.0624</w:t>
            </w:r>
          </w:p>
        </w:tc>
      </w:tr>
    </w:tbl>
    <w:p w14:paraId="115E59F9" w14:textId="77777777" w:rsidR="00E52F96" w:rsidRPr="00497B88" w:rsidRDefault="00E52F96" w:rsidP="00E52F96">
      <w:pPr>
        <w:rPr>
          <w:sz w:val="20"/>
          <w:szCs w:val="20"/>
        </w:rPr>
      </w:pPr>
    </w:p>
    <w:p w14:paraId="1D17B4A9" w14:textId="77777777" w:rsidR="00E52F96" w:rsidRDefault="00E52F96" w:rsidP="00E52F96"/>
    <w:p w14:paraId="44F789EB" w14:textId="77777777" w:rsidR="00E52F96" w:rsidRDefault="00E52F96" w:rsidP="00E52F96"/>
    <w:p w14:paraId="3C7C5CAF" w14:textId="77777777" w:rsidR="00E52F96" w:rsidRDefault="00E52F96" w:rsidP="00E52F96"/>
    <w:p w14:paraId="37B94B48" w14:textId="77777777" w:rsidR="00E52F96" w:rsidRDefault="00E52F96" w:rsidP="00E52F96"/>
    <w:p w14:paraId="77715B52" w14:textId="77777777" w:rsidR="00E52F96" w:rsidRDefault="00E52F96" w:rsidP="00E52F96"/>
    <w:p w14:paraId="127BCD9C" w14:textId="77777777" w:rsidR="00E52F96" w:rsidRDefault="00E52F96" w:rsidP="00E52F96"/>
    <w:p w14:paraId="2DE0E5EB" w14:textId="77777777" w:rsidR="00E52F96" w:rsidRDefault="00E52F96" w:rsidP="00E52F96"/>
    <w:p w14:paraId="00DA1153" w14:textId="25486C0B" w:rsidR="00E52F96" w:rsidRPr="00E52F96" w:rsidRDefault="00E52F96" w:rsidP="00E52F96">
      <w:pPr>
        <w:sectPr w:rsidR="00E52F96" w:rsidRPr="00E52F96" w:rsidSect="00286FDA">
          <w:headerReference w:type="default" r:id="rId12"/>
          <w:pgSz w:w="11906" w:h="16838" w:code="9"/>
          <w:pgMar w:top="1701" w:right="1134" w:bottom="1134" w:left="1701" w:header="1134" w:footer="1134" w:gutter="0"/>
          <w:pgNumType w:start="16"/>
          <w:cols w:space="708"/>
          <w:docGrid w:linePitch="360"/>
        </w:sectPr>
      </w:pPr>
    </w:p>
    <w:p w14:paraId="079BDDE6" w14:textId="61E410A1" w:rsidR="00591D74" w:rsidRPr="005F28CE" w:rsidRDefault="00362BEC" w:rsidP="00704E32">
      <w:pPr>
        <w:pStyle w:val="Subttulo"/>
        <w:spacing w:line="240" w:lineRule="auto"/>
        <w:ind w:firstLine="0"/>
        <w:jc w:val="left"/>
        <w:rPr>
          <w:rFonts w:cs="Arial"/>
          <w:szCs w:val="24"/>
        </w:rPr>
      </w:pPr>
      <w:bookmarkStart w:id="250" w:name="_Toc211342511"/>
      <w:r w:rsidRPr="005F28CE">
        <w:rPr>
          <w:rFonts w:cs="Arial"/>
          <w:szCs w:val="24"/>
        </w:rPr>
        <w:t>REFERÊNCIAS</w:t>
      </w:r>
      <w:bookmarkEnd w:id="250"/>
    </w:p>
    <w:p w14:paraId="019C6A25" w14:textId="77777777" w:rsidR="00362BEC" w:rsidRPr="005F28CE" w:rsidRDefault="00362BEC" w:rsidP="00704E32">
      <w:pPr>
        <w:spacing w:line="240" w:lineRule="auto"/>
        <w:ind w:firstLine="0"/>
        <w:jc w:val="left"/>
        <w:rPr>
          <w:rFonts w:cs="Arial"/>
          <w:szCs w:val="24"/>
        </w:rPr>
      </w:pPr>
    </w:p>
    <w:p w14:paraId="54E6CBCE" w14:textId="28586292" w:rsidR="00497B88" w:rsidRPr="005F28CE" w:rsidRDefault="00E34005" w:rsidP="00704E32">
      <w:pPr>
        <w:spacing w:line="240" w:lineRule="auto"/>
        <w:ind w:firstLine="0"/>
        <w:jc w:val="left"/>
        <w:rPr>
          <w:rFonts w:cs="Arial"/>
          <w:szCs w:val="24"/>
        </w:rPr>
      </w:pPr>
      <w:r w:rsidRPr="005F28CE">
        <w:rPr>
          <w:rFonts w:cs="Arial"/>
          <w:szCs w:val="24"/>
        </w:rPr>
        <w:t xml:space="preserve">BACHSTEIN, Giselle </w:t>
      </w:r>
      <w:proofErr w:type="spellStart"/>
      <w:r w:rsidRPr="005F28CE">
        <w:rPr>
          <w:rFonts w:cs="Arial"/>
          <w:szCs w:val="24"/>
        </w:rPr>
        <w:t>Sacchelli</w:t>
      </w:r>
      <w:proofErr w:type="spellEnd"/>
      <w:r w:rsidRPr="005F28CE">
        <w:rPr>
          <w:rFonts w:cs="Arial"/>
          <w:szCs w:val="24"/>
        </w:rPr>
        <w:t xml:space="preserve">. </w:t>
      </w:r>
      <w:r w:rsidRPr="005F28CE">
        <w:rPr>
          <w:rFonts w:cs="Arial"/>
          <w:b/>
          <w:bCs/>
          <w:szCs w:val="24"/>
        </w:rPr>
        <w:t>Análise do esgotamento sanitário no litoral do Paraná na perspectiva da (in) justiça ambiental: estudo de caso do município de Pontal do Paraná - PR.</w:t>
      </w:r>
      <w:r w:rsidRPr="005F28CE">
        <w:rPr>
          <w:rFonts w:cs="Arial"/>
          <w:szCs w:val="24"/>
        </w:rPr>
        <w:t xml:space="preserve"> 2016. Dissertação (Mestrado) - Universidade Federal do Paraná, Curitiba, 2016.  Disponível em: https://hdl.handle.net/1884/60026. Acesso em: 18 fev. 2025.</w:t>
      </w:r>
    </w:p>
    <w:p w14:paraId="7D806A92" w14:textId="77777777" w:rsidR="00497B88" w:rsidRPr="005F28CE" w:rsidRDefault="00497B88" w:rsidP="00704E32">
      <w:pPr>
        <w:spacing w:line="240" w:lineRule="auto"/>
        <w:ind w:firstLine="0"/>
        <w:jc w:val="left"/>
        <w:rPr>
          <w:rFonts w:cs="Arial"/>
          <w:szCs w:val="24"/>
        </w:rPr>
      </w:pPr>
    </w:p>
    <w:p w14:paraId="12347396" w14:textId="4E4D5185" w:rsidR="00497B88" w:rsidRPr="005F28CE" w:rsidRDefault="002A3D2A" w:rsidP="00704E32">
      <w:pPr>
        <w:spacing w:line="240" w:lineRule="auto"/>
        <w:ind w:firstLine="0"/>
        <w:jc w:val="left"/>
        <w:rPr>
          <w:rFonts w:cs="Arial"/>
          <w:szCs w:val="24"/>
        </w:rPr>
      </w:pPr>
      <w:r w:rsidRPr="005F28CE">
        <w:rPr>
          <w:rFonts w:cs="Arial"/>
          <w:szCs w:val="24"/>
        </w:rPr>
        <w:t xml:space="preserve">BRASIL. Ministério das Cidades. Organização Pan-Americana da Saúde. </w:t>
      </w:r>
      <w:r w:rsidRPr="005F28CE">
        <w:rPr>
          <w:rFonts w:cs="Arial"/>
          <w:b/>
          <w:bCs/>
          <w:szCs w:val="24"/>
        </w:rPr>
        <w:t xml:space="preserve">Política e plano municipal de saneamento ambiental: experiências e recomendações. Organização </w:t>
      </w:r>
      <w:proofErr w:type="spellStart"/>
      <w:r w:rsidRPr="005F28CE">
        <w:rPr>
          <w:rFonts w:cs="Arial"/>
          <w:b/>
          <w:bCs/>
          <w:szCs w:val="24"/>
        </w:rPr>
        <w:t>Panamericana</w:t>
      </w:r>
      <w:proofErr w:type="spellEnd"/>
      <w:r w:rsidRPr="005F28CE">
        <w:rPr>
          <w:rFonts w:cs="Arial"/>
          <w:b/>
          <w:bCs/>
          <w:szCs w:val="24"/>
        </w:rPr>
        <w:t xml:space="preserve"> da Saúde</w:t>
      </w:r>
      <w:r w:rsidRPr="005F28CE">
        <w:rPr>
          <w:rFonts w:cs="Arial"/>
          <w:szCs w:val="24"/>
        </w:rPr>
        <w:t>; Ministério das Cidades, Programa de Modernização do Setor de Saneamento. Brasília: OPAS, 2005. 89p.</w:t>
      </w:r>
    </w:p>
    <w:p w14:paraId="0285AB35" w14:textId="77777777" w:rsidR="00497B88" w:rsidRPr="005F28CE" w:rsidRDefault="00497B88" w:rsidP="00704E32">
      <w:pPr>
        <w:spacing w:line="240" w:lineRule="auto"/>
        <w:ind w:firstLine="0"/>
        <w:jc w:val="left"/>
        <w:rPr>
          <w:rFonts w:cs="Arial"/>
          <w:szCs w:val="24"/>
        </w:rPr>
      </w:pPr>
    </w:p>
    <w:p w14:paraId="547776D2" w14:textId="24853354" w:rsidR="002A3D2A" w:rsidRPr="005F28CE" w:rsidRDefault="002A3D2A" w:rsidP="00704E32">
      <w:pPr>
        <w:spacing w:line="240" w:lineRule="auto"/>
        <w:ind w:firstLine="0"/>
        <w:jc w:val="left"/>
        <w:rPr>
          <w:rFonts w:cs="Arial"/>
          <w:szCs w:val="24"/>
        </w:rPr>
      </w:pPr>
      <w:r w:rsidRPr="005F28CE">
        <w:rPr>
          <w:rFonts w:cs="Arial"/>
          <w:szCs w:val="24"/>
        </w:rPr>
        <w:t xml:space="preserve">BRASIL. Fundação Nacional de Saúde. </w:t>
      </w:r>
      <w:r w:rsidRPr="005F28CE">
        <w:rPr>
          <w:rFonts w:cs="Arial"/>
          <w:b/>
          <w:bCs/>
          <w:szCs w:val="24"/>
        </w:rPr>
        <w:t>Impactos na saúde e no sistema único de saúde decorrentes de agravos relacionados a um saneamento ambiental inadequado.</w:t>
      </w:r>
      <w:r w:rsidRPr="005F28CE">
        <w:rPr>
          <w:rFonts w:cs="Arial"/>
          <w:szCs w:val="24"/>
        </w:rPr>
        <w:t xml:space="preserve"> Brasília: Fundação Nacional de Saúde, 2010. 246 p.  Disponível em:  http://www.funasa.gov.br/site/wp-content/files_mf/estudosPesquisas_ImpactosSaude.pdf. Acesso em: 20 fev. 2025.</w:t>
      </w:r>
    </w:p>
    <w:p w14:paraId="40ABA02F" w14:textId="77777777" w:rsidR="00497B88" w:rsidRPr="005F28CE" w:rsidRDefault="00497B88" w:rsidP="00704E32">
      <w:pPr>
        <w:spacing w:line="240" w:lineRule="auto"/>
        <w:ind w:firstLine="0"/>
        <w:jc w:val="left"/>
        <w:rPr>
          <w:rFonts w:cs="Arial"/>
          <w:szCs w:val="24"/>
        </w:rPr>
      </w:pPr>
    </w:p>
    <w:p w14:paraId="4019E294" w14:textId="53D3FA2E" w:rsidR="00497B88" w:rsidRPr="005F28CE" w:rsidRDefault="007C0E10" w:rsidP="00704E32">
      <w:pPr>
        <w:spacing w:line="240" w:lineRule="auto"/>
        <w:ind w:firstLine="0"/>
        <w:jc w:val="left"/>
        <w:rPr>
          <w:rFonts w:cs="Arial"/>
          <w:szCs w:val="24"/>
        </w:rPr>
      </w:pPr>
      <w:r w:rsidRPr="005F28CE">
        <w:rPr>
          <w:rFonts w:cs="Arial"/>
          <w:szCs w:val="24"/>
          <w:lang w:val="en-US"/>
        </w:rPr>
        <w:t xml:space="preserve">CAIRNEY, Paul. </w:t>
      </w:r>
      <w:r w:rsidRPr="005F28CE">
        <w:rPr>
          <w:rFonts w:cs="Arial"/>
          <w:b/>
          <w:bCs/>
          <w:szCs w:val="24"/>
          <w:lang w:val="en-US"/>
        </w:rPr>
        <w:t>Complexity Theory in Political Science and Public Policy.</w:t>
      </w:r>
      <w:r w:rsidRPr="005F28CE">
        <w:rPr>
          <w:rFonts w:cs="Arial"/>
          <w:szCs w:val="24"/>
          <w:lang w:val="en-US"/>
        </w:rPr>
        <w:t xml:space="preserve"> </w:t>
      </w:r>
      <w:proofErr w:type="spellStart"/>
      <w:r w:rsidRPr="005F28CE">
        <w:rPr>
          <w:rFonts w:cs="Arial"/>
          <w:szCs w:val="24"/>
        </w:rPr>
        <w:t>Political</w:t>
      </w:r>
      <w:proofErr w:type="spellEnd"/>
      <w:r w:rsidRPr="005F28CE">
        <w:rPr>
          <w:rFonts w:cs="Arial"/>
          <w:szCs w:val="24"/>
        </w:rPr>
        <w:t xml:space="preserve"> </w:t>
      </w:r>
      <w:proofErr w:type="spellStart"/>
      <w:r w:rsidRPr="005F28CE">
        <w:rPr>
          <w:rFonts w:cs="Arial"/>
          <w:szCs w:val="24"/>
        </w:rPr>
        <w:t>Studies</w:t>
      </w:r>
      <w:proofErr w:type="spellEnd"/>
      <w:r w:rsidRPr="005F28CE">
        <w:rPr>
          <w:rFonts w:cs="Arial"/>
          <w:szCs w:val="24"/>
        </w:rPr>
        <w:t xml:space="preserve"> Review, [S. l.], v. 10, n. 3, p. 346-359, 2012. Disponível em: https://doi.org/10.1111/j.1478-9302.2012.00270.x. Acesso em: 22 jan. 2025.</w:t>
      </w:r>
    </w:p>
    <w:p w14:paraId="37565184" w14:textId="77777777" w:rsidR="00497B88" w:rsidRPr="005F28CE" w:rsidRDefault="00497B88" w:rsidP="00704E32">
      <w:pPr>
        <w:spacing w:line="240" w:lineRule="auto"/>
        <w:ind w:firstLine="0"/>
        <w:jc w:val="left"/>
        <w:rPr>
          <w:rFonts w:cs="Arial"/>
          <w:szCs w:val="24"/>
        </w:rPr>
      </w:pPr>
    </w:p>
    <w:p w14:paraId="69F14E3E" w14:textId="0639AE50" w:rsidR="00497B88" w:rsidRPr="005F28CE" w:rsidRDefault="007C0E10" w:rsidP="00704E32">
      <w:pPr>
        <w:spacing w:line="240" w:lineRule="auto"/>
        <w:ind w:firstLine="0"/>
        <w:jc w:val="left"/>
        <w:rPr>
          <w:rFonts w:cs="Arial"/>
          <w:szCs w:val="24"/>
        </w:rPr>
      </w:pPr>
      <w:r w:rsidRPr="005F28CE">
        <w:rPr>
          <w:rFonts w:cs="Arial"/>
          <w:szCs w:val="24"/>
        </w:rPr>
        <w:t>CESA, Marcia de Vicente. </w:t>
      </w:r>
      <w:r w:rsidRPr="005F28CE">
        <w:rPr>
          <w:rFonts w:cs="Arial"/>
          <w:b/>
          <w:bCs/>
          <w:szCs w:val="24"/>
        </w:rPr>
        <w:t>Água e outros fatores socioambientais na ocorrência das doenças de veiculação hídrica na Ilha de Santa Catarina.</w:t>
      </w:r>
      <w:r w:rsidRPr="005F28CE">
        <w:rPr>
          <w:rFonts w:cs="Arial"/>
          <w:szCs w:val="24"/>
        </w:rPr>
        <w:t> 2012. Tese (Doutorado em Geografia) – Universidade Federal de Santa Catarina, Centro de Filosofia e Ciências Humanas, Programa de Pós-Graduação em Geografia, Florianópolis, 2012.</w:t>
      </w:r>
      <w:r w:rsidR="004E5246" w:rsidRPr="005F28CE">
        <w:rPr>
          <w:rFonts w:cs="Arial"/>
          <w:szCs w:val="24"/>
        </w:rPr>
        <w:t xml:space="preserve"> </w:t>
      </w:r>
      <w:r w:rsidRPr="005F28CE">
        <w:rPr>
          <w:rFonts w:cs="Arial"/>
          <w:szCs w:val="24"/>
        </w:rPr>
        <w:t>Disponível em: http://repositorio.ufsc.br/</w:t>
      </w:r>
      <w:proofErr w:type="spellStart"/>
      <w:r w:rsidRPr="005F28CE">
        <w:rPr>
          <w:rFonts w:cs="Arial"/>
          <w:szCs w:val="24"/>
        </w:rPr>
        <w:t>handle</w:t>
      </w:r>
      <w:proofErr w:type="spellEnd"/>
      <w:r w:rsidRPr="005F28CE">
        <w:rPr>
          <w:rFonts w:cs="Arial"/>
          <w:szCs w:val="24"/>
        </w:rPr>
        <w:t>/123456789/103397. Acesso em: 22 jan. 2025.</w:t>
      </w:r>
    </w:p>
    <w:p w14:paraId="4683A5AD" w14:textId="77777777" w:rsidR="00497B88" w:rsidRPr="005F28CE" w:rsidRDefault="00497B88" w:rsidP="00704E32">
      <w:pPr>
        <w:spacing w:line="240" w:lineRule="auto"/>
        <w:ind w:firstLine="0"/>
        <w:jc w:val="left"/>
        <w:rPr>
          <w:rFonts w:cs="Arial"/>
          <w:szCs w:val="24"/>
        </w:rPr>
      </w:pPr>
    </w:p>
    <w:p w14:paraId="62952F32" w14:textId="5A0DF338" w:rsidR="00497B88" w:rsidRPr="005F28CE" w:rsidRDefault="004E5246" w:rsidP="00704E32">
      <w:pPr>
        <w:spacing w:line="240" w:lineRule="auto"/>
        <w:ind w:firstLine="0"/>
        <w:jc w:val="left"/>
        <w:rPr>
          <w:rFonts w:cs="Arial"/>
          <w:szCs w:val="24"/>
        </w:rPr>
      </w:pPr>
      <w:r w:rsidRPr="005F28CE">
        <w:rPr>
          <w:rFonts w:cs="Arial"/>
          <w:szCs w:val="24"/>
          <w:lang w:val="en-US"/>
        </w:rPr>
        <w:t xml:space="preserve">CILLIERS, Paul. </w:t>
      </w:r>
      <w:r w:rsidRPr="005F28CE">
        <w:rPr>
          <w:rFonts w:cs="Arial"/>
          <w:b/>
          <w:bCs/>
          <w:szCs w:val="24"/>
          <w:lang w:val="en-US"/>
        </w:rPr>
        <w:t>Complexity and postmodernism</w:t>
      </w:r>
      <w:r w:rsidRPr="005F28CE">
        <w:rPr>
          <w:rFonts w:cs="Arial"/>
          <w:szCs w:val="24"/>
          <w:lang w:val="en-US"/>
        </w:rPr>
        <w:t xml:space="preserve">. </w:t>
      </w:r>
      <w:r w:rsidRPr="005F28CE">
        <w:rPr>
          <w:rFonts w:cs="Arial"/>
          <w:szCs w:val="24"/>
        </w:rPr>
        <w:t xml:space="preserve">London: </w:t>
      </w:r>
      <w:proofErr w:type="spellStart"/>
      <w:r w:rsidRPr="005F28CE">
        <w:rPr>
          <w:rFonts w:cs="Arial"/>
          <w:szCs w:val="24"/>
        </w:rPr>
        <w:t>Routledge</w:t>
      </w:r>
      <w:proofErr w:type="spellEnd"/>
      <w:r w:rsidRPr="005F28CE">
        <w:rPr>
          <w:rFonts w:cs="Arial"/>
          <w:szCs w:val="24"/>
        </w:rPr>
        <w:t>, 1998.  Disponível em: https://uberty.org/wp-content/uploads/2015/04/Paul-Cilliers-Complexity-and-Postmodernism-Understanding-Complex-Systems-1998.pdf. Acesso em: 21 fev. 2025.</w:t>
      </w:r>
    </w:p>
    <w:p w14:paraId="6461EE7E" w14:textId="77777777" w:rsidR="00AE2850" w:rsidRPr="005F28CE" w:rsidRDefault="00AE2850" w:rsidP="00704E32">
      <w:pPr>
        <w:spacing w:line="240" w:lineRule="auto"/>
        <w:ind w:firstLine="0"/>
        <w:jc w:val="left"/>
        <w:rPr>
          <w:rFonts w:cs="Arial"/>
          <w:szCs w:val="24"/>
        </w:rPr>
      </w:pPr>
    </w:p>
    <w:p w14:paraId="5BC7BD0A" w14:textId="7A4C0BDE" w:rsidR="00AE2850" w:rsidRPr="005F28CE" w:rsidRDefault="00AE2850" w:rsidP="00661914">
      <w:pPr>
        <w:spacing w:line="240" w:lineRule="auto"/>
        <w:ind w:firstLine="0"/>
        <w:rPr>
          <w:rFonts w:cs="Arial"/>
          <w:szCs w:val="24"/>
        </w:rPr>
      </w:pPr>
      <w:r w:rsidRPr="005F28CE">
        <w:rPr>
          <w:rFonts w:cs="Arial"/>
          <w:szCs w:val="24"/>
        </w:rPr>
        <w:t xml:space="preserve">COSTA, </w:t>
      </w:r>
      <w:proofErr w:type="spellStart"/>
      <w:r w:rsidRPr="005F28CE">
        <w:rPr>
          <w:rFonts w:cs="Arial"/>
          <w:szCs w:val="24"/>
        </w:rPr>
        <w:t>Kylvia</w:t>
      </w:r>
      <w:proofErr w:type="spellEnd"/>
      <w:r w:rsidRPr="005F28CE">
        <w:rPr>
          <w:rFonts w:cs="Arial"/>
          <w:szCs w:val="24"/>
        </w:rPr>
        <w:t xml:space="preserve"> Luciana Pereira. </w:t>
      </w:r>
      <w:r w:rsidRPr="005F28CE">
        <w:rPr>
          <w:rFonts w:cs="Arial"/>
          <w:b/>
          <w:bCs/>
          <w:szCs w:val="24"/>
        </w:rPr>
        <w:t>Saneamento e seu impacto na saúde coletiva: um estudo em comunidades rurais no Alto Sertão Paraibano.</w:t>
      </w:r>
      <w:r w:rsidRPr="005F28CE">
        <w:rPr>
          <w:rFonts w:cs="Arial"/>
          <w:szCs w:val="24"/>
        </w:rPr>
        <w:t xml:space="preserve"> 2023. 68 f. Dissertação (Mestrado em Gestão e Sistemas Agroindustriais) – Universidade Federal de Campina Grande, Centro de Ciências e Tecnologia Agroalimentar, Pombal, 2023. Disponível em</w:t>
      </w:r>
      <w:r w:rsidR="00661914" w:rsidRPr="005F28CE">
        <w:rPr>
          <w:rFonts w:cs="Arial"/>
          <w:szCs w:val="24"/>
        </w:rPr>
        <w:t xml:space="preserve">: </w:t>
      </w:r>
      <w:hyperlink r:id="rId13" w:history="1">
        <w:r w:rsidR="00661914" w:rsidRPr="005F28CE">
          <w:rPr>
            <w:rStyle w:val="Hyperlink"/>
            <w:rFonts w:cs="Arial"/>
            <w:szCs w:val="24"/>
          </w:rPr>
          <w:t>http://dspace.sti.ufcg.edu.br:8080/jspui/handle/riufcg/39953</w:t>
        </w:r>
      </w:hyperlink>
      <w:r w:rsidRPr="005F28CE">
        <w:rPr>
          <w:rFonts w:cs="Arial"/>
          <w:szCs w:val="24"/>
        </w:rPr>
        <w:t>. Acesso em: 20 mai. 2025.</w:t>
      </w:r>
    </w:p>
    <w:p w14:paraId="131F0DFC" w14:textId="77777777" w:rsidR="00497B88" w:rsidRPr="005F28CE" w:rsidRDefault="00497B88" w:rsidP="00704E32">
      <w:pPr>
        <w:spacing w:line="240" w:lineRule="auto"/>
        <w:ind w:firstLine="0"/>
        <w:jc w:val="left"/>
        <w:rPr>
          <w:rFonts w:cs="Arial"/>
          <w:szCs w:val="24"/>
        </w:rPr>
      </w:pPr>
    </w:p>
    <w:p w14:paraId="620A4A41" w14:textId="77777777" w:rsidR="004E5246" w:rsidRPr="005F28CE" w:rsidRDefault="004E5246" w:rsidP="00704E32">
      <w:pPr>
        <w:spacing w:line="240" w:lineRule="auto"/>
        <w:ind w:firstLine="0"/>
        <w:jc w:val="left"/>
        <w:rPr>
          <w:rFonts w:cs="Arial"/>
          <w:szCs w:val="24"/>
        </w:rPr>
      </w:pPr>
      <w:r w:rsidRPr="005F28CE">
        <w:rPr>
          <w:rFonts w:cs="Arial"/>
          <w:szCs w:val="24"/>
        </w:rPr>
        <w:t>DATASUS, Ministério da Saúde. Departamento de Informática do Sistema Único de Saúde. Morbidade Hospitalar do SUS (SIH/SUS). 2025. Disponível em:</w:t>
      </w:r>
    </w:p>
    <w:p w14:paraId="570B2038" w14:textId="3FCF7F5F" w:rsidR="004E5246" w:rsidRPr="005F28CE" w:rsidRDefault="004E5246" w:rsidP="00704E32">
      <w:pPr>
        <w:spacing w:line="240" w:lineRule="auto"/>
        <w:ind w:firstLine="0"/>
        <w:jc w:val="left"/>
        <w:rPr>
          <w:rFonts w:cs="Arial"/>
          <w:szCs w:val="24"/>
          <w:lang w:val="en-US"/>
        </w:rPr>
      </w:pPr>
      <w:r w:rsidRPr="005F28CE">
        <w:rPr>
          <w:rFonts w:cs="Arial"/>
          <w:szCs w:val="24"/>
        </w:rPr>
        <w:t xml:space="preserve">https://datasus.saude.gov.br/acesso-a-informacao/morbidade-hospitalar-do-sus-sih-sus/.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19 </w:t>
      </w:r>
      <w:proofErr w:type="spellStart"/>
      <w:r w:rsidRPr="005F28CE">
        <w:rPr>
          <w:rFonts w:cs="Arial"/>
          <w:szCs w:val="24"/>
          <w:lang w:val="en-US"/>
        </w:rPr>
        <w:t>fev</w:t>
      </w:r>
      <w:proofErr w:type="spellEnd"/>
      <w:r w:rsidRPr="005F28CE">
        <w:rPr>
          <w:rFonts w:cs="Arial"/>
          <w:szCs w:val="24"/>
          <w:lang w:val="en-US"/>
        </w:rPr>
        <w:t>. 2025.</w:t>
      </w:r>
    </w:p>
    <w:p w14:paraId="1FB908D1" w14:textId="77777777" w:rsidR="00497B88" w:rsidRPr="005F28CE" w:rsidRDefault="00497B88" w:rsidP="00704E32">
      <w:pPr>
        <w:spacing w:line="240" w:lineRule="auto"/>
        <w:ind w:firstLine="0"/>
        <w:jc w:val="left"/>
        <w:rPr>
          <w:rFonts w:cs="Arial"/>
          <w:szCs w:val="24"/>
          <w:lang w:val="en-US"/>
        </w:rPr>
      </w:pPr>
    </w:p>
    <w:p w14:paraId="7F380C61" w14:textId="0063FD28" w:rsidR="00497B88" w:rsidRPr="005F28CE" w:rsidRDefault="004E5246" w:rsidP="00704E32">
      <w:pPr>
        <w:spacing w:line="240" w:lineRule="auto"/>
        <w:ind w:firstLine="0"/>
        <w:jc w:val="left"/>
        <w:rPr>
          <w:rFonts w:cs="Arial"/>
          <w:szCs w:val="24"/>
          <w:lang w:val="en-US"/>
        </w:rPr>
      </w:pPr>
      <w:r w:rsidRPr="005F28CE">
        <w:rPr>
          <w:rFonts w:cs="Arial"/>
          <w:szCs w:val="24"/>
          <w:lang w:val="en-US"/>
        </w:rPr>
        <w:t>DYE, Thomas R. </w:t>
      </w:r>
      <w:r w:rsidRPr="005F28CE">
        <w:rPr>
          <w:rFonts w:cs="Arial"/>
          <w:b/>
          <w:bCs/>
          <w:szCs w:val="24"/>
          <w:lang w:val="en-US"/>
        </w:rPr>
        <w:t>Understanding public policy</w:t>
      </w:r>
      <w:r w:rsidRPr="005F28CE">
        <w:rPr>
          <w:rFonts w:cs="Arial"/>
          <w:szCs w:val="24"/>
          <w:lang w:val="en-US"/>
        </w:rPr>
        <w:t>. 14th ed. Upper Saddle River: Pearson Education, 2013. ISBN 978-0-205-23882-8.</w:t>
      </w:r>
    </w:p>
    <w:p w14:paraId="40078C2E" w14:textId="77777777" w:rsidR="00497B88" w:rsidRPr="005F28CE" w:rsidRDefault="00497B88" w:rsidP="00704E32">
      <w:pPr>
        <w:spacing w:line="240" w:lineRule="auto"/>
        <w:ind w:firstLine="0"/>
        <w:jc w:val="left"/>
        <w:rPr>
          <w:rFonts w:cs="Arial"/>
          <w:szCs w:val="24"/>
          <w:lang w:val="en-US"/>
        </w:rPr>
      </w:pPr>
    </w:p>
    <w:p w14:paraId="2C467F56" w14:textId="4D70FCFA" w:rsidR="00497B88" w:rsidRPr="005F28CE" w:rsidRDefault="004E5246" w:rsidP="00704E32">
      <w:pPr>
        <w:spacing w:line="240" w:lineRule="auto"/>
        <w:ind w:firstLine="0"/>
        <w:jc w:val="left"/>
        <w:rPr>
          <w:rFonts w:cs="Arial"/>
          <w:szCs w:val="24"/>
        </w:rPr>
      </w:pPr>
      <w:r w:rsidRPr="005F28CE">
        <w:rPr>
          <w:rFonts w:cs="Arial"/>
          <w:szCs w:val="24"/>
          <w:lang w:val="en-US"/>
        </w:rPr>
        <w:t>FENWICK, Crystal et al. </w:t>
      </w:r>
      <w:r w:rsidRPr="005F28CE">
        <w:rPr>
          <w:rFonts w:cs="Arial"/>
          <w:b/>
          <w:bCs/>
          <w:szCs w:val="24"/>
          <w:lang w:val="en-US"/>
        </w:rPr>
        <w:t>Overview and meta-analysis of global water, sanitation, and hygiene impact evaluations.</w:t>
      </w:r>
      <w:r w:rsidRPr="005F28CE">
        <w:rPr>
          <w:rFonts w:cs="Arial"/>
          <w:szCs w:val="24"/>
          <w:lang w:val="en-US"/>
        </w:rPr>
        <w:t xml:space="preserve"> World Bank, Washington, DC, 2018. (Policy Research Working Paper, n. 8444).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http://hdl.handle.net/10986/29856. </w:t>
      </w:r>
      <w:r w:rsidRPr="005F28CE">
        <w:rPr>
          <w:rFonts w:cs="Arial"/>
          <w:szCs w:val="24"/>
        </w:rPr>
        <w:t>Acesso em: 22 jan. 2025.</w:t>
      </w:r>
    </w:p>
    <w:p w14:paraId="51F6C0F1" w14:textId="77777777" w:rsidR="00497B88" w:rsidRPr="005F28CE" w:rsidRDefault="00497B88" w:rsidP="00704E32">
      <w:pPr>
        <w:spacing w:line="240" w:lineRule="auto"/>
        <w:ind w:firstLine="0"/>
        <w:jc w:val="left"/>
        <w:rPr>
          <w:rFonts w:cs="Arial"/>
          <w:szCs w:val="24"/>
        </w:rPr>
      </w:pPr>
    </w:p>
    <w:p w14:paraId="780F0D08" w14:textId="4650C325" w:rsidR="004E5246" w:rsidRPr="005F28CE" w:rsidRDefault="004E5246" w:rsidP="00704E32">
      <w:pPr>
        <w:spacing w:line="240" w:lineRule="auto"/>
        <w:ind w:firstLine="0"/>
        <w:jc w:val="left"/>
        <w:rPr>
          <w:rFonts w:cs="Arial"/>
          <w:szCs w:val="24"/>
        </w:rPr>
      </w:pPr>
      <w:r w:rsidRPr="005F28CE">
        <w:rPr>
          <w:rFonts w:cs="Arial"/>
          <w:szCs w:val="24"/>
        </w:rPr>
        <w:t xml:space="preserve">FROSINI, Benito V. </w:t>
      </w:r>
      <w:proofErr w:type="spellStart"/>
      <w:r w:rsidRPr="005F28CE">
        <w:rPr>
          <w:rFonts w:cs="Arial"/>
          <w:szCs w:val="24"/>
        </w:rPr>
        <w:t>Causality</w:t>
      </w:r>
      <w:proofErr w:type="spellEnd"/>
      <w:r w:rsidRPr="005F28CE">
        <w:rPr>
          <w:rFonts w:cs="Arial"/>
          <w:szCs w:val="24"/>
        </w:rPr>
        <w:t xml:space="preserve"> </w:t>
      </w:r>
      <w:proofErr w:type="spellStart"/>
      <w:r w:rsidRPr="005F28CE">
        <w:rPr>
          <w:rFonts w:cs="Arial"/>
          <w:szCs w:val="24"/>
        </w:rPr>
        <w:t>and</w:t>
      </w:r>
      <w:proofErr w:type="spellEnd"/>
      <w:r w:rsidRPr="005F28CE">
        <w:rPr>
          <w:rFonts w:cs="Arial"/>
          <w:szCs w:val="24"/>
        </w:rPr>
        <w:t xml:space="preserve"> Causal </w:t>
      </w:r>
      <w:proofErr w:type="spellStart"/>
      <w:r w:rsidRPr="005F28CE">
        <w:rPr>
          <w:rFonts w:cs="Arial"/>
          <w:szCs w:val="24"/>
        </w:rPr>
        <w:t>Models</w:t>
      </w:r>
      <w:proofErr w:type="spellEnd"/>
      <w:r w:rsidRPr="005F28CE">
        <w:rPr>
          <w:rFonts w:cs="Arial"/>
          <w:szCs w:val="24"/>
        </w:rPr>
        <w:t xml:space="preserve">: A Conceptual Perspective.  </w:t>
      </w:r>
      <w:proofErr w:type="spellStart"/>
      <w:r w:rsidRPr="005F28CE">
        <w:rPr>
          <w:rFonts w:cs="Arial"/>
          <w:b/>
          <w:bCs/>
          <w:szCs w:val="24"/>
        </w:rPr>
        <w:t>International</w:t>
      </w:r>
      <w:proofErr w:type="spellEnd"/>
      <w:r w:rsidRPr="005F28CE">
        <w:rPr>
          <w:rFonts w:cs="Arial"/>
          <w:b/>
          <w:bCs/>
          <w:szCs w:val="24"/>
        </w:rPr>
        <w:t xml:space="preserve"> </w:t>
      </w:r>
      <w:proofErr w:type="spellStart"/>
      <w:r w:rsidRPr="005F28CE">
        <w:rPr>
          <w:rFonts w:cs="Arial"/>
          <w:b/>
          <w:bCs/>
          <w:szCs w:val="24"/>
        </w:rPr>
        <w:t>Statistical</w:t>
      </w:r>
      <w:proofErr w:type="spellEnd"/>
      <w:r w:rsidRPr="005F28CE">
        <w:rPr>
          <w:rFonts w:cs="Arial"/>
          <w:b/>
          <w:bCs/>
          <w:szCs w:val="24"/>
        </w:rPr>
        <w:t xml:space="preserve"> Review</w:t>
      </w:r>
      <w:r w:rsidRPr="005F28CE">
        <w:rPr>
          <w:rFonts w:cs="Arial"/>
          <w:szCs w:val="24"/>
        </w:rPr>
        <w:t>, [S. l.], v. 74, n. 3, p. 305-334, Dec. 2006. DOI: 10.1111/j.1751-</w:t>
      </w:r>
      <w:proofErr w:type="gramStart"/>
      <w:r w:rsidRPr="005F28CE">
        <w:rPr>
          <w:rFonts w:cs="Arial"/>
          <w:szCs w:val="24"/>
        </w:rPr>
        <w:t>5823.2006.tb</w:t>
      </w:r>
      <w:proofErr w:type="gramEnd"/>
      <w:r w:rsidRPr="005F28CE">
        <w:rPr>
          <w:rFonts w:cs="Arial"/>
          <w:szCs w:val="24"/>
        </w:rPr>
        <w:t>00298.x.</w:t>
      </w:r>
    </w:p>
    <w:p w14:paraId="7E60C51C" w14:textId="77777777" w:rsidR="004E5246" w:rsidRPr="005F28CE" w:rsidRDefault="004E5246" w:rsidP="00704E32">
      <w:pPr>
        <w:spacing w:line="240" w:lineRule="auto"/>
        <w:ind w:firstLine="0"/>
        <w:jc w:val="left"/>
        <w:rPr>
          <w:rFonts w:cs="Arial"/>
          <w:szCs w:val="24"/>
        </w:rPr>
      </w:pPr>
    </w:p>
    <w:p w14:paraId="22A83D6B" w14:textId="367F7E07" w:rsidR="004E5246" w:rsidRPr="005F28CE" w:rsidRDefault="004E5246" w:rsidP="00704E32">
      <w:pPr>
        <w:spacing w:line="240" w:lineRule="auto"/>
        <w:ind w:firstLine="0"/>
        <w:jc w:val="left"/>
        <w:rPr>
          <w:rFonts w:cs="Arial"/>
          <w:szCs w:val="24"/>
          <w:lang w:val="en-US"/>
        </w:rPr>
      </w:pPr>
      <w:r w:rsidRPr="005F28CE">
        <w:rPr>
          <w:rFonts w:cs="Arial"/>
          <w:szCs w:val="24"/>
          <w:lang w:val="en-US"/>
        </w:rPr>
        <w:t>GRANGER, C. W. J. Investigating Causal Relations by Econometric Models and Cross-spectral Methods.</w:t>
      </w:r>
      <w:r w:rsidRPr="005F28CE">
        <w:rPr>
          <w:rFonts w:cs="Arial"/>
          <w:b/>
          <w:bCs/>
          <w:szCs w:val="24"/>
          <w:lang w:val="en-US"/>
        </w:rPr>
        <w:t xml:space="preserve"> </w:t>
      </w:r>
      <w:proofErr w:type="spellStart"/>
      <w:r w:rsidRPr="005F28CE">
        <w:rPr>
          <w:rFonts w:cs="Arial"/>
          <w:b/>
          <w:bCs/>
          <w:szCs w:val="24"/>
        </w:rPr>
        <w:t>Econometrica</w:t>
      </w:r>
      <w:proofErr w:type="spellEnd"/>
      <w:r w:rsidRPr="005F28CE">
        <w:rPr>
          <w:rFonts w:cs="Arial"/>
          <w:b/>
          <w:bCs/>
          <w:szCs w:val="24"/>
        </w:rPr>
        <w:t xml:space="preserve">, </w:t>
      </w:r>
      <w:r w:rsidRPr="005F28CE">
        <w:rPr>
          <w:rFonts w:cs="Arial"/>
          <w:szCs w:val="24"/>
        </w:rPr>
        <w:t xml:space="preserve">[S. l.], v. 37, n. 3, p. 424-438, ago. 1969. DOI: 10.2307/1912791.  Disponível em: https://doi.org/10.2307/1912791.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18 </w:t>
      </w:r>
      <w:proofErr w:type="spellStart"/>
      <w:r w:rsidRPr="005F28CE">
        <w:rPr>
          <w:rFonts w:cs="Arial"/>
          <w:szCs w:val="24"/>
          <w:lang w:val="en-US"/>
        </w:rPr>
        <w:t>fev</w:t>
      </w:r>
      <w:proofErr w:type="spellEnd"/>
      <w:r w:rsidRPr="005F28CE">
        <w:rPr>
          <w:rFonts w:cs="Arial"/>
          <w:szCs w:val="24"/>
          <w:lang w:val="en-US"/>
        </w:rPr>
        <w:t>. 2025.</w:t>
      </w:r>
    </w:p>
    <w:p w14:paraId="26F7F47B" w14:textId="77777777" w:rsidR="004E5246" w:rsidRPr="005F28CE" w:rsidRDefault="004E5246" w:rsidP="00704E32">
      <w:pPr>
        <w:spacing w:line="240" w:lineRule="auto"/>
        <w:ind w:firstLine="0"/>
        <w:jc w:val="left"/>
        <w:rPr>
          <w:rFonts w:cs="Arial"/>
          <w:szCs w:val="24"/>
          <w:lang w:val="en-US"/>
        </w:rPr>
      </w:pPr>
    </w:p>
    <w:p w14:paraId="4F83E102" w14:textId="5068BC80" w:rsidR="004E5246" w:rsidRPr="005F28CE" w:rsidRDefault="004E5246" w:rsidP="00704E32">
      <w:pPr>
        <w:spacing w:line="240" w:lineRule="auto"/>
        <w:ind w:firstLine="0"/>
        <w:jc w:val="left"/>
        <w:rPr>
          <w:rFonts w:cs="Arial"/>
          <w:szCs w:val="24"/>
        </w:rPr>
      </w:pPr>
      <w:r w:rsidRPr="005F28CE">
        <w:rPr>
          <w:rFonts w:cs="Arial"/>
          <w:szCs w:val="24"/>
          <w:lang w:val="en-US"/>
        </w:rPr>
        <w:t xml:space="preserve">HERNAN, Miguel A.; ROBINS, James M. </w:t>
      </w:r>
      <w:r w:rsidRPr="005F28CE">
        <w:rPr>
          <w:rFonts w:cs="Arial"/>
          <w:b/>
          <w:bCs/>
          <w:szCs w:val="24"/>
          <w:lang w:val="en-US"/>
        </w:rPr>
        <w:t>Causal inference: what if.</w:t>
      </w:r>
      <w:r w:rsidRPr="005F28CE">
        <w:rPr>
          <w:rFonts w:cs="Arial"/>
          <w:szCs w:val="24"/>
          <w:lang w:val="en-US"/>
        </w:rPr>
        <w:t xml:space="preserve"> 1st ed. London: CRC Press, 2024. </w:t>
      </w:r>
      <w:r w:rsidRPr="005F28CE">
        <w:rPr>
          <w:rFonts w:cs="Arial"/>
          <w:szCs w:val="24"/>
        </w:rPr>
        <w:t>312 p.</w:t>
      </w:r>
    </w:p>
    <w:p w14:paraId="4991356F" w14:textId="77777777" w:rsidR="004E5246" w:rsidRPr="005F28CE" w:rsidRDefault="004E5246" w:rsidP="00704E32">
      <w:pPr>
        <w:spacing w:line="240" w:lineRule="auto"/>
        <w:ind w:firstLine="0"/>
        <w:jc w:val="left"/>
        <w:rPr>
          <w:rFonts w:cs="Arial"/>
          <w:szCs w:val="24"/>
        </w:rPr>
      </w:pPr>
    </w:p>
    <w:p w14:paraId="12ED0350" w14:textId="26652AF1" w:rsidR="004F6C0E" w:rsidRPr="005F28CE" w:rsidRDefault="004E5246" w:rsidP="00704E32">
      <w:pPr>
        <w:spacing w:line="240" w:lineRule="auto"/>
        <w:ind w:firstLine="0"/>
        <w:jc w:val="left"/>
        <w:rPr>
          <w:rFonts w:cs="Arial"/>
          <w:szCs w:val="24"/>
        </w:rPr>
      </w:pPr>
      <w:r w:rsidRPr="005F28CE">
        <w:rPr>
          <w:rFonts w:cs="Arial"/>
          <w:szCs w:val="24"/>
        </w:rPr>
        <w:t>INSTITUTO DE PESQUISA ECONÔMICA APLICADA. </w:t>
      </w:r>
      <w:r w:rsidRPr="005F28CE">
        <w:rPr>
          <w:rFonts w:cs="Arial"/>
          <w:b/>
          <w:bCs/>
          <w:szCs w:val="24"/>
        </w:rPr>
        <w:t>Agenda 2030: objetivos de desenvolvimento sustentável: avaliação do progresso das principais metas globais para o Brasil: ODS 6: assegurar a disponibilidade e a gestão sustentável da água e do saneamento para todas e todos.</w:t>
      </w:r>
      <w:r w:rsidRPr="005F28CE">
        <w:rPr>
          <w:rFonts w:cs="Arial"/>
          <w:szCs w:val="24"/>
        </w:rPr>
        <w:t> Brasília: Ipea, 2024. 19 p. (Cadernos ODS, 6). DOI: </w:t>
      </w:r>
      <w:hyperlink r:id="rId14" w:history="1">
        <w:r w:rsidRPr="005F28CE">
          <w:rPr>
            <w:rStyle w:val="Hyperlink"/>
            <w:rFonts w:cs="Arial"/>
            <w:szCs w:val="24"/>
          </w:rPr>
          <w:t>http://dx.doi.org/10.38116/ri2024ODS6</w:t>
        </w:r>
      </w:hyperlink>
      <w:r w:rsidR="004F6C0E" w:rsidRPr="005F28CE">
        <w:t xml:space="preserve"> Disponível em:https://repositorio.ipea.gov.br/bitstream/11058/14124/6/Agenda_2030_ODS_6_Assegurar_a_disponibilidade_e_a_gestao.pdf. Acesso em: 28 out. 2025.</w:t>
      </w:r>
    </w:p>
    <w:p w14:paraId="3605CE22" w14:textId="77777777" w:rsidR="004E5246" w:rsidRPr="005F28CE" w:rsidRDefault="004E5246" w:rsidP="00704E32">
      <w:pPr>
        <w:spacing w:line="240" w:lineRule="auto"/>
        <w:ind w:firstLine="0"/>
        <w:jc w:val="left"/>
        <w:rPr>
          <w:rFonts w:cs="Arial"/>
          <w:szCs w:val="24"/>
        </w:rPr>
      </w:pPr>
    </w:p>
    <w:p w14:paraId="7A46E920" w14:textId="22D699A9" w:rsidR="004E5246" w:rsidRPr="005F28CE" w:rsidRDefault="004E5246" w:rsidP="00704E32">
      <w:pPr>
        <w:spacing w:line="240" w:lineRule="auto"/>
        <w:ind w:firstLine="0"/>
        <w:jc w:val="left"/>
        <w:rPr>
          <w:rFonts w:cs="Arial"/>
          <w:szCs w:val="24"/>
        </w:rPr>
      </w:pPr>
      <w:r w:rsidRPr="005F28CE">
        <w:rPr>
          <w:rFonts w:cs="Arial"/>
          <w:szCs w:val="24"/>
        </w:rPr>
        <w:t xml:space="preserve">JANNUZZI, Paulo de Martino. Indicadores para diagnóstico, monitoramento e avaliação de programas sociais no Brasil. </w:t>
      </w:r>
      <w:r w:rsidRPr="005F28CE">
        <w:rPr>
          <w:rFonts w:cs="Arial"/>
          <w:b/>
          <w:bCs/>
          <w:szCs w:val="24"/>
        </w:rPr>
        <w:t>Revista do Serviço Público - RSP</w:t>
      </w:r>
      <w:r w:rsidRPr="005F28CE">
        <w:rPr>
          <w:rFonts w:cs="Arial"/>
          <w:szCs w:val="24"/>
        </w:rPr>
        <w:t>, Brasília, v. 56, n. 2, p. 137-160, abr.-2005.  Disponível em: http://repositorio.enap.gov.br/handle/1/1489. Acesso em: 15 fev. 2025.</w:t>
      </w:r>
    </w:p>
    <w:p w14:paraId="16561905" w14:textId="77777777" w:rsidR="004E5246" w:rsidRPr="005F28CE" w:rsidRDefault="004E5246" w:rsidP="00704E32">
      <w:pPr>
        <w:spacing w:line="240" w:lineRule="auto"/>
        <w:ind w:firstLine="0"/>
        <w:jc w:val="left"/>
        <w:rPr>
          <w:rFonts w:cs="Arial"/>
          <w:szCs w:val="24"/>
        </w:rPr>
      </w:pPr>
    </w:p>
    <w:p w14:paraId="2E831DC6" w14:textId="016D887F" w:rsidR="004E5246" w:rsidRPr="005F28CE" w:rsidRDefault="004E5246" w:rsidP="00704E32">
      <w:pPr>
        <w:spacing w:line="240" w:lineRule="auto"/>
        <w:ind w:firstLine="0"/>
        <w:jc w:val="left"/>
        <w:rPr>
          <w:rFonts w:cs="Arial"/>
          <w:szCs w:val="24"/>
          <w:lang w:val="en-US"/>
        </w:rPr>
      </w:pPr>
      <w:r w:rsidRPr="005F28CE">
        <w:rPr>
          <w:rFonts w:cs="Arial"/>
          <w:szCs w:val="24"/>
        </w:rPr>
        <w:t xml:space="preserve">JANNUZZI, Paulo de Martino. </w:t>
      </w:r>
      <w:r w:rsidRPr="005F28CE">
        <w:rPr>
          <w:rFonts w:cs="Arial"/>
          <w:b/>
          <w:bCs/>
          <w:szCs w:val="24"/>
        </w:rPr>
        <w:t>Indicadores Sociais no Brasil: conceitos, fontes de dados e aplicações.</w:t>
      </w:r>
      <w:r w:rsidRPr="005F28CE">
        <w:rPr>
          <w:rFonts w:cs="Arial"/>
          <w:szCs w:val="24"/>
        </w:rPr>
        <w:t xml:space="preserve"> </w:t>
      </w:r>
      <w:r w:rsidRPr="005F28CE">
        <w:rPr>
          <w:rFonts w:cs="Arial"/>
          <w:szCs w:val="24"/>
          <w:lang w:val="en-US"/>
        </w:rPr>
        <w:t xml:space="preserve">6. ed. Campinas: </w:t>
      </w:r>
      <w:proofErr w:type="spellStart"/>
      <w:r w:rsidRPr="005F28CE">
        <w:rPr>
          <w:rFonts w:cs="Arial"/>
          <w:szCs w:val="24"/>
          <w:lang w:val="en-US"/>
        </w:rPr>
        <w:t>Alínea</w:t>
      </w:r>
      <w:proofErr w:type="spellEnd"/>
      <w:r w:rsidRPr="005F28CE">
        <w:rPr>
          <w:rFonts w:cs="Arial"/>
          <w:szCs w:val="24"/>
          <w:lang w:val="en-US"/>
        </w:rPr>
        <w:t>, 2017.</w:t>
      </w:r>
    </w:p>
    <w:p w14:paraId="3BE0EFF5" w14:textId="77777777" w:rsidR="004E5246" w:rsidRPr="005F28CE" w:rsidRDefault="004E5246" w:rsidP="00704E32">
      <w:pPr>
        <w:spacing w:line="240" w:lineRule="auto"/>
        <w:ind w:firstLine="0"/>
        <w:jc w:val="left"/>
        <w:rPr>
          <w:rFonts w:cs="Arial"/>
          <w:szCs w:val="24"/>
          <w:lang w:val="en-US"/>
        </w:rPr>
      </w:pPr>
    </w:p>
    <w:p w14:paraId="3A13845E" w14:textId="66CC29C6" w:rsidR="004E5246" w:rsidRPr="005F28CE" w:rsidRDefault="004E5246" w:rsidP="00704E32">
      <w:pPr>
        <w:spacing w:line="240" w:lineRule="auto"/>
        <w:ind w:firstLine="0"/>
        <w:jc w:val="left"/>
        <w:rPr>
          <w:rFonts w:cs="Arial"/>
          <w:szCs w:val="24"/>
        </w:rPr>
      </w:pPr>
      <w:r w:rsidRPr="005F28CE">
        <w:rPr>
          <w:rFonts w:cs="Arial"/>
          <w:szCs w:val="24"/>
          <w:lang w:val="en-US"/>
        </w:rPr>
        <w:t xml:space="preserve">LOSEE, John (Ed.). </w:t>
      </w:r>
      <w:r w:rsidRPr="005F28CE">
        <w:rPr>
          <w:rFonts w:cs="Arial"/>
          <w:b/>
          <w:bCs/>
          <w:szCs w:val="24"/>
          <w:lang w:val="en-US"/>
        </w:rPr>
        <w:t>Theories of causality from antiquity to the present.</w:t>
      </w:r>
      <w:r w:rsidRPr="005F28CE">
        <w:rPr>
          <w:rFonts w:cs="Arial"/>
          <w:szCs w:val="24"/>
          <w:lang w:val="en-US"/>
        </w:rPr>
        <w:t xml:space="preserve"> </w:t>
      </w:r>
      <w:r w:rsidRPr="005F28CE">
        <w:rPr>
          <w:rFonts w:cs="Arial"/>
          <w:szCs w:val="24"/>
        </w:rPr>
        <w:t xml:space="preserve">1st ed. London: </w:t>
      </w:r>
      <w:proofErr w:type="spellStart"/>
      <w:r w:rsidRPr="005F28CE">
        <w:rPr>
          <w:rFonts w:cs="Arial"/>
          <w:szCs w:val="24"/>
        </w:rPr>
        <w:t>Routledge</w:t>
      </w:r>
      <w:proofErr w:type="spellEnd"/>
      <w:r w:rsidRPr="005F28CE">
        <w:rPr>
          <w:rFonts w:cs="Arial"/>
          <w:szCs w:val="24"/>
        </w:rPr>
        <w:t>, 2017. 218 p.</w:t>
      </w:r>
    </w:p>
    <w:p w14:paraId="72C320FE" w14:textId="77777777" w:rsidR="004E5246" w:rsidRPr="005F28CE" w:rsidRDefault="004E5246" w:rsidP="00704E32">
      <w:pPr>
        <w:spacing w:line="240" w:lineRule="auto"/>
        <w:ind w:firstLine="0"/>
        <w:jc w:val="left"/>
        <w:rPr>
          <w:rFonts w:cs="Arial"/>
          <w:szCs w:val="24"/>
        </w:rPr>
      </w:pPr>
    </w:p>
    <w:p w14:paraId="5E64FFF1" w14:textId="30D9A606" w:rsidR="004F6C0E" w:rsidRPr="005F28CE" w:rsidRDefault="004F6C0E" w:rsidP="004F6C0E">
      <w:pPr>
        <w:spacing w:line="240" w:lineRule="auto"/>
        <w:ind w:firstLine="0"/>
        <w:jc w:val="left"/>
        <w:rPr>
          <w:rFonts w:cs="Arial"/>
          <w:szCs w:val="24"/>
        </w:rPr>
      </w:pPr>
      <w:r w:rsidRPr="005F28CE">
        <w:rPr>
          <w:rFonts w:cs="Arial"/>
          <w:szCs w:val="24"/>
        </w:rPr>
        <w:t xml:space="preserve">MALDONADO, Maira; ANTÚNEZ ARAQUE, Héctor </w:t>
      </w:r>
      <w:proofErr w:type="spellStart"/>
      <w:r w:rsidRPr="005F28CE">
        <w:rPr>
          <w:rFonts w:cs="Arial"/>
          <w:szCs w:val="24"/>
        </w:rPr>
        <w:t>Alí</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Humano </w:t>
      </w:r>
      <w:proofErr w:type="spellStart"/>
      <w:r w:rsidRPr="005F28CE">
        <w:rPr>
          <w:rFonts w:cs="Arial"/>
          <w:szCs w:val="24"/>
        </w:rPr>
        <w:t>Sustentable</w:t>
      </w:r>
      <w:proofErr w:type="spellEnd"/>
      <w:r w:rsidRPr="005F28CE">
        <w:rPr>
          <w:rFonts w:cs="Arial"/>
          <w:szCs w:val="24"/>
        </w:rPr>
        <w:t xml:space="preserve">: Una mirada </w:t>
      </w:r>
      <w:proofErr w:type="spellStart"/>
      <w:r w:rsidRPr="005F28CE">
        <w:rPr>
          <w:rFonts w:cs="Arial"/>
          <w:szCs w:val="24"/>
        </w:rPr>
        <w:t>en</w:t>
      </w:r>
      <w:proofErr w:type="spellEnd"/>
      <w:r w:rsidRPr="005F28CE">
        <w:rPr>
          <w:rFonts w:cs="Arial"/>
          <w:szCs w:val="24"/>
        </w:rPr>
        <w:t xml:space="preserve"> </w:t>
      </w:r>
      <w:proofErr w:type="spellStart"/>
      <w:r w:rsidRPr="005F28CE">
        <w:rPr>
          <w:rFonts w:cs="Arial"/>
          <w:szCs w:val="24"/>
        </w:rPr>
        <w:t>el</w:t>
      </w:r>
      <w:proofErr w:type="spellEnd"/>
      <w:r w:rsidRPr="005F28CE">
        <w:rPr>
          <w:rFonts w:cs="Arial"/>
          <w:szCs w:val="24"/>
        </w:rPr>
        <w:t xml:space="preserve"> </w:t>
      </w:r>
      <w:proofErr w:type="spellStart"/>
      <w:r w:rsidRPr="005F28CE">
        <w:rPr>
          <w:rFonts w:cs="Arial"/>
          <w:szCs w:val="24"/>
        </w:rPr>
        <w:t>devenir</w:t>
      </w:r>
      <w:proofErr w:type="spellEnd"/>
      <w:r w:rsidRPr="005F28CE">
        <w:rPr>
          <w:rFonts w:cs="Arial"/>
          <w:szCs w:val="24"/>
        </w:rPr>
        <w:t xml:space="preserve"> de </w:t>
      </w:r>
      <w:proofErr w:type="spellStart"/>
      <w:r w:rsidRPr="005F28CE">
        <w:rPr>
          <w:rFonts w:cs="Arial"/>
          <w:szCs w:val="24"/>
        </w:rPr>
        <w:t>las</w:t>
      </w:r>
      <w:proofErr w:type="spellEnd"/>
      <w:r w:rsidRPr="005F28CE">
        <w:rPr>
          <w:rFonts w:cs="Arial"/>
          <w:szCs w:val="24"/>
        </w:rPr>
        <w:t xml:space="preserve"> </w:t>
      </w:r>
      <w:proofErr w:type="spellStart"/>
      <w:r w:rsidRPr="005F28CE">
        <w:rPr>
          <w:rFonts w:cs="Arial"/>
          <w:szCs w:val="24"/>
        </w:rPr>
        <w:t>teorías</w:t>
      </w:r>
      <w:proofErr w:type="spellEnd"/>
      <w:r w:rsidRPr="005F28CE">
        <w:rPr>
          <w:rFonts w:cs="Arial"/>
          <w:szCs w:val="24"/>
        </w:rPr>
        <w:t xml:space="preserve"> de </w:t>
      </w:r>
      <w:proofErr w:type="spellStart"/>
      <w:r w:rsidRPr="005F28CE">
        <w:rPr>
          <w:rFonts w:cs="Arial"/>
          <w:szCs w:val="24"/>
        </w:rPr>
        <w:t>integración</w:t>
      </w:r>
      <w:proofErr w:type="spellEnd"/>
      <w:r w:rsidRPr="005F28CE">
        <w:rPr>
          <w:rFonts w:cs="Arial"/>
          <w:szCs w:val="24"/>
        </w:rPr>
        <w:t xml:space="preserve"> </w:t>
      </w:r>
      <w:proofErr w:type="spellStart"/>
      <w:r w:rsidRPr="005F28CE">
        <w:rPr>
          <w:rFonts w:cs="Arial"/>
          <w:szCs w:val="24"/>
        </w:rPr>
        <w:t>del</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económico. </w:t>
      </w:r>
      <w:proofErr w:type="spellStart"/>
      <w:r w:rsidRPr="005F28CE">
        <w:rPr>
          <w:rFonts w:cs="Arial"/>
          <w:b/>
          <w:bCs/>
          <w:szCs w:val="24"/>
        </w:rPr>
        <w:t>Sustentabilidad</w:t>
      </w:r>
      <w:proofErr w:type="spellEnd"/>
      <w:r w:rsidRPr="005F28CE">
        <w:rPr>
          <w:rFonts w:cs="Arial"/>
          <w:b/>
          <w:bCs/>
          <w:szCs w:val="24"/>
        </w:rPr>
        <w:t xml:space="preserve"> Al </w:t>
      </w:r>
      <w:proofErr w:type="spellStart"/>
      <w:r w:rsidRPr="005F28CE">
        <w:rPr>
          <w:rFonts w:cs="Arial"/>
          <w:b/>
          <w:bCs/>
          <w:szCs w:val="24"/>
        </w:rPr>
        <w:t>día</w:t>
      </w:r>
      <w:proofErr w:type="spellEnd"/>
      <w:r w:rsidRPr="005F28CE">
        <w:rPr>
          <w:rFonts w:cs="Arial"/>
          <w:szCs w:val="24"/>
        </w:rPr>
        <w:t xml:space="preserve">, n. 9, nov. 2023. DOI: 10.70219/sad-92023-180. </w:t>
      </w:r>
    </w:p>
    <w:p w14:paraId="63BB9D9C" w14:textId="59BF185F" w:rsidR="004F6C0E" w:rsidRPr="005F28CE" w:rsidRDefault="004F6C0E" w:rsidP="004F6C0E">
      <w:pPr>
        <w:spacing w:line="240" w:lineRule="auto"/>
        <w:ind w:firstLine="0"/>
        <w:jc w:val="left"/>
        <w:rPr>
          <w:rFonts w:cs="Arial"/>
          <w:szCs w:val="24"/>
        </w:rPr>
      </w:pPr>
      <w:r w:rsidRPr="005F28CE">
        <w:rPr>
          <w:rFonts w:cs="Arial"/>
          <w:szCs w:val="24"/>
        </w:rPr>
        <w:t xml:space="preserve">Disponível em: https://revistas.uv.cl/index.php/SustentabilidadAlDia/article/view/3668. </w:t>
      </w:r>
    </w:p>
    <w:p w14:paraId="722E00EB" w14:textId="2F9A5A71" w:rsidR="004F6C0E" w:rsidRPr="005F28CE" w:rsidRDefault="004F6C0E" w:rsidP="004F6C0E">
      <w:pPr>
        <w:spacing w:line="240" w:lineRule="auto"/>
        <w:ind w:firstLine="0"/>
        <w:jc w:val="left"/>
        <w:rPr>
          <w:rFonts w:cs="Arial"/>
          <w:szCs w:val="24"/>
        </w:rPr>
      </w:pPr>
      <w:r w:rsidRPr="005F28CE">
        <w:rPr>
          <w:rFonts w:cs="Arial"/>
          <w:szCs w:val="24"/>
        </w:rPr>
        <w:t>Acesso em: 28 out. 2025.</w:t>
      </w:r>
    </w:p>
    <w:p w14:paraId="40564F7E" w14:textId="77777777" w:rsidR="004F6C0E" w:rsidRPr="005F28CE" w:rsidRDefault="004F6C0E" w:rsidP="00704E32">
      <w:pPr>
        <w:spacing w:line="240" w:lineRule="auto"/>
        <w:ind w:firstLine="0"/>
        <w:jc w:val="left"/>
        <w:rPr>
          <w:rFonts w:cs="Arial"/>
          <w:szCs w:val="24"/>
        </w:rPr>
      </w:pPr>
    </w:p>
    <w:p w14:paraId="174DF332" w14:textId="69E63A45" w:rsidR="004E5246" w:rsidRPr="005F28CE" w:rsidRDefault="004E5246" w:rsidP="00704E32">
      <w:pPr>
        <w:spacing w:line="240" w:lineRule="auto"/>
        <w:ind w:firstLine="0"/>
        <w:jc w:val="left"/>
        <w:rPr>
          <w:rFonts w:cs="Arial"/>
          <w:szCs w:val="24"/>
        </w:rPr>
      </w:pPr>
      <w:r w:rsidRPr="005F28CE">
        <w:rPr>
          <w:rFonts w:cs="Arial"/>
          <w:szCs w:val="24"/>
        </w:rPr>
        <w:t xml:space="preserve">MARCONI, Marina de Andrade; LAKATOS, Eva Maria. </w:t>
      </w:r>
      <w:r w:rsidRPr="005F28CE">
        <w:rPr>
          <w:rFonts w:cs="Arial"/>
          <w:b/>
          <w:bCs/>
          <w:szCs w:val="24"/>
        </w:rPr>
        <w:t>Fundamentos de metodologia científica.</w:t>
      </w:r>
      <w:r w:rsidRPr="005F28CE">
        <w:rPr>
          <w:rFonts w:cs="Arial"/>
          <w:szCs w:val="24"/>
        </w:rPr>
        <w:t xml:space="preserve"> 5. ed. São Paulo: Atlas, 2003. 314 p.</w:t>
      </w:r>
    </w:p>
    <w:p w14:paraId="1841C766" w14:textId="77777777" w:rsidR="004E5246" w:rsidRPr="005F28CE" w:rsidRDefault="004E5246" w:rsidP="00704E32">
      <w:pPr>
        <w:spacing w:line="240" w:lineRule="auto"/>
        <w:ind w:firstLine="0"/>
        <w:jc w:val="left"/>
        <w:rPr>
          <w:rFonts w:cs="Arial"/>
          <w:szCs w:val="24"/>
        </w:rPr>
      </w:pPr>
    </w:p>
    <w:p w14:paraId="2F4FA912" w14:textId="0D223AE6" w:rsidR="004E5246" w:rsidRPr="005F28CE" w:rsidRDefault="004E5246" w:rsidP="00704E32">
      <w:pPr>
        <w:spacing w:line="240" w:lineRule="auto"/>
        <w:ind w:firstLine="0"/>
        <w:jc w:val="left"/>
        <w:rPr>
          <w:rFonts w:cs="Arial"/>
          <w:szCs w:val="24"/>
        </w:rPr>
      </w:pPr>
      <w:r w:rsidRPr="005F28CE">
        <w:rPr>
          <w:rFonts w:cs="Arial"/>
          <w:szCs w:val="24"/>
        </w:rPr>
        <w:t>MARTINS, Getúlio. </w:t>
      </w:r>
      <w:r w:rsidRPr="005F28CE">
        <w:rPr>
          <w:rFonts w:cs="Arial"/>
          <w:b/>
          <w:bCs/>
          <w:szCs w:val="24"/>
        </w:rPr>
        <w:t>Impacto do saneamento básico na saúde pública: estudo de caso - Itapetininga, SP - 1980 a 1997.</w:t>
      </w:r>
      <w:r w:rsidRPr="005F28CE">
        <w:rPr>
          <w:rFonts w:cs="Arial"/>
          <w:szCs w:val="24"/>
        </w:rPr>
        <w:t> 2001. Tese (Doutorado) – Universidade de São Paulo, São Paulo, 2001. Disponível em: http://www.teses.usp.br/teses/disponiveis/6/6134/tde-30032020-114334/. Acesso em: 22 jan. 2025.</w:t>
      </w:r>
    </w:p>
    <w:p w14:paraId="7C2C2803" w14:textId="77777777" w:rsidR="001A2C87" w:rsidRPr="005F28CE" w:rsidRDefault="001A2C87" w:rsidP="00704E32">
      <w:pPr>
        <w:spacing w:line="240" w:lineRule="auto"/>
        <w:ind w:firstLine="0"/>
        <w:jc w:val="left"/>
        <w:rPr>
          <w:rFonts w:cs="Arial"/>
          <w:szCs w:val="24"/>
        </w:rPr>
      </w:pPr>
    </w:p>
    <w:p w14:paraId="61F99E62" w14:textId="77777777" w:rsidR="001A2C87" w:rsidRPr="005F28CE" w:rsidRDefault="001A2C87" w:rsidP="001A2C87">
      <w:pPr>
        <w:spacing w:line="240" w:lineRule="auto"/>
        <w:ind w:firstLine="0"/>
        <w:jc w:val="left"/>
        <w:rPr>
          <w:rFonts w:cs="Arial"/>
          <w:szCs w:val="24"/>
        </w:rPr>
      </w:pPr>
      <w:r w:rsidRPr="005F28CE">
        <w:rPr>
          <w:rFonts w:cs="Arial"/>
          <w:szCs w:val="24"/>
        </w:rPr>
        <w:t xml:space="preserve">MATTA, Luiz Gustavo da; VERDAN, Mariana Fernandes. Construção histórica do </w:t>
      </w:r>
    </w:p>
    <w:p w14:paraId="403E08EB" w14:textId="77777777" w:rsidR="001A2C87" w:rsidRPr="005F28CE" w:rsidRDefault="001A2C87" w:rsidP="001A2C87">
      <w:pPr>
        <w:spacing w:line="240" w:lineRule="auto"/>
        <w:ind w:firstLine="0"/>
        <w:jc w:val="left"/>
        <w:rPr>
          <w:rFonts w:cs="Arial"/>
          <w:b/>
          <w:bCs/>
          <w:szCs w:val="24"/>
        </w:rPr>
      </w:pPr>
      <w:r w:rsidRPr="005F28CE">
        <w:rPr>
          <w:rFonts w:cs="Arial"/>
          <w:szCs w:val="24"/>
        </w:rPr>
        <w:t xml:space="preserve">conceito de desenvolvimento e suas múltiplas abordagens. </w:t>
      </w:r>
      <w:r w:rsidRPr="005F28CE">
        <w:rPr>
          <w:rFonts w:cs="Arial"/>
          <w:b/>
          <w:bCs/>
          <w:szCs w:val="24"/>
        </w:rPr>
        <w:t xml:space="preserve">Observatório de </w:t>
      </w:r>
      <w:proofErr w:type="spellStart"/>
      <w:r w:rsidRPr="005F28CE">
        <w:rPr>
          <w:rFonts w:cs="Arial"/>
          <w:b/>
          <w:bCs/>
          <w:szCs w:val="24"/>
        </w:rPr>
        <w:t>la</w:t>
      </w:r>
      <w:proofErr w:type="spellEnd"/>
      <w:r w:rsidRPr="005F28CE">
        <w:rPr>
          <w:rFonts w:cs="Arial"/>
          <w:b/>
          <w:bCs/>
          <w:szCs w:val="24"/>
        </w:rPr>
        <w:t xml:space="preserve"> </w:t>
      </w:r>
    </w:p>
    <w:p w14:paraId="26E8E7C1" w14:textId="77777777" w:rsidR="001A2C87" w:rsidRPr="005F28CE" w:rsidRDefault="001A2C87" w:rsidP="001A2C87">
      <w:pPr>
        <w:spacing w:line="240" w:lineRule="auto"/>
        <w:ind w:firstLine="0"/>
        <w:jc w:val="left"/>
        <w:rPr>
          <w:rFonts w:cs="Arial"/>
          <w:szCs w:val="24"/>
        </w:rPr>
      </w:pPr>
      <w:proofErr w:type="spellStart"/>
      <w:r w:rsidRPr="005F28CE">
        <w:rPr>
          <w:rFonts w:cs="Arial"/>
          <w:b/>
          <w:bCs/>
          <w:szCs w:val="24"/>
        </w:rPr>
        <w:t>Economía</w:t>
      </w:r>
      <w:proofErr w:type="spellEnd"/>
      <w:r w:rsidRPr="005F28CE">
        <w:rPr>
          <w:rFonts w:cs="Arial"/>
          <w:b/>
          <w:bCs/>
          <w:szCs w:val="24"/>
        </w:rPr>
        <w:t xml:space="preserve"> </w:t>
      </w:r>
      <w:proofErr w:type="spellStart"/>
      <w:r w:rsidRPr="005F28CE">
        <w:rPr>
          <w:rFonts w:cs="Arial"/>
          <w:b/>
          <w:bCs/>
          <w:szCs w:val="24"/>
        </w:rPr>
        <w:t>Latinoamericana</w:t>
      </w:r>
      <w:proofErr w:type="spellEnd"/>
      <w:r w:rsidRPr="005F28CE">
        <w:rPr>
          <w:rFonts w:cs="Arial"/>
          <w:szCs w:val="24"/>
        </w:rPr>
        <w:t xml:space="preserve">, v. 21, n. 11, p. 18853-18875, 2023. </w:t>
      </w:r>
    </w:p>
    <w:p w14:paraId="01F0B5C0" w14:textId="228CD8A0" w:rsidR="001A2C87" w:rsidRPr="005F28CE" w:rsidRDefault="001A2C87" w:rsidP="001A2C87">
      <w:pPr>
        <w:spacing w:line="240" w:lineRule="auto"/>
        <w:ind w:firstLine="0"/>
        <w:jc w:val="left"/>
        <w:rPr>
          <w:rFonts w:cs="Arial"/>
          <w:szCs w:val="24"/>
        </w:rPr>
      </w:pPr>
      <w:r w:rsidRPr="005F28CE">
        <w:rPr>
          <w:rFonts w:cs="Arial"/>
          <w:szCs w:val="24"/>
        </w:rPr>
        <w:t xml:space="preserve">DOI: 10.55905/oelv21n11-0. Disponível em: https://ojs.observatoriolatinoamericano.com/ojs/index.php/olel/article/view/1476. </w:t>
      </w:r>
    </w:p>
    <w:p w14:paraId="601A8894" w14:textId="0A794A6A"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11567ADD" w14:textId="77777777" w:rsidR="004E5246" w:rsidRPr="005F28CE" w:rsidRDefault="004E5246" w:rsidP="00704E32">
      <w:pPr>
        <w:spacing w:line="240" w:lineRule="auto"/>
        <w:ind w:firstLine="0"/>
        <w:jc w:val="left"/>
        <w:rPr>
          <w:rFonts w:cs="Arial"/>
          <w:szCs w:val="24"/>
        </w:rPr>
      </w:pPr>
    </w:p>
    <w:p w14:paraId="439BB833" w14:textId="1128E23B" w:rsidR="004E5246" w:rsidRPr="005F28CE" w:rsidRDefault="004E5246" w:rsidP="00704E32">
      <w:pPr>
        <w:spacing w:line="240" w:lineRule="auto"/>
        <w:ind w:firstLine="0"/>
        <w:jc w:val="left"/>
        <w:rPr>
          <w:rFonts w:cs="Arial"/>
          <w:szCs w:val="24"/>
        </w:rPr>
      </w:pPr>
      <w:r w:rsidRPr="005F28CE">
        <w:rPr>
          <w:rFonts w:cs="Arial"/>
          <w:szCs w:val="24"/>
        </w:rPr>
        <w:t>MENDONÇA, Mário Jorge Cardoso de; MOTTA, Ronaldo Seroa da. </w:t>
      </w:r>
      <w:r w:rsidRPr="005F28CE">
        <w:rPr>
          <w:rFonts w:cs="Arial"/>
          <w:b/>
          <w:bCs/>
          <w:szCs w:val="24"/>
        </w:rPr>
        <w:t>Saúde e saneamento no Brasil. </w:t>
      </w:r>
      <w:r w:rsidRPr="005F28CE">
        <w:rPr>
          <w:rFonts w:cs="Arial"/>
          <w:i/>
          <w:iCs/>
          <w:szCs w:val="24"/>
        </w:rPr>
        <w:t>Planejamento e Políticas Públicas</w:t>
      </w:r>
      <w:r w:rsidRPr="005F28CE">
        <w:rPr>
          <w:rFonts w:cs="Arial"/>
          <w:szCs w:val="24"/>
        </w:rPr>
        <w:t>, Brasília, n. 30, 2007. Disponível em: https://www.ipea.gov.br/</w:t>
      </w:r>
      <w:proofErr w:type="spellStart"/>
      <w:r w:rsidRPr="005F28CE">
        <w:rPr>
          <w:rFonts w:cs="Arial"/>
          <w:szCs w:val="24"/>
        </w:rPr>
        <w:t>ppp</w:t>
      </w:r>
      <w:proofErr w:type="spellEnd"/>
      <w:r w:rsidRPr="005F28CE">
        <w:rPr>
          <w:rFonts w:cs="Arial"/>
          <w:szCs w:val="24"/>
        </w:rPr>
        <w:t>/</w:t>
      </w:r>
      <w:proofErr w:type="spellStart"/>
      <w:r w:rsidRPr="005F28CE">
        <w:rPr>
          <w:rFonts w:cs="Arial"/>
          <w:szCs w:val="24"/>
        </w:rPr>
        <w:t>index.php</w:t>
      </w:r>
      <w:proofErr w:type="spellEnd"/>
      <w:r w:rsidRPr="005F28CE">
        <w:rPr>
          <w:rFonts w:cs="Arial"/>
          <w:szCs w:val="24"/>
        </w:rPr>
        <w:t>/PPP/</w:t>
      </w:r>
      <w:proofErr w:type="spellStart"/>
      <w:r w:rsidRPr="005F28CE">
        <w:rPr>
          <w:rFonts w:cs="Arial"/>
          <w:szCs w:val="24"/>
        </w:rPr>
        <w:t>article</w:t>
      </w:r>
      <w:proofErr w:type="spellEnd"/>
      <w:r w:rsidRPr="005F28CE">
        <w:rPr>
          <w:rFonts w:cs="Arial"/>
          <w:szCs w:val="24"/>
        </w:rPr>
        <w:t>/</w:t>
      </w:r>
      <w:proofErr w:type="spellStart"/>
      <w:r w:rsidRPr="005F28CE">
        <w:rPr>
          <w:rFonts w:cs="Arial"/>
          <w:szCs w:val="24"/>
        </w:rPr>
        <w:t>view</w:t>
      </w:r>
      <w:proofErr w:type="spellEnd"/>
      <w:r w:rsidRPr="005F28CE">
        <w:rPr>
          <w:rFonts w:cs="Arial"/>
          <w:szCs w:val="24"/>
        </w:rPr>
        <w:t>/33. Acesso em: 22 jan. 2025.</w:t>
      </w:r>
    </w:p>
    <w:p w14:paraId="4B894005" w14:textId="77777777" w:rsidR="004E5246" w:rsidRPr="005F28CE" w:rsidRDefault="004E5246" w:rsidP="00704E32">
      <w:pPr>
        <w:spacing w:line="240" w:lineRule="auto"/>
        <w:ind w:firstLine="0"/>
        <w:jc w:val="left"/>
        <w:rPr>
          <w:rFonts w:cs="Arial"/>
          <w:szCs w:val="24"/>
        </w:rPr>
      </w:pPr>
    </w:p>
    <w:p w14:paraId="5950D6DD" w14:textId="1BFD4532" w:rsidR="004E5246" w:rsidRPr="005F28CE" w:rsidRDefault="004E5246" w:rsidP="00704E32">
      <w:pPr>
        <w:spacing w:line="240" w:lineRule="auto"/>
        <w:ind w:firstLine="0"/>
        <w:jc w:val="left"/>
        <w:rPr>
          <w:rFonts w:cs="Arial"/>
          <w:szCs w:val="24"/>
        </w:rPr>
      </w:pPr>
      <w:r w:rsidRPr="005F28CE">
        <w:rPr>
          <w:rFonts w:cs="Arial"/>
          <w:szCs w:val="24"/>
        </w:rPr>
        <w:t xml:space="preserve">MESQUITA, </w:t>
      </w:r>
      <w:proofErr w:type="spellStart"/>
      <w:r w:rsidRPr="005F28CE">
        <w:rPr>
          <w:rFonts w:cs="Arial"/>
          <w:szCs w:val="24"/>
        </w:rPr>
        <w:t>Tayane</w:t>
      </w:r>
      <w:proofErr w:type="spellEnd"/>
      <w:r w:rsidRPr="005F28CE">
        <w:rPr>
          <w:rFonts w:cs="Arial"/>
          <w:szCs w:val="24"/>
        </w:rPr>
        <w:t xml:space="preserve"> </w:t>
      </w:r>
      <w:proofErr w:type="spellStart"/>
      <w:r w:rsidRPr="005F28CE">
        <w:rPr>
          <w:rFonts w:cs="Arial"/>
          <w:szCs w:val="24"/>
        </w:rPr>
        <w:t>Cristiele</w:t>
      </w:r>
      <w:proofErr w:type="spellEnd"/>
      <w:r w:rsidRPr="005F28CE">
        <w:rPr>
          <w:rFonts w:cs="Arial"/>
          <w:szCs w:val="24"/>
        </w:rPr>
        <w:t xml:space="preserve"> Rodrigues. </w:t>
      </w:r>
      <w:r w:rsidRPr="005F28CE">
        <w:rPr>
          <w:rFonts w:cs="Arial"/>
          <w:b/>
          <w:bCs/>
          <w:szCs w:val="24"/>
        </w:rPr>
        <w:t>Análise da relação saúde, saneamento e ambiente nas epidemias do Zika vírus e microcefalia no Brasil.</w:t>
      </w:r>
      <w:r w:rsidRPr="005F28CE">
        <w:rPr>
          <w:rFonts w:cs="Arial"/>
          <w:szCs w:val="24"/>
        </w:rPr>
        <w:t xml:space="preserve"> 2023. 157 f. Tese (Doutorado em Engenharia Agrícola) - Universidade Federal de Viçosa, Departamento de Engenharia Agrícola, Viçosa, 2023. DOI: 10.47328/ufvbbt.2023.261.  Disponível em: https://locus.ufv.br//handle/123456789/31594. Acesso em: 18 fev. 2025.</w:t>
      </w:r>
    </w:p>
    <w:p w14:paraId="0A5F22B9" w14:textId="77777777" w:rsidR="00497B88" w:rsidRPr="005F28CE" w:rsidRDefault="00497B88" w:rsidP="00704E32">
      <w:pPr>
        <w:spacing w:line="240" w:lineRule="auto"/>
        <w:ind w:firstLine="0"/>
        <w:jc w:val="left"/>
        <w:rPr>
          <w:rFonts w:cs="Arial"/>
          <w:szCs w:val="24"/>
        </w:rPr>
      </w:pPr>
    </w:p>
    <w:p w14:paraId="38C3C391" w14:textId="6D53999A" w:rsidR="00497B88" w:rsidRPr="005F28CE" w:rsidRDefault="004E5246" w:rsidP="00704E32">
      <w:pPr>
        <w:spacing w:line="240" w:lineRule="auto"/>
        <w:ind w:firstLine="0"/>
        <w:jc w:val="left"/>
        <w:rPr>
          <w:rFonts w:cs="Arial"/>
          <w:szCs w:val="24"/>
          <w:lang w:val="en-US"/>
        </w:rPr>
      </w:pPr>
      <w:r w:rsidRPr="005F28CE">
        <w:rPr>
          <w:rFonts w:cs="Arial"/>
          <w:szCs w:val="24"/>
          <w:lang w:val="en-US"/>
        </w:rPr>
        <w:t xml:space="preserve">MORÇÖL, </w:t>
      </w:r>
      <w:proofErr w:type="spellStart"/>
      <w:r w:rsidRPr="005F28CE">
        <w:rPr>
          <w:rFonts w:cs="Arial"/>
          <w:szCs w:val="24"/>
          <w:lang w:val="en-US"/>
        </w:rPr>
        <w:t>Göktuğ</w:t>
      </w:r>
      <w:proofErr w:type="spellEnd"/>
      <w:r w:rsidRPr="005F28CE">
        <w:rPr>
          <w:rFonts w:cs="Arial"/>
          <w:szCs w:val="24"/>
          <w:lang w:val="en-US"/>
        </w:rPr>
        <w:t>. </w:t>
      </w:r>
      <w:r w:rsidRPr="005F28CE">
        <w:rPr>
          <w:rFonts w:cs="Arial"/>
          <w:b/>
          <w:bCs/>
          <w:szCs w:val="24"/>
          <w:lang w:val="en-US"/>
        </w:rPr>
        <w:t>A complexity theory for public policy.</w:t>
      </w:r>
      <w:r w:rsidRPr="005F28CE">
        <w:rPr>
          <w:rFonts w:cs="Arial"/>
          <w:szCs w:val="24"/>
          <w:lang w:val="en-US"/>
        </w:rPr>
        <w:t xml:space="preserve"> New York: Routledge, 2012. ISBN 978-0-415-51827-7.</w:t>
      </w:r>
    </w:p>
    <w:p w14:paraId="6F3FAB9F" w14:textId="352961CC" w:rsidR="00150AC5" w:rsidRPr="005F28CE" w:rsidRDefault="00150AC5" w:rsidP="00704E32">
      <w:pPr>
        <w:spacing w:line="240" w:lineRule="auto"/>
        <w:ind w:firstLine="0"/>
        <w:jc w:val="left"/>
        <w:rPr>
          <w:rFonts w:cs="Arial"/>
          <w:szCs w:val="24"/>
          <w:lang w:val="en-US"/>
        </w:rPr>
      </w:pPr>
    </w:p>
    <w:p w14:paraId="122F3C3D" w14:textId="77777777" w:rsidR="00150AC5" w:rsidRPr="005F28CE" w:rsidRDefault="004E5246" w:rsidP="00704E32">
      <w:pPr>
        <w:spacing w:line="240" w:lineRule="auto"/>
        <w:ind w:firstLine="0"/>
        <w:jc w:val="left"/>
        <w:rPr>
          <w:rFonts w:cs="Arial"/>
          <w:szCs w:val="24"/>
        </w:rPr>
      </w:pPr>
      <w:r w:rsidRPr="005F28CE">
        <w:rPr>
          <w:rFonts w:cs="Arial"/>
          <w:szCs w:val="24"/>
          <w:lang w:val="en-US"/>
        </w:rPr>
        <w:t xml:space="preserve">ORGILL-MEYER, Jennifer; PATTANAYAK, </w:t>
      </w:r>
      <w:proofErr w:type="spellStart"/>
      <w:r w:rsidRPr="005F28CE">
        <w:rPr>
          <w:rFonts w:cs="Arial"/>
          <w:szCs w:val="24"/>
          <w:lang w:val="en-US"/>
        </w:rPr>
        <w:t>Subhrendu</w:t>
      </w:r>
      <w:proofErr w:type="spellEnd"/>
      <w:r w:rsidRPr="005F28CE">
        <w:rPr>
          <w:rFonts w:cs="Arial"/>
          <w:szCs w:val="24"/>
          <w:lang w:val="en-US"/>
        </w:rPr>
        <w:t xml:space="preserve"> K. </w:t>
      </w:r>
      <w:r w:rsidRPr="005F28CE">
        <w:rPr>
          <w:rFonts w:cs="Arial"/>
          <w:b/>
          <w:bCs/>
          <w:szCs w:val="24"/>
          <w:lang w:val="en-US"/>
        </w:rPr>
        <w:t>Improved sanitation increases long-term cognitive test scores.</w:t>
      </w:r>
      <w:r w:rsidRPr="005F28CE">
        <w:rPr>
          <w:rFonts w:cs="Arial"/>
          <w:szCs w:val="24"/>
          <w:lang w:val="en-US"/>
        </w:rPr>
        <w:t xml:space="preserve"> Duke Global Working Paper Series, n. 2019/07, 2019.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https://ssrn.com/abstract=3418412. </w:t>
      </w:r>
      <w:r w:rsidRPr="005F28CE">
        <w:rPr>
          <w:rFonts w:cs="Arial"/>
          <w:szCs w:val="24"/>
        </w:rPr>
        <w:t>Acesso em: 22 jan. 2025.</w:t>
      </w:r>
    </w:p>
    <w:p w14:paraId="734CB5A5" w14:textId="77777777" w:rsidR="004E5246" w:rsidRPr="005F28CE" w:rsidRDefault="004E5246" w:rsidP="00704E32">
      <w:pPr>
        <w:spacing w:line="240" w:lineRule="auto"/>
        <w:ind w:firstLine="0"/>
        <w:jc w:val="left"/>
        <w:rPr>
          <w:rFonts w:cs="Arial"/>
          <w:szCs w:val="24"/>
        </w:rPr>
      </w:pPr>
    </w:p>
    <w:p w14:paraId="3FF5C121" w14:textId="77777777" w:rsidR="004E5246" w:rsidRPr="005F28CE" w:rsidRDefault="004E5246" w:rsidP="00704E32">
      <w:pPr>
        <w:spacing w:line="240" w:lineRule="auto"/>
        <w:ind w:firstLine="0"/>
        <w:jc w:val="left"/>
        <w:rPr>
          <w:rFonts w:cs="Arial"/>
          <w:szCs w:val="24"/>
        </w:rPr>
      </w:pPr>
      <w:r w:rsidRPr="005F28CE">
        <w:rPr>
          <w:rFonts w:cs="Arial"/>
          <w:szCs w:val="24"/>
        </w:rPr>
        <w:t xml:space="preserve">PASTRE, </w:t>
      </w:r>
      <w:proofErr w:type="spellStart"/>
      <w:r w:rsidRPr="005F28CE">
        <w:rPr>
          <w:rFonts w:cs="Arial"/>
          <w:szCs w:val="24"/>
        </w:rPr>
        <w:t>Fauston</w:t>
      </w:r>
      <w:proofErr w:type="spellEnd"/>
      <w:r w:rsidRPr="005F28CE">
        <w:rPr>
          <w:rFonts w:cs="Arial"/>
          <w:szCs w:val="24"/>
        </w:rPr>
        <w:t xml:space="preserve">. </w:t>
      </w:r>
      <w:r w:rsidRPr="005F28CE">
        <w:rPr>
          <w:rFonts w:cs="Arial"/>
          <w:b/>
          <w:bCs/>
          <w:szCs w:val="24"/>
        </w:rPr>
        <w:t>Indicadores do esgotamento sanitário de Medianeira/PR frente aos desafios do novo marco legal do saneamento básico.</w:t>
      </w:r>
      <w:r w:rsidRPr="005F28CE">
        <w:rPr>
          <w:rFonts w:cs="Arial"/>
          <w:szCs w:val="24"/>
        </w:rPr>
        <w:t xml:space="preserve"> 2023. 149 f. Dissertação (Mestrado Profissional em Tecnologias, Gestão e Sustentabilidade) - Universidade Estadual do Oeste do Paraná, Centro de Engenharias e Ciências Exatas, Foz do Iguaçu, 2023.  Disponível em: https://tede.unioeste.br/handle/tede/7168. Acesso em: 18 fev. 2025.</w:t>
      </w:r>
    </w:p>
    <w:p w14:paraId="3C6A70DA" w14:textId="77777777" w:rsidR="004E5246" w:rsidRPr="005F28CE" w:rsidRDefault="004E5246" w:rsidP="00704E32">
      <w:pPr>
        <w:spacing w:line="240" w:lineRule="auto"/>
        <w:ind w:firstLine="0"/>
        <w:jc w:val="left"/>
        <w:rPr>
          <w:rFonts w:cs="Arial"/>
          <w:szCs w:val="24"/>
        </w:rPr>
      </w:pPr>
    </w:p>
    <w:p w14:paraId="7A3062B5" w14:textId="77777777" w:rsidR="004E5246" w:rsidRPr="005F28CE" w:rsidRDefault="004E5246" w:rsidP="00704E32">
      <w:pPr>
        <w:spacing w:line="240" w:lineRule="auto"/>
        <w:ind w:firstLine="0"/>
        <w:jc w:val="left"/>
        <w:rPr>
          <w:rFonts w:cs="Arial"/>
          <w:szCs w:val="24"/>
          <w:lang w:val="en-US"/>
        </w:rPr>
      </w:pPr>
      <w:r w:rsidRPr="005F28CE">
        <w:rPr>
          <w:rFonts w:cs="Arial"/>
          <w:szCs w:val="24"/>
          <w:lang w:val="en-US"/>
        </w:rPr>
        <w:t xml:space="preserve">PEARL, Judea; MACKENZIE, Dana. </w:t>
      </w:r>
      <w:r w:rsidRPr="005F28CE">
        <w:rPr>
          <w:rFonts w:cs="Arial"/>
          <w:b/>
          <w:bCs/>
          <w:szCs w:val="24"/>
          <w:lang w:val="en-US"/>
        </w:rPr>
        <w:t>The book of why: the new science of cause and effect.</w:t>
      </w:r>
      <w:r w:rsidRPr="005F28CE">
        <w:rPr>
          <w:rFonts w:cs="Arial"/>
          <w:szCs w:val="24"/>
          <w:lang w:val="en-US"/>
        </w:rPr>
        <w:t xml:space="preserve">  New York: Basic Books, 2018.</w:t>
      </w:r>
    </w:p>
    <w:p w14:paraId="353CAC2A" w14:textId="77777777" w:rsidR="004E5246" w:rsidRPr="005F28CE" w:rsidRDefault="004E5246" w:rsidP="00704E32">
      <w:pPr>
        <w:spacing w:line="240" w:lineRule="auto"/>
        <w:ind w:firstLine="0"/>
        <w:jc w:val="left"/>
        <w:rPr>
          <w:rFonts w:cs="Arial"/>
          <w:szCs w:val="24"/>
          <w:lang w:val="en-US"/>
        </w:rPr>
      </w:pPr>
    </w:p>
    <w:p w14:paraId="0E9EF95E" w14:textId="77777777" w:rsidR="004E5246" w:rsidRPr="005F28CE" w:rsidRDefault="004E5246" w:rsidP="00704E32">
      <w:pPr>
        <w:spacing w:line="240" w:lineRule="auto"/>
        <w:ind w:firstLine="0"/>
        <w:jc w:val="left"/>
        <w:rPr>
          <w:rFonts w:cs="Arial"/>
          <w:szCs w:val="24"/>
        </w:rPr>
      </w:pPr>
      <w:r w:rsidRPr="005F28CE">
        <w:rPr>
          <w:rFonts w:cs="Arial"/>
          <w:szCs w:val="24"/>
          <w:lang w:val="en-US"/>
        </w:rPr>
        <w:t>PEARSON, Joanna; MCPHEDRAN, Kate. A literature review of the non-health impacts of sanitation. </w:t>
      </w:r>
      <w:r w:rsidRPr="005F28CE">
        <w:rPr>
          <w:rFonts w:cs="Arial"/>
          <w:b/>
          <w:bCs/>
          <w:szCs w:val="24"/>
          <w:lang w:val="en-US"/>
        </w:rPr>
        <w:t>Waterlines</w:t>
      </w:r>
      <w:r w:rsidRPr="005F28CE">
        <w:rPr>
          <w:rFonts w:cs="Arial"/>
          <w:szCs w:val="24"/>
          <w:lang w:val="en-US"/>
        </w:rPr>
        <w:t xml:space="preserve">, v. 27, n. 1, p. 48-61, </w:t>
      </w:r>
      <w:proofErr w:type="spellStart"/>
      <w:r w:rsidRPr="005F28CE">
        <w:rPr>
          <w:rFonts w:cs="Arial"/>
          <w:szCs w:val="24"/>
          <w:lang w:val="en-US"/>
        </w:rPr>
        <w:t>jan.</w:t>
      </w:r>
      <w:proofErr w:type="spellEnd"/>
      <w:r w:rsidRPr="005F28CE">
        <w:rPr>
          <w:rFonts w:cs="Arial"/>
          <w:szCs w:val="24"/>
          <w:lang w:val="en-US"/>
        </w:rPr>
        <w:t xml:space="preserve"> 2008. </w:t>
      </w:r>
      <w:proofErr w:type="spellStart"/>
      <w:r w:rsidRPr="005F28CE">
        <w:rPr>
          <w:rFonts w:cs="Arial"/>
          <w:szCs w:val="24"/>
          <w:lang w:val="en-US"/>
        </w:rPr>
        <w:t>Disponível</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https://www.jstor.org/stable/24684955. </w:t>
      </w:r>
      <w:r w:rsidRPr="005F28CE">
        <w:rPr>
          <w:rFonts w:cs="Arial"/>
          <w:szCs w:val="24"/>
        </w:rPr>
        <w:t>Acesso em: 22 jan. 2025.</w:t>
      </w:r>
    </w:p>
    <w:p w14:paraId="0F113E25" w14:textId="77777777" w:rsidR="004831FD" w:rsidRPr="005F28CE" w:rsidRDefault="004831FD" w:rsidP="00704E32">
      <w:pPr>
        <w:spacing w:line="240" w:lineRule="auto"/>
        <w:ind w:firstLine="0"/>
        <w:jc w:val="left"/>
        <w:rPr>
          <w:rFonts w:cs="Arial"/>
          <w:szCs w:val="24"/>
        </w:rPr>
      </w:pPr>
    </w:p>
    <w:p w14:paraId="0EE17770" w14:textId="77777777" w:rsidR="004831FD" w:rsidRPr="005F28CE" w:rsidRDefault="004831FD" w:rsidP="00704E32">
      <w:pPr>
        <w:spacing w:line="240" w:lineRule="auto"/>
        <w:ind w:firstLine="0"/>
        <w:jc w:val="left"/>
        <w:rPr>
          <w:rFonts w:cs="Arial"/>
          <w:szCs w:val="24"/>
        </w:rPr>
      </w:pPr>
      <w:r w:rsidRPr="005F28CE">
        <w:rPr>
          <w:rFonts w:cs="Arial"/>
          <w:szCs w:val="24"/>
        </w:rPr>
        <w:t xml:space="preserve">PIRES, </w:t>
      </w:r>
      <w:proofErr w:type="spellStart"/>
      <w:r w:rsidRPr="005F28CE">
        <w:rPr>
          <w:rFonts w:cs="Arial"/>
          <w:szCs w:val="24"/>
        </w:rPr>
        <w:t>Clleo</w:t>
      </w:r>
      <w:proofErr w:type="spellEnd"/>
      <w:r w:rsidRPr="005F28CE">
        <w:rPr>
          <w:rFonts w:cs="Arial"/>
          <w:szCs w:val="24"/>
        </w:rPr>
        <w:t xml:space="preserve"> Gonçalves da Silva.</w:t>
      </w:r>
      <w:r w:rsidRPr="005F28CE">
        <w:rPr>
          <w:rFonts w:cs="Arial"/>
          <w:b/>
          <w:bCs/>
          <w:szCs w:val="24"/>
        </w:rPr>
        <w:t> Impacto socioeconômico do saneamento no Brasil.</w:t>
      </w:r>
      <w:r w:rsidRPr="005F28CE">
        <w:rPr>
          <w:rFonts w:cs="Arial"/>
          <w:szCs w:val="24"/>
        </w:rPr>
        <w:t xml:space="preserve"> 2022. Dissertação (Mestrado) – Fundação </w:t>
      </w:r>
      <w:proofErr w:type="spellStart"/>
      <w:r w:rsidRPr="005F28CE">
        <w:rPr>
          <w:rFonts w:cs="Arial"/>
          <w:szCs w:val="24"/>
        </w:rPr>
        <w:t>Getulio</w:t>
      </w:r>
      <w:proofErr w:type="spellEnd"/>
      <w:r w:rsidRPr="005F28CE">
        <w:rPr>
          <w:rFonts w:cs="Arial"/>
          <w:szCs w:val="24"/>
        </w:rPr>
        <w:t xml:space="preserve"> Vargas, Rio de Janeiro, 2022. Disponível em: https://hdl.handle.net/10438/34548. Acesso em: 22 jan. 2025.</w:t>
      </w:r>
    </w:p>
    <w:p w14:paraId="38DC78E0" w14:textId="77777777" w:rsidR="001A2C87" w:rsidRPr="005F28CE" w:rsidRDefault="001A2C87" w:rsidP="00704E32">
      <w:pPr>
        <w:spacing w:line="240" w:lineRule="auto"/>
        <w:ind w:firstLine="0"/>
        <w:jc w:val="left"/>
        <w:rPr>
          <w:rFonts w:cs="Arial"/>
          <w:szCs w:val="24"/>
        </w:rPr>
      </w:pPr>
    </w:p>
    <w:p w14:paraId="57695D9F" w14:textId="4606439B" w:rsidR="001A2C87" w:rsidRPr="005F28CE" w:rsidRDefault="001A2C87" w:rsidP="001A2C87">
      <w:pPr>
        <w:spacing w:line="240" w:lineRule="auto"/>
        <w:ind w:firstLine="0"/>
        <w:jc w:val="left"/>
        <w:rPr>
          <w:rFonts w:cs="Arial"/>
          <w:szCs w:val="24"/>
        </w:rPr>
      </w:pPr>
      <w:r w:rsidRPr="005F28CE">
        <w:rPr>
          <w:rFonts w:cs="Arial"/>
          <w:szCs w:val="24"/>
        </w:rPr>
        <w:t xml:space="preserve">RAMOS, Juan David </w:t>
      </w:r>
      <w:proofErr w:type="spellStart"/>
      <w:r w:rsidRPr="005F28CE">
        <w:rPr>
          <w:rFonts w:cs="Arial"/>
          <w:szCs w:val="24"/>
        </w:rPr>
        <w:t>Huertas</w:t>
      </w:r>
      <w:proofErr w:type="spellEnd"/>
      <w:r w:rsidRPr="005F28CE">
        <w:rPr>
          <w:rFonts w:cs="Arial"/>
          <w:szCs w:val="24"/>
        </w:rPr>
        <w:t xml:space="preserve">. La </w:t>
      </w:r>
      <w:proofErr w:type="spellStart"/>
      <w:r w:rsidRPr="005F28CE">
        <w:rPr>
          <w:rFonts w:cs="Arial"/>
          <w:szCs w:val="24"/>
        </w:rPr>
        <w:t>planeación</w:t>
      </w:r>
      <w:proofErr w:type="spellEnd"/>
      <w:r w:rsidRPr="005F28CE">
        <w:rPr>
          <w:rFonts w:cs="Arial"/>
          <w:szCs w:val="24"/>
        </w:rPr>
        <w:t xml:space="preserve"> </w:t>
      </w:r>
      <w:proofErr w:type="spellStart"/>
      <w:r w:rsidRPr="005F28CE">
        <w:rPr>
          <w:rFonts w:cs="Arial"/>
          <w:szCs w:val="24"/>
        </w:rPr>
        <w:t>del</w:t>
      </w:r>
      <w:proofErr w:type="spellEnd"/>
      <w:r w:rsidRPr="005F28CE">
        <w:rPr>
          <w:rFonts w:cs="Arial"/>
          <w:szCs w:val="24"/>
        </w:rPr>
        <w:t xml:space="preserve"> </w:t>
      </w:r>
      <w:proofErr w:type="spellStart"/>
      <w:r w:rsidRPr="005F28CE">
        <w:rPr>
          <w:rFonts w:cs="Arial"/>
          <w:szCs w:val="24"/>
        </w:rPr>
        <w:t>desarrollo</w:t>
      </w:r>
      <w:proofErr w:type="spellEnd"/>
      <w:r w:rsidRPr="005F28CE">
        <w:rPr>
          <w:rFonts w:cs="Arial"/>
          <w:szCs w:val="24"/>
        </w:rPr>
        <w:t xml:space="preserve"> a través de </w:t>
      </w:r>
      <w:proofErr w:type="spellStart"/>
      <w:r w:rsidRPr="005F28CE">
        <w:rPr>
          <w:rFonts w:cs="Arial"/>
          <w:szCs w:val="24"/>
        </w:rPr>
        <w:t>la</w:t>
      </w:r>
      <w:proofErr w:type="spellEnd"/>
      <w:r w:rsidRPr="005F28CE">
        <w:rPr>
          <w:rFonts w:cs="Arial"/>
          <w:szCs w:val="24"/>
        </w:rPr>
        <w:t xml:space="preserve"> </w:t>
      </w:r>
      <w:proofErr w:type="spellStart"/>
      <w:proofErr w:type="gramStart"/>
      <w:r w:rsidRPr="005F28CE">
        <w:rPr>
          <w:rFonts w:cs="Arial"/>
          <w:szCs w:val="24"/>
        </w:rPr>
        <w:t>historia</w:t>
      </w:r>
      <w:proofErr w:type="spellEnd"/>
      <w:proofErr w:type="gramEnd"/>
      <w:r w:rsidRPr="005F28CE">
        <w:rPr>
          <w:rFonts w:cs="Arial"/>
          <w:szCs w:val="24"/>
        </w:rPr>
        <w:t xml:space="preserve">: </w:t>
      </w:r>
    </w:p>
    <w:p w14:paraId="00398298" w14:textId="77777777" w:rsidR="001A2C87" w:rsidRPr="005F28CE" w:rsidRDefault="001A2C87" w:rsidP="001A2C87">
      <w:pPr>
        <w:spacing w:line="240" w:lineRule="auto"/>
        <w:ind w:firstLine="0"/>
        <w:jc w:val="left"/>
        <w:rPr>
          <w:rFonts w:cs="Arial"/>
          <w:szCs w:val="24"/>
        </w:rPr>
      </w:pPr>
      <w:r w:rsidRPr="005F28CE">
        <w:rPr>
          <w:rFonts w:cs="Arial"/>
          <w:szCs w:val="24"/>
        </w:rPr>
        <w:t xml:space="preserve">de </w:t>
      </w:r>
      <w:proofErr w:type="spellStart"/>
      <w:r w:rsidRPr="005F28CE">
        <w:rPr>
          <w:rFonts w:cs="Arial"/>
          <w:szCs w:val="24"/>
        </w:rPr>
        <w:t>los</w:t>
      </w:r>
      <w:proofErr w:type="spellEnd"/>
      <w:r w:rsidRPr="005F28CE">
        <w:rPr>
          <w:rFonts w:cs="Arial"/>
          <w:szCs w:val="24"/>
        </w:rPr>
        <w:t xml:space="preserve"> conceptos a </w:t>
      </w:r>
      <w:proofErr w:type="spellStart"/>
      <w:r w:rsidRPr="005F28CE">
        <w:rPr>
          <w:rFonts w:cs="Arial"/>
          <w:szCs w:val="24"/>
        </w:rPr>
        <w:t>la</w:t>
      </w:r>
      <w:proofErr w:type="spellEnd"/>
      <w:r w:rsidRPr="005F28CE">
        <w:rPr>
          <w:rFonts w:cs="Arial"/>
          <w:szCs w:val="24"/>
        </w:rPr>
        <w:t xml:space="preserve"> técnica. </w:t>
      </w:r>
      <w:proofErr w:type="spellStart"/>
      <w:r w:rsidRPr="005F28CE">
        <w:rPr>
          <w:rFonts w:cs="Arial"/>
          <w:szCs w:val="24"/>
        </w:rPr>
        <w:t>Administración</w:t>
      </w:r>
      <w:proofErr w:type="spellEnd"/>
      <w:r w:rsidRPr="005F28CE">
        <w:rPr>
          <w:rFonts w:cs="Arial"/>
          <w:szCs w:val="24"/>
        </w:rPr>
        <w:t xml:space="preserve"> &amp; </w:t>
      </w:r>
      <w:proofErr w:type="spellStart"/>
      <w:r w:rsidRPr="005F28CE">
        <w:rPr>
          <w:rFonts w:cs="Arial"/>
          <w:szCs w:val="24"/>
        </w:rPr>
        <w:t>Desarrollo</w:t>
      </w:r>
      <w:proofErr w:type="spellEnd"/>
      <w:r w:rsidRPr="005F28CE">
        <w:rPr>
          <w:rFonts w:cs="Arial"/>
          <w:szCs w:val="24"/>
        </w:rPr>
        <w:t xml:space="preserve">, v. 47, n. 2, </w:t>
      </w:r>
    </w:p>
    <w:p w14:paraId="3953AEED" w14:textId="77777777" w:rsidR="001A2C87" w:rsidRPr="005F28CE" w:rsidRDefault="001A2C87" w:rsidP="001A2C87">
      <w:pPr>
        <w:spacing w:line="240" w:lineRule="auto"/>
        <w:ind w:firstLine="0"/>
        <w:jc w:val="left"/>
        <w:rPr>
          <w:rFonts w:cs="Arial"/>
          <w:szCs w:val="24"/>
        </w:rPr>
      </w:pPr>
      <w:r w:rsidRPr="005F28CE">
        <w:rPr>
          <w:rFonts w:cs="Arial"/>
          <w:szCs w:val="24"/>
        </w:rPr>
        <w:t xml:space="preserve">p. 10-22, dez. 2017. DOI: 10.22431/25005227.95. Disponível em: </w:t>
      </w:r>
    </w:p>
    <w:p w14:paraId="5A6A8C4B" w14:textId="77777777" w:rsidR="001A2C87" w:rsidRPr="005F28CE" w:rsidRDefault="001A2C87" w:rsidP="001A2C87">
      <w:pPr>
        <w:spacing w:line="240" w:lineRule="auto"/>
        <w:ind w:firstLine="0"/>
        <w:jc w:val="left"/>
        <w:rPr>
          <w:rFonts w:cs="Arial"/>
          <w:szCs w:val="24"/>
        </w:rPr>
      </w:pPr>
      <w:r w:rsidRPr="005F28CE">
        <w:rPr>
          <w:rFonts w:cs="Arial"/>
          <w:szCs w:val="24"/>
        </w:rPr>
        <w:t xml:space="preserve">https://revistas.esap.edu.co/index.php/admindesarro/article/view/95. </w:t>
      </w:r>
    </w:p>
    <w:p w14:paraId="4E8F1D49" w14:textId="44950B70" w:rsidR="001A2C87" w:rsidRPr="005F28CE" w:rsidRDefault="001A2C87" w:rsidP="001A2C87">
      <w:pPr>
        <w:spacing w:line="240" w:lineRule="auto"/>
        <w:ind w:firstLine="0"/>
        <w:jc w:val="left"/>
        <w:rPr>
          <w:rFonts w:cs="Arial"/>
          <w:szCs w:val="24"/>
        </w:rPr>
      </w:pPr>
      <w:r w:rsidRPr="005F28CE">
        <w:rPr>
          <w:rFonts w:cs="Arial"/>
          <w:szCs w:val="24"/>
        </w:rPr>
        <w:t>Acesso em: 28 out. 2025.</w:t>
      </w:r>
    </w:p>
    <w:p w14:paraId="4406C16D" w14:textId="77777777" w:rsidR="004831FD" w:rsidRPr="005F28CE" w:rsidRDefault="004831FD" w:rsidP="00704E32">
      <w:pPr>
        <w:spacing w:line="240" w:lineRule="auto"/>
        <w:ind w:firstLine="0"/>
        <w:jc w:val="left"/>
        <w:rPr>
          <w:rFonts w:cs="Arial"/>
          <w:szCs w:val="24"/>
        </w:rPr>
      </w:pPr>
    </w:p>
    <w:p w14:paraId="0223F9AB" w14:textId="77777777" w:rsidR="004831FD" w:rsidRPr="005F28CE" w:rsidRDefault="004831FD" w:rsidP="00704E32">
      <w:pPr>
        <w:spacing w:line="240" w:lineRule="auto"/>
        <w:ind w:firstLine="0"/>
        <w:jc w:val="left"/>
        <w:rPr>
          <w:rFonts w:cs="Arial"/>
          <w:szCs w:val="24"/>
        </w:rPr>
      </w:pPr>
      <w:r w:rsidRPr="005F28CE">
        <w:rPr>
          <w:rFonts w:cs="Arial"/>
          <w:szCs w:val="24"/>
        </w:rPr>
        <w:t xml:space="preserve">SANEPAR. </w:t>
      </w:r>
      <w:r w:rsidRPr="005F28CE">
        <w:rPr>
          <w:rFonts w:cs="Arial"/>
          <w:b/>
          <w:bCs/>
          <w:szCs w:val="24"/>
        </w:rPr>
        <w:t>Transparência Sanepar.</w:t>
      </w:r>
      <w:r w:rsidRPr="005F28CE">
        <w:rPr>
          <w:rFonts w:cs="Arial"/>
          <w:szCs w:val="24"/>
        </w:rPr>
        <w:t xml:space="preserve"> [Plano de Trabalho relacionado ao Convênio de 17 de dezembro de 2020].  Disponível em: https://transparencia.sanepar.com.br/node/714. Acesso em: 23 fev. 2025.</w:t>
      </w:r>
    </w:p>
    <w:p w14:paraId="29A6C797" w14:textId="77777777" w:rsidR="004831FD" w:rsidRPr="005F28CE" w:rsidRDefault="004831FD" w:rsidP="00704E32">
      <w:pPr>
        <w:spacing w:line="240" w:lineRule="auto"/>
        <w:ind w:firstLine="0"/>
        <w:jc w:val="left"/>
        <w:rPr>
          <w:rFonts w:cs="Arial"/>
          <w:szCs w:val="24"/>
        </w:rPr>
      </w:pPr>
    </w:p>
    <w:p w14:paraId="3B312355" w14:textId="77777777" w:rsidR="004831FD" w:rsidRPr="005F28CE" w:rsidRDefault="004831FD" w:rsidP="00704E32">
      <w:pPr>
        <w:spacing w:line="240" w:lineRule="auto"/>
        <w:ind w:firstLine="0"/>
        <w:jc w:val="left"/>
        <w:rPr>
          <w:rFonts w:cs="Arial"/>
          <w:szCs w:val="24"/>
        </w:rPr>
      </w:pPr>
      <w:r w:rsidRPr="005F28CE">
        <w:rPr>
          <w:rFonts w:cs="Arial"/>
          <w:szCs w:val="24"/>
        </w:rPr>
        <w:t>SANTOS, Lucimar Augusto dos. </w:t>
      </w:r>
      <w:r w:rsidRPr="005F28CE">
        <w:rPr>
          <w:rFonts w:cs="Arial"/>
          <w:b/>
          <w:bCs/>
          <w:szCs w:val="24"/>
        </w:rPr>
        <w:t>A falta de saneamento é o principal responsável pelos índices de Doença de Veiculação Hídrica? Um estudo das populações que habitam as margens de igarapés em Manaus, AM.</w:t>
      </w:r>
      <w:r w:rsidRPr="005F28CE">
        <w:rPr>
          <w:rFonts w:cs="Arial"/>
          <w:szCs w:val="24"/>
        </w:rPr>
        <w:t> 2006. Dissertação (Mestrado em Ciências do Ambiente e Sustentabilidade na Amazônia) – Universidade Federal do Amazonas, Manaus, 2006. Disponível em: http://tede.ufam.edu.br/</w:t>
      </w:r>
      <w:proofErr w:type="spellStart"/>
      <w:r w:rsidRPr="005F28CE">
        <w:rPr>
          <w:rFonts w:cs="Arial"/>
          <w:szCs w:val="24"/>
        </w:rPr>
        <w:t>handle</w:t>
      </w:r>
      <w:proofErr w:type="spellEnd"/>
      <w:r w:rsidRPr="005F28CE">
        <w:rPr>
          <w:rFonts w:cs="Arial"/>
          <w:szCs w:val="24"/>
        </w:rPr>
        <w:t>/</w:t>
      </w:r>
      <w:proofErr w:type="spellStart"/>
      <w:r w:rsidRPr="005F28CE">
        <w:rPr>
          <w:rFonts w:cs="Arial"/>
          <w:szCs w:val="24"/>
        </w:rPr>
        <w:t>tede</w:t>
      </w:r>
      <w:proofErr w:type="spellEnd"/>
      <w:r w:rsidRPr="005F28CE">
        <w:rPr>
          <w:rFonts w:cs="Arial"/>
          <w:szCs w:val="24"/>
        </w:rPr>
        <w:t>/2612. Acesso em: 22 jan. 2025.</w:t>
      </w:r>
    </w:p>
    <w:p w14:paraId="1E11F2C9" w14:textId="77777777" w:rsidR="004831FD" w:rsidRPr="005F28CE" w:rsidRDefault="004831FD" w:rsidP="00704E32">
      <w:pPr>
        <w:spacing w:line="240" w:lineRule="auto"/>
        <w:ind w:firstLine="0"/>
        <w:jc w:val="left"/>
        <w:rPr>
          <w:rFonts w:cs="Arial"/>
          <w:szCs w:val="24"/>
        </w:rPr>
      </w:pPr>
    </w:p>
    <w:p w14:paraId="3D0045DF" w14:textId="32E5C5F5" w:rsidR="004F6C0E" w:rsidRPr="005F28CE" w:rsidRDefault="004F6C0E" w:rsidP="004F6C0E">
      <w:pPr>
        <w:spacing w:line="240" w:lineRule="auto"/>
        <w:ind w:firstLine="0"/>
        <w:jc w:val="left"/>
        <w:rPr>
          <w:rFonts w:cs="Arial"/>
          <w:szCs w:val="24"/>
        </w:rPr>
      </w:pPr>
      <w:r w:rsidRPr="005F28CE">
        <w:rPr>
          <w:rFonts w:cs="Arial"/>
          <w:szCs w:val="24"/>
        </w:rPr>
        <w:t>SAAVEDRA, Óscar</w:t>
      </w:r>
      <w:r w:rsidR="001A2C87" w:rsidRPr="005F28CE">
        <w:rPr>
          <w:rFonts w:cs="Arial"/>
          <w:szCs w:val="24"/>
        </w:rPr>
        <w:t xml:space="preserve"> </w:t>
      </w:r>
      <w:proofErr w:type="spellStart"/>
      <w:r w:rsidR="001A2C87" w:rsidRPr="005F28CE">
        <w:rPr>
          <w:rFonts w:cs="Arial"/>
          <w:szCs w:val="24"/>
        </w:rPr>
        <w:t>Cuellar</w:t>
      </w:r>
      <w:proofErr w:type="spellEnd"/>
      <w:r w:rsidRPr="005F28CE">
        <w:rPr>
          <w:rFonts w:cs="Arial"/>
          <w:szCs w:val="24"/>
        </w:rPr>
        <w:t xml:space="preserve">; ARMELLA, </w:t>
      </w:r>
      <w:proofErr w:type="spellStart"/>
      <w:r w:rsidRPr="005F28CE">
        <w:rPr>
          <w:rFonts w:cs="Arial"/>
          <w:szCs w:val="24"/>
        </w:rPr>
        <w:t>Florita</w:t>
      </w:r>
      <w:proofErr w:type="spellEnd"/>
      <w:r w:rsidR="001A2C87" w:rsidRPr="005F28CE">
        <w:rPr>
          <w:rFonts w:cs="Arial"/>
          <w:szCs w:val="24"/>
        </w:rPr>
        <w:t xml:space="preserve"> Moreno</w:t>
      </w:r>
      <w:r w:rsidRPr="005F28CE">
        <w:rPr>
          <w:rFonts w:cs="Arial"/>
          <w:szCs w:val="24"/>
        </w:rPr>
        <w:t xml:space="preserve">. Del </w:t>
      </w:r>
      <w:proofErr w:type="spellStart"/>
      <w:r w:rsidRPr="005F28CE">
        <w:rPr>
          <w:rFonts w:cs="Arial"/>
          <w:szCs w:val="24"/>
        </w:rPr>
        <w:t>crecimiento</w:t>
      </w:r>
      <w:proofErr w:type="spellEnd"/>
      <w:r w:rsidRPr="005F28CE">
        <w:rPr>
          <w:rFonts w:cs="Arial"/>
          <w:szCs w:val="24"/>
        </w:rPr>
        <w:t xml:space="preserve"> económico al </w:t>
      </w:r>
      <w:proofErr w:type="spellStart"/>
      <w:r w:rsidRPr="005F28CE">
        <w:rPr>
          <w:rFonts w:cs="Arial"/>
          <w:szCs w:val="24"/>
        </w:rPr>
        <w:t>desarrollo</w:t>
      </w:r>
      <w:proofErr w:type="spellEnd"/>
      <w:r w:rsidRPr="005F28CE">
        <w:rPr>
          <w:rFonts w:cs="Arial"/>
          <w:szCs w:val="24"/>
        </w:rPr>
        <w:t xml:space="preserve"> humano: Los cambiantes usos </w:t>
      </w:r>
      <w:proofErr w:type="spellStart"/>
      <w:r w:rsidRPr="005F28CE">
        <w:rPr>
          <w:rFonts w:cs="Arial"/>
          <w:szCs w:val="24"/>
        </w:rPr>
        <w:t>del</w:t>
      </w:r>
      <w:proofErr w:type="spellEnd"/>
      <w:r w:rsidRPr="005F28CE">
        <w:rPr>
          <w:rFonts w:cs="Arial"/>
          <w:szCs w:val="24"/>
        </w:rPr>
        <w:t xml:space="preserve"> concepto de </w:t>
      </w:r>
      <w:proofErr w:type="spellStart"/>
      <w:r w:rsidRPr="005F28CE">
        <w:rPr>
          <w:rFonts w:cs="Arial"/>
          <w:szCs w:val="24"/>
        </w:rPr>
        <w:t>desarrollo</w:t>
      </w:r>
      <w:proofErr w:type="spellEnd"/>
      <w:r w:rsidRPr="005F28CE">
        <w:rPr>
          <w:rFonts w:cs="Arial"/>
          <w:szCs w:val="24"/>
        </w:rPr>
        <w:t xml:space="preserve"> </w:t>
      </w:r>
      <w:proofErr w:type="spellStart"/>
      <w:r w:rsidRPr="005F28CE">
        <w:rPr>
          <w:rFonts w:cs="Arial"/>
          <w:szCs w:val="24"/>
        </w:rPr>
        <w:t>en</w:t>
      </w:r>
      <w:proofErr w:type="spellEnd"/>
      <w:r w:rsidRPr="005F28CE">
        <w:rPr>
          <w:rFonts w:cs="Arial"/>
          <w:szCs w:val="24"/>
        </w:rPr>
        <w:t xml:space="preserve"> América Latina, 1950-2000. </w:t>
      </w:r>
      <w:r w:rsidRPr="005F28CE">
        <w:rPr>
          <w:rFonts w:cs="Arial"/>
          <w:b/>
          <w:bCs/>
          <w:szCs w:val="24"/>
        </w:rPr>
        <w:t>Sociológica (México)</w:t>
      </w:r>
      <w:r w:rsidRPr="005F28CE">
        <w:rPr>
          <w:rFonts w:cs="Arial"/>
          <w:szCs w:val="24"/>
        </w:rPr>
        <w:t xml:space="preserve">, v. 24, n. 70, p. 83-114, 2009. </w:t>
      </w:r>
    </w:p>
    <w:p w14:paraId="7060FD0D" w14:textId="6ED92F7D" w:rsidR="004F6C0E" w:rsidRPr="005F28CE" w:rsidRDefault="004F6C0E" w:rsidP="004F6C0E">
      <w:pPr>
        <w:spacing w:line="240" w:lineRule="auto"/>
        <w:ind w:firstLine="0"/>
        <w:jc w:val="left"/>
        <w:rPr>
          <w:rFonts w:cs="Arial"/>
          <w:szCs w:val="24"/>
        </w:rPr>
      </w:pPr>
      <w:r w:rsidRPr="005F28CE">
        <w:rPr>
          <w:rFonts w:cs="Arial"/>
          <w:szCs w:val="24"/>
        </w:rPr>
        <w:t>ISSN 2007-8358. Disponível em: http://www.scielo.org.mx/scielo.php?script=sci_arttext&amp;pid=S0187-01732009000200004. Acesso em: 28 out. 2025.</w:t>
      </w:r>
    </w:p>
    <w:p w14:paraId="3DA2D113" w14:textId="77777777" w:rsidR="004F6C0E" w:rsidRPr="005F28CE" w:rsidRDefault="004F6C0E" w:rsidP="00704E32">
      <w:pPr>
        <w:spacing w:line="240" w:lineRule="auto"/>
        <w:ind w:firstLine="0"/>
        <w:jc w:val="left"/>
        <w:rPr>
          <w:rFonts w:cs="Arial"/>
          <w:szCs w:val="24"/>
        </w:rPr>
      </w:pPr>
    </w:p>
    <w:p w14:paraId="5671E3D3" w14:textId="53D8C24C" w:rsidR="004831FD" w:rsidRPr="005F28CE" w:rsidRDefault="004831FD" w:rsidP="00704E32">
      <w:pPr>
        <w:spacing w:line="240" w:lineRule="auto"/>
        <w:ind w:firstLine="0"/>
        <w:jc w:val="left"/>
        <w:rPr>
          <w:rFonts w:cs="Arial"/>
          <w:szCs w:val="24"/>
        </w:rPr>
      </w:pPr>
      <w:r w:rsidRPr="005F28CE">
        <w:rPr>
          <w:rFonts w:cs="Arial"/>
          <w:szCs w:val="24"/>
        </w:rPr>
        <w:t>SCRIPTORE, Juliana Souza. </w:t>
      </w:r>
      <w:r w:rsidRPr="005F28CE">
        <w:rPr>
          <w:rFonts w:cs="Arial"/>
          <w:b/>
          <w:bCs/>
          <w:szCs w:val="24"/>
        </w:rPr>
        <w:t>Impactos do saneamento sobre saúde e educação: uma análise espacial.</w:t>
      </w:r>
      <w:r w:rsidRPr="005F28CE">
        <w:rPr>
          <w:rFonts w:cs="Arial"/>
          <w:szCs w:val="24"/>
        </w:rPr>
        <w:t> 2016. Tese (Doutorado) – Universidade de São Paulo, São Paulo, 2016. Disponível em: http://www.teses.usp.br/teses/disponiveis/12/12138/tde-02082016-165540/. Acesso em: 22 jan. 2025.</w:t>
      </w:r>
    </w:p>
    <w:p w14:paraId="64E00908" w14:textId="77777777" w:rsidR="004831FD" w:rsidRPr="005F28CE" w:rsidRDefault="004831FD" w:rsidP="00704E32">
      <w:pPr>
        <w:spacing w:line="240" w:lineRule="auto"/>
        <w:ind w:firstLine="0"/>
        <w:jc w:val="left"/>
        <w:rPr>
          <w:rFonts w:cs="Arial"/>
          <w:szCs w:val="24"/>
        </w:rPr>
      </w:pPr>
    </w:p>
    <w:p w14:paraId="27542D79" w14:textId="77777777" w:rsidR="004831FD" w:rsidRPr="005F28CE" w:rsidRDefault="004831FD" w:rsidP="00704E32">
      <w:pPr>
        <w:spacing w:line="240" w:lineRule="auto"/>
        <w:ind w:firstLine="0"/>
        <w:jc w:val="left"/>
        <w:rPr>
          <w:rFonts w:cs="Arial"/>
          <w:szCs w:val="24"/>
        </w:rPr>
      </w:pPr>
      <w:r w:rsidRPr="005F28CE">
        <w:rPr>
          <w:rFonts w:cs="Arial"/>
          <w:szCs w:val="24"/>
        </w:rPr>
        <w:t>SECCHI, Leonardo. </w:t>
      </w:r>
      <w:r w:rsidRPr="005F28CE">
        <w:rPr>
          <w:rFonts w:cs="Arial"/>
          <w:b/>
          <w:bCs/>
          <w:szCs w:val="24"/>
        </w:rPr>
        <w:t>Análise de políticas públicas: diagnóstico de problemas, recomendação de soluções.</w:t>
      </w:r>
      <w:r w:rsidRPr="005F28CE">
        <w:rPr>
          <w:rFonts w:cs="Arial"/>
          <w:szCs w:val="24"/>
        </w:rPr>
        <w:t xml:space="preserve"> 1. ed. São Paulo: </w:t>
      </w:r>
      <w:proofErr w:type="spellStart"/>
      <w:r w:rsidRPr="005F28CE">
        <w:rPr>
          <w:rFonts w:cs="Arial"/>
          <w:szCs w:val="24"/>
        </w:rPr>
        <w:t>Cengage</w:t>
      </w:r>
      <w:proofErr w:type="spellEnd"/>
      <w:r w:rsidRPr="005F28CE">
        <w:rPr>
          <w:rFonts w:cs="Arial"/>
          <w:szCs w:val="24"/>
        </w:rPr>
        <w:t xml:space="preserve"> Learning, 2020. Livro digital. ISBN 978-65-555-8241-3.</w:t>
      </w:r>
    </w:p>
    <w:p w14:paraId="24898F9E" w14:textId="77777777" w:rsidR="004831FD" w:rsidRPr="005F28CE" w:rsidRDefault="004831FD" w:rsidP="00704E32">
      <w:pPr>
        <w:spacing w:line="240" w:lineRule="auto"/>
        <w:ind w:firstLine="0"/>
        <w:jc w:val="left"/>
        <w:rPr>
          <w:rFonts w:cs="Arial"/>
          <w:szCs w:val="24"/>
        </w:rPr>
      </w:pPr>
    </w:p>
    <w:p w14:paraId="17A21B16" w14:textId="77777777" w:rsidR="004831FD" w:rsidRPr="005F28CE" w:rsidRDefault="004831FD" w:rsidP="00704E32">
      <w:pPr>
        <w:spacing w:line="240" w:lineRule="auto"/>
        <w:ind w:firstLine="0"/>
        <w:jc w:val="left"/>
        <w:rPr>
          <w:rFonts w:cs="Arial"/>
          <w:szCs w:val="24"/>
        </w:rPr>
      </w:pPr>
      <w:r w:rsidRPr="005F28CE">
        <w:rPr>
          <w:rFonts w:cs="Arial"/>
          <w:szCs w:val="24"/>
        </w:rPr>
        <w:t>SOUZA, Celina; FONTANELLI, Flavio. </w:t>
      </w:r>
      <w:r w:rsidRPr="005F28CE">
        <w:rPr>
          <w:rFonts w:cs="Arial"/>
          <w:b/>
          <w:bCs/>
          <w:szCs w:val="24"/>
        </w:rPr>
        <w:t>Capacidade estatal e burocrática: sobre conceitos, dimensões e medidas.</w:t>
      </w:r>
      <w:r w:rsidRPr="005F28CE">
        <w:rPr>
          <w:rFonts w:cs="Arial"/>
          <w:szCs w:val="24"/>
        </w:rPr>
        <w:t> In: MELLO, Janine et al. (Org.). </w:t>
      </w:r>
      <w:r w:rsidRPr="005F28CE">
        <w:rPr>
          <w:rFonts w:cs="Arial"/>
          <w:b/>
          <w:bCs/>
          <w:szCs w:val="24"/>
        </w:rPr>
        <w:t>Implementação de políticas e atuação de gestores públicos: experiências recentes das políticas das desigualdades</w:t>
      </w:r>
      <w:r w:rsidRPr="005F28CE">
        <w:rPr>
          <w:rFonts w:cs="Arial"/>
          <w:szCs w:val="24"/>
        </w:rPr>
        <w:t>. Brasília: Instituto de Pesquisa Econômica Aplicada (Ipea), 2020. Disponível em: http://www.ipea.gov.br/portal/</w:t>
      </w:r>
      <w:proofErr w:type="spellStart"/>
      <w:r w:rsidRPr="005F28CE">
        <w:rPr>
          <w:rFonts w:cs="Arial"/>
          <w:szCs w:val="24"/>
        </w:rPr>
        <w:t>publicacoes</w:t>
      </w:r>
      <w:proofErr w:type="spellEnd"/>
      <w:r w:rsidRPr="005F28CE">
        <w:rPr>
          <w:rFonts w:cs="Arial"/>
          <w:szCs w:val="24"/>
        </w:rPr>
        <w:t>. Acesso em: 22 jan. 2025.</w:t>
      </w:r>
    </w:p>
    <w:p w14:paraId="3334E9CA" w14:textId="77777777" w:rsidR="004831FD" w:rsidRPr="005F28CE" w:rsidRDefault="004831FD" w:rsidP="00704E32">
      <w:pPr>
        <w:spacing w:line="240" w:lineRule="auto"/>
        <w:ind w:firstLine="0"/>
        <w:jc w:val="left"/>
        <w:rPr>
          <w:rFonts w:cs="Arial"/>
          <w:szCs w:val="24"/>
        </w:rPr>
      </w:pPr>
    </w:p>
    <w:p w14:paraId="6F44DD0C" w14:textId="77777777" w:rsidR="004831FD" w:rsidRPr="005F28CE" w:rsidRDefault="004831FD" w:rsidP="00704E32">
      <w:pPr>
        <w:spacing w:line="240" w:lineRule="auto"/>
        <w:ind w:firstLine="0"/>
        <w:jc w:val="left"/>
        <w:rPr>
          <w:rFonts w:cs="Arial"/>
          <w:szCs w:val="24"/>
        </w:rPr>
      </w:pPr>
      <w:r w:rsidRPr="005F28CE">
        <w:rPr>
          <w:rFonts w:cs="Arial"/>
          <w:szCs w:val="24"/>
        </w:rPr>
        <w:t>SNIS. Sistema Nacional de Informações sobre Saneamento. 2025. Disponível em: &lt;</w:t>
      </w:r>
    </w:p>
    <w:p w14:paraId="27BD041A" w14:textId="77777777" w:rsidR="004831FD" w:rsidRPr="005F28CE" w:rsidRDefault="004831FD" w:rsidP="00704E32">
      <w:pPr>
        <w:spacing w:line="240" w:lineRule="auto"/>
        <w:ind w:firstLine="0"/>
        <w:jc w:val="left"/>
        <w:rPr>
          <w:rFonts w:cs="Arial"/>
          <w:szCs w:val="24"/>
          <w:lang w:val="en-US"/>
        </w:rPr>
      </w:pPr>
      <w:r w:rsidRPr="005F28CE">
        <w:rPr>
          <w:rFonts w:cs="Arial"/>
          <w:szCs w:val="24"/>
        </w:rPr>
        <w:t xml:space="preserve">https://www.gov.br/cidades/pt-br/acesso-a-informacao/acoes-e-programas/saneamento/snis/produtos-do-snis/painel-de-informacoes&gt;.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19 </w:t>
      </w:r>
      <w:proofErr w:type="spellStart"/>
      <w:r w:rsidRPr="005F28CE">
        <w:rPr>
          <w:rFonts w:cs="Arial"/>
          <w:szCs w:val="24"/>
          <w:lang w:val="en-US"/>
        </w:rPr>
        <w:t>fev</w:t>
      </w:r>
      <w:proofErr w:type="spellEnd"/>
      <w:r w:rsidRPr="005F28CE">
        <w:rPr>
          <w:rFonts w:cs="Arial"/>
          <w:szCs w:val="24"/>
          <w:lang w:val="en-US"/>
        </w:rPr>
        <w:t>. 2025.</w:t>
      </w:r>
    </w:p>
    <w:p w14:paraId="25B88227" w14:textId="77777777" w:rsidR="004831FD" w:rsidRPr="005F28CE" w:rsidRDefault="004831FD" w:rsidP="00704E32">
      <w:pPr>
        <w:spacing w:line="240" w:lineRule="auto"/>
        <w:ind w:firstLine="0"/>
        <w:jc w:val="left"/>
        <w:rPr>
          <w:rFonts w:cs="Arial"/>
          <w:szCs w:val="24"/>
          <w:lang w:val="en-US"/>
        </w:rPr>
      </w:pPr>
    </w:p>
    <w:p w14:paraId="777DEC80"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t xml:space="preserve">SNOW, John. Cholera and the Water Supply in the South Districts of London in 1854. </w:t>
      </w:r>
      <w:r w:rsidRPr="005F28CE">
        <w:rPr>
          <w:rFonts w:cs="Arial"/>
          <w:b/>
          <w:bCs/>
          <w:szCs w:val="24"/>
          <w:lang w:val="en-US"/>
        </w:rPr>
        <w:t xml:space="preserve">J Public Health </w:t>
      </w:r>
      <w:proofErr w:type="spellStart"/>
      <w:r w:rsidRPr="005F28CE">
        <w:rPr>
          <w:rFonts w:cs="Arial"/>
          <w:b/>
          <w:bCs/>
          <w:szCs w:val="24"/>
          <w:lang w:val="en-US"/>
        </w:rPr>
        <w:t>Sanit</w:t>
      </w:r>
      <w:proofErr w:type="spellEnd"/>
      <w:r w:rsidRPr="005F28CE">
        <w:rPr>
          <w:rFonts w:cs="Arial"/>
          <w:b/>
          <w:bCs/>
          <w:szCs w:val="24"/>
          <w:lang w:val="en-US"/>
        </w:rPr>
        <w:t xml:space="preserve"> Rev</w:t>
      </w:r>
      <w:r w:rsidRPr="005F28CE">
        <w:rPr>
          <w:rFonts w:cs="Arial"/>
          <w:szCs w:val="24"/>
          <w:lang w:val="en-US"/>
        </w:rPr>
        <w:t xml:space="preserve">, </w:t>
      </w:r>
      <w:proofErr w:type="spellStart"/>
      <w:r w:rsidRPr="005F28CE">
        <w:rPr>
          <w:rFonts w:cs="Arial"/>
          <w:szCs w:val="24"/>
          <w:lang w:val="en-US"/>
        </w:rPr>
        <w:t>Londres</w:t>
      </w:r>
      <w:proofErr w:type="spellEnd"/>
      <w:r w:rsidRPr="005F28CE">
        <w:rPr>
          <w:rFonts w:cs="Arial"/>
          <w:szCs w:val="24"/>
          <w:lang w:val="en-US"/>
        </w:rPr>
        <w:t xml:space="preserve">, v. 2, n. 7, p. 239–257, out. 1856.  </w:t>
      </w:r>
      <w:r w:rsidRPr="005F28CE">
        <w:rPr>
          <w:rFonts w:cs="Arial"/>
          <w:szCs w:val="24"/>
        </w:rPr>
        <w:t xml:space="preserve">Disponível em: https://www.ncbi.nlm.nih.gov/pmc/articles/PMC6004154/. </w:t>
      </w:r>
      <w:proofErr w:type="spellStart"/>
      <w:r w:rsidRPr="005F28CE">
        <w:rPr>
          <w:rFonts w:cs="Arial"/>
          <w:szCs w:val="24"/>
          <w:lang w:val="en-US"/>
        </w:rPr>
        <w:t>Acesso</w:t>
      </w:r>
      <w:proofErr w:type="spellEnd"/>
      <w:r w:rsidRPr="005F28CE">
        <w:rPr>
          <w:rFonts w:cs="Arial"/>
          <w:szCs w:val="24"/>
          <w:lang w:val="en-US"/>
        </w:rPr>
        <w:t xml:space="preserve"> </w:t>
      </w:r>
      <w:proofErr w:type="spellStart"/>
      <w:r w:rsidRPr="005F28CE">
        <w:rPr>
          <w:rFonts w:cs="Arial"/>
          <w:szCs w:val="24"/>
          <w:lang w:val="en-US"/>
        </w:rPr>
        <w:t>em</w:t>
      </w:r>
      <w:proofErr w:type="spellEnd"/>
      <w:r w:rsidRPr="005F28CE">
        <w:rPr>
          <w:rFonts w:cs="Arial"/>
          <w:szCs w:val="24"/>
          <w:lang w:val="en-US"/>
        </w:rPr>
        <w:t xml:space="preserve">: 15 </w:t>
      </w:r>
      <w:proofErr w:type="spellStart"/>
      <w:r w:rsidRPr="005F28CE">
        <w:rPr>
          <w:rFonts w:cs="Arial"/>
          <w:szCs w:val="24"/>
          <w:lang w:val="en-US"/>
        </w:rPr>
        <w:t>fev</w:t>
      </w:r>
      <w:proofErr w:type="spellEnd"/>
      <w:r w:rsidRPr="005F28CE">
        <w:rPr>
          <w:rFonts w:cs="Arial"/>
          <w:szCs w:val="24"/>
          <w:lang w:val="en-US"/>
        </w:rPr>
        <w:t>. 2025.</w:t>
      </w:r>
    </w:p>
    <w:p w14:paraId="15C77B2E" w14:textId="77777777" w:rsidR="004831FD" w:rsidRPr="005F28CE" w:rsidRDefault="004831FD" w:rsidP="00704E32">
      <w:pPr>
        <w:spacing w:line="240" w:lineRule="auto"/>
        <w:ind w:firstLine="0"/>
        <w:jc w:val="left"/>
        <w:rPr>
          <w:rFonts w:cs="Arial"/>
          <w:szCs w:val="24"/>
          <w:lang w:val="en-US"/>
        </w:rPr>
      </w:pPr>
    </w:p>
    <w:p w14:paraId="737A5CB9" w14:textId="77777777" w:rsidR="004831FD" w:rsidRPr="005F28CE" w:rsidRDefault="004831FD" w:rsidP="00704E32">
      <w:pPr>
        <w:spacing w:line="240" w:lineRule="auto"/>
        <w:ind w:firstLine="0"/>
        <w:jc w:val="left"/>
        <w:rPr>
          <w:rFonts w:cs="Arial"/>
          <w:szCs w:val="24"/>
          <w:lang w:val="en-US"/>
        </w:rPr>
      </w:pPr>
      <w:r w:rsidRPr="005F28CE">
        <w:rPr>
          <w:rFonts w:cs="Arial"/>
          <w:szCs w:val="24"/>
          <w:lang w:val="en-US"/>
        </w:rPr>
        <w:t xml:space="preserve">THAL, Dan R.C.; FINUCANE, Mariel M. Causal Methods Madness: Lessons Learned from the 2022 ACIC Competition to Estimate Health Policy Impacts.  </w:t>
      </w:r>
      <w:r w:rsidRPr="005F28CE">
        <w:rPr>
          <w:rFonts w:cs="Arial"/>
          <w:b/>
          <w:bCs/>
          <w:szCs w:val="24"/>
          <w:lang w:val="en-US"/>
        </w:rPr>
        <w:t xml:space="preserve">Observational </w:t>
      </w:r>
      <w:proofErr w:type="gramStart"/>
      <w:r w:rsidRPr="005F28CE">
        <w:rPr>
          <w:rFonts w:cs="Arial"/>
          <w:b/>
          <w:bCs/>
          <w:szCs w:val="24"/>
          <w:lang w:val="en-US"/>
        </w:rPr>
        <w:t>Studies,</w:t>
      </w:r>
      <w:r w:rsidRPr="005F28CE">
        <w:rPr>
          <w:rFonts w:cs="Arial"/>
          <w:szCs w:val="24"/>
          <w:lang w:val="en-US"/>
        </w:rPr>
        <w:t xml:space="preserve">  [</w:t>
      </w:r>
      <w:proofErr w:type="gramEnd"/>
      <w:r w:rsidRPr="005F28CE">
        <w:rPr>
          <w:rFonts w:cs="Arial"/>
          <w:szCs w:val="24"/>
          <w:lang w:val="en-US"/>
        </w:rPr>
        <w:t>S. l.], v. 9, n. 3, p. 3-27, 2023. DOI: 10.1353/obs.2023.0023.</w:t>
      </w:r>
    </w:p>
    <w:p w14:paraId="7B95A769" w14:textId="77777777" w:rsidR="004831FD" w:rsidRPr="005F28CE" w:rsidRDefault="004831FD" w:rsidP="00704E32">
      <w:pPr>
        <w:spacing w:line="240" w:lineRule="auto"/>
        <w:ind w:firstLine="0"/>
        <w:jc w:val="left"/>
        <w:rPr>
          <w:rFonts w:cs="Arial"/>
          <w:szCs w:val="24"/>
          <w:lang w:val="en-US"/>
        </w:rPr>
      </w:pPr>
    </w:p>
    <w:p w14:paraId="6A1458B6" w14:textId="57AB4794" w:rsidR="004831FD" w:rsidRPr="005F28CE" w:rsidRDefault="004831FD" w:rsidP="00704E32">
      <w:pPr>
        <w:spacing w:line="240" w:lineRule="auto"/>
        <w:ind w:firstLine="0"/>
        <w:jc w:val="left"/>
        <w:rPr>
          <w:rFonts w:cs="Arial"/>
          <w:szCs w:val="24"/>
        </w:rPr>
      </w:pPr>
      <w:r w:rsidRPr="005F28CE">
        <w:rPr>
          <w:rFonts w:cs="Arial"/>
          <w:szCs w:val="24"/>
          <w:lang w:val="en-US"/>
        </w:rPr>
        <w:t xml:space="preserve">VARELA, Andrew Wallace </w:t>
      </w:r>
      <w:proofErr w:type="spellStart"/>
      <w:r w:rsidRPr="005F28CE">
        <w:rPr>
          <w:rFonts w:cs="Arial"/>
          <w:szCs w:val="24"/>
          <w:lang w:val="en-US"/>
        </w:rPr>
        <w:t>Palheta</w:t>
      </w:r>
      <w:proofErr w:type="spellEnd"/>
      <w:r w:rsidRPr="005F28CE">
        <w:rPr>
          <w:rFonts w:cs="Arial"/>
          <w:szCs w:val="24"/>
          <w:lang w:val="en-US"/>
        </w:rPr>
        <w:t>. </w:t>
      </w:r>
      <w:r w:rsidRPr="005F28CE">
        <w:rPr>
          <w:rFonts w:cs="Arial"/>
          <w:b/>
          <w:bCs/>
          <w:szCs w:val="24"/>
        </w:rPr>
        <w:t>Inter-relações entre variáveis ambientais e doenças de veiculação hídrica no Município de Belém-Pa</w:t>
      </w:r>
      <w:r w:rsidRPr="005F28CE">
        <w:rPr>
          <w:rFonts w:cs="Arial"/>
          <w:szCs w:val="24"/>
        </w:rPr>
        <w:t>. 2022. Dissertação (Mestrado em Engenharia Civil) – Universidade Federal do Pará, Belém, 2022. Disponível em: https://repositorio.ufpa.br/</w:t>
      </w:r>
      <w:proofErr w:type="spellStart"/>
      <w:r w:rsidRPr="005F28CE">
        <w:rPr>
          <w:rFonts w:cs="Arial"/>
          <w:szCs w:val="24"/>
        </w:rPr>
        <w:t>jspui</w:t>
      </w:r>
      <w:proofErr w:type="spellEnd"/>
      <w:r w:rsidRPr="005F28CE">
        <w:rPr>
          <w:rFonts w:cs="Arial"/>
          <w:szCs w:val="24"/>
        </w:rPr>
        <w:t>/</w:t>
      </w:r>
      <w:proofErr w:type="spellStart"/>
      <w:r w:rsidRPr="005F28CE">
        <w:rPr>
          <w:rFonts w:cs="Arial"/>
          <w:szCs w:val="24"/>
        </w:rPr>
        <w:t>handle</w:t>
      </w:r>
      <w:proofErr w:type="spellEnd"/>
      <w:r w:rsidRPr="005F28CE">
        <w:rPr>
          <w:rFonts w:cs="Arial"/>
          <w:szCs w:val="24"/>
        </w:rPr>
        <w:t>/2011/15687. Acesso em: 22 jan. 2025.</w:t>
      </w:r>
    </w:p>
    <w:p w14:paraId="2A1F7619" w14:textId="77777777" w:rsidR="004831FD" w:rsidRPr="005F28CE" w:rsidRDefault="004831FD" w:rsidP="00704E32">
      <w:pPr>
        <w:spacing w:line="240" w:lineRule="auto"/>
        <w:ind w:firstLine="0"/>
        <w:jc w:val="left"/>
        <w:rPr>
          <w:rFonts w:cs="Arial"/>
          <w:szCs w:val="24"/>
        </w:rPr>
      </w:pPr>
    </w:p>
    <w:p w14:paraId="448A2A00" w14:textId="4FEBF686" w:rsidR="00982723" w:rsidRPr="00362BEC" w:rsidRDefault="004831FD" w:rsidP="0092095F">
      <w:pPr>
        <w:spacing w:line="240" w:lineRule="auto"/>
        <w:ind w:firstLine="0"/>
        <w:jc w:val="left"/>
        <w:rPr>
          <w:rFonts w:cs="Arial"/>
          <w:szCs w:val="24"/>
        </w:rPr>
      </w:pPr>
      <w:r w:rsidRPr="005F28CE">
        <w:rPr>
          <w:rFonts w:cs="Arial"/>
          <w:szCs w:val="24"/>
        </w:rPr>
        <w:t xml:space="preserve">WOLFART, </w:t>
      </w:r>
      <w:proofErr w:type="spellStart"/>
      <w:r w:rsidRPr="005F28CE">
        <w:rPr>
          <w:rFonts w:cs="Arial"/>
          <w:szCs w:val="24"/>
        </w:rPr>
        <w:t>Gracieli</w:t>
      </w:r>
      <w:proofErr w:type="spellEnd"/>
      <w:r w:rsidRPr="005F28CE">
        <w:rPr>
          <w:rFonts w:cs="Arial"/>
          <w:szCs w:val="24"/>
        </w:rPr>
        <w:t xml:space="preserve"> Aparecida. </w:t>
      </w:r>
      <w:r w:rsidRPr="005F28CE">
        <w:rPr>
          <w:rFonts w:cs="Arial"/>
          <w:b/>
          <w:bCs/>
          <w:szCs w:val="24"/>
        </w:rPr>
        <w:t>Saneamento básico como fator de desenvolvimento: um estudo da mortalidade infantil e da infância no Estado do Paraná</w:t>
      </w:r>
      <w:r w:rsidRPr="005F28CE">
        <w:rPr>
          <w:rFonts w:cs="Arial"/>
          <w:szCs w:val="24"/>
        </w:rPr>
        <w:t>. 2014. Dissertação (Mestrado em Desenvolvimento Regional e Agronegócio) - Universidade Estadual do Oeste do Paraná, Toledo, 2014. Disponível em: https://tede.unioeste.br/handle/tede/2165. Acesso em: 18 fev. 2025.</w:t>
      </w:r>
    </w:p>
    <w:sectPr w:rsidR="00982723" w:rsidRPr="00362BEC" w:rsidSect="00B43EC0">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67" w:author="Usuario" w:date="2025-11-24T10:38:00Z" w:initials="U">
    <w:p w14:paraId="79E95FEA" w14:textId="2B75936C" w:rsidR="00B06800" w:rsidRDefault="00B06800">
      <w:pPr>
        <w:pStyle w:val="Textodecomentrio"/>
      </w:pPr>
      <w:r>
        <w:rPr>
          <w:rStyle w:val="Refdecomentrio"/>
        </w:rPr>
        <w:annotationRef/>
      </w:r>
      <w:r>
        <w:t xml:space="preserve">LISTA DE </w:t>
      </w:r>
      <w:proofErr w:type="gramStart"/>
      <w:r>
        <w:t>SIGLAS ?</w:t>
      </w:r>
      <w:proofErr w:type="gramEnd"/>
    </w:p>
  </w:comment>
  <w:comment w:id="69" w:author="Usuario" w:date="2025-11-24T10:08:00Z" w:initials="U">
    <w:p w14:paraId="797F9013" w14:textId="77777777" w:rsidR="00B06800" w:rsidRDefault="00B06800">
      <w:pPr>
        <w:pStyle w:val="Textodecomentrio"/>
      </w:pPr>
      <w:r>
        <w:rPr>
          <w:rStyle w:val="Refdecomentrio"/>
        </w:rPr>
        <w:annotationRef/>
      </w:r>
      <w:r>
        <w:t xml:space="preserve">Resumo capítulo </w:t>
      </w:r>
      <w:proofErr w:type="gramStart"/>
      <w:r>
        <w:t>1 :</w:t>
      </w:r>
      <w:proofErr w:type="gramEnd"/>
    </w:p>
    <w:p w14:paraId="03882D9D" w14:textId="77777777" w:rsidR="00B06800" w:rsidRDefault="00B06800">
      <w:pPr>
        <w:pStyle w:val="Textodecomentrio"/>
      </w:pPr>
      <w:r>
        <w:t xml:space="preserve">Texto denso, poderia tentar melhorar a fluidez </w:t>
      </w:r>
    </w:p>
    <w:p w14:paraId="3A5D3683" w14:textId="77777777" w:rsidR="00B06800" w:rsidRDefault="00B06800">
      <w:pPr>
        <w:pStyle w:val="Textodecomentrio"/>
      </w:pPr>
    </w:p>
    <w:p w14:paraId="026B7C21" w14:textId="77777777" w:rsidR="00B06800" w:rsidRDefault="00B06800">
      <w:pPr>
        <w:pStyle w:val="Textodecomentrio"/>
      </w:pPr>
      <w:r>
        <w:t xml:space="preserve">Verificar a importância de citação direta </w:t>
      </w:r>
    </w:p>
    <w:p w14:paraId="53F0342A" w14:textId="77777777" w:rsidR="00B06800" w:rsidRDefault="00B06800">
      <w:pPr>
        <w:pStyle w:val="Textodecomentrio"/>
      </w:pPr>
    </w:p>
    <w:p w14:paraId="1855D8FF" w14:textId="210E891A" w:rsidR="00B06800" w:rsidRDefault="00B06800">
      <w:pPr>
        <w:pStyle w:val="Textodecomentrio"/>
      </w:pPr>
      <w:r>
        <w:t xml:space="preserve">Assunto bem repetitivo, principalmente elencado a questão do que se busca pesquisar  </w:t>
      </w:r>
    </w:p>
  </w:comment>
  <w:comment w:id="70" w:author="Usuario" w:date="2025-11-24T08:58:00Z" w:initials="U">
    <w:p w14:paraId="5DD24607" w14:textId="0BCBF29B" w:rsidR="00B06800" w:rsidRDefault="00B06800">
      <w:pPr>
        <w:pStyle w:val="Textodecomentrio"/>
      </w:pPr>
      <w:r>
        <w:rPr>
          <w:rStyle w:val="Refdecomentrio"/>
        </w:rPr>
        <w:annotationRef/>
      </w:r>
      <w:r>
        <w:t xml:space="preserve">Existe ainda o impacto nos serviços de saúde, podendo colapsar, pois menos saneamento – mais doença – sobrecarga no SUS – mais custo </w:t>
      </w:r>
    </w:p>
  </w:comment>
  <w:comment w:id="80" w:author="Usuario" w:date="2025-11-24T09:10:00Z" w:initials="U">
    <w:p w14:paraId="24EE1ED9" w14:textId="65765902" w:rsidR="00B06800" w:rsidRDefault="00B06800">
      <w:pPr>
        <w:pStyle w:val="Textodecomentrio"/>
      </w:pPr>
      <w:r>
        <w:rPr>
          <w:rStyle w:val="Refdecomentrio"/>
        </w:rPr>
        <w:annotationRef/>
      </w:r>
      <w:r>
        <w:t>Qual necessidade desta palavra?</w:t>
      </w:r>
    </w:p>
  </w:comment>
  <w:comment w:id="81" w:author="Usuario" w:date="2025-11-24T09:12:00Z" w:initials="U">
    <w:p w14:paraId="19CD58FE" w14:textId="77777777" w:rsidR="00B06800" w:rsidRDefault="00B06800">
      <w:pPr>
        <w:pStyle w:val="Textodecomentrio"/>
      </w:pPr>
      <w:r>
        <w:rPr>
          <w:rStyle w:val="Refdecomentrio"/>
        </w:rPr>
        <w:annotationRef/>
      </w:r>
      <w:r>
        <w:t>Frase confusa e pouco clara ...</w:t>
      </w:r>
      <w:r>
        <w:br/>
        <w:t xml:space="preserve">“ com base nas informações geradas por AS e </w:t>
      </w:r>
      <w:proofErr w:type="spellStart"/>
      <w:r>
        <w:t>DRSAi</w:t>
      </w:r>
      <w:proofErr w:type="spellEnd"/>
      <w:r>
        <w:t xml:space="preserve"> ....</w:t>
      </w:r>
    </w:p>
    <w:p w14:paraId="2E8475F7" w14:textId="073F1320" w:rsidR="00B06800" w:rsidRDefault="00B06800">
      <w:pPr>
        <w:pStyle w:val="Textodecomentrio"/>
      </w:pPr>
    </w:p>
  </w:comment>
  <w:comment w:id="82" w:author="Usuario" w:date="2025-11-24T09:15:00Z" w:initials="U">
    <w:p w14:paraId="75DBBBBF" w14:textId="79A5FB9B" w:rsidR="00B06800" w:rsidRDefault="00B06800">
      <w:pPr>
        <w:pStyle w:val="Textodecomentrio"/>
      </w:pPr>
      <w:r>
        <w:rPr>
          <w:rStyle w:val="Refdecomentrio"/>
        </w:rPr>
        <w:annotationRef/>
      </w:r>
      <w:r>
        <w:t xml:space="preserve">os quais </w:t>
      </w:r>
    </w:p>
  </w:comment>
  <w:comment w:id="83" w:author="Usuario" w:date="2025-11-24T09:27:00Z" w:initials="U">
    <w:p w14:paraId="1ACD9D36" w14:textId="7E6DCF5B" w:rsidR="00B06800" w:rsidRDefault="00B06800">
      <w:pPr>
        <w:pStyle w:val="Textodecomentrio"/>
      </w:pPr>
      <w:r>
        <w:rPr>
          <w:rStyle w:val="Refdecomentrio"/>
        </w:rPr>
        <w:annotationRef/>
      </w:r>
      <w:proofErr w:type="gramStart"/>
      <w:r>
        <w:t>quais ?</w:t>
      </w:r>
      <w:proofErr w:type="gramEnd"/>
    </w:p>
  </w:comment>
  <w:comment w:id="85" w:author="Usuario" w:date="2025-11-24T09:21:00Z" w:initials="U">
    <w:p w14:paraId="630FCAE3" w14:textId="02773900" w:rsidR="00B06800" w:rsidRDefault="00B06800">
      <w:pPr>
        <w:pStyle w:val="Textodecomentrio"/>
      </w:pPr>
      <w:r>
        <w:rPr>
          <w:rStyle w:val="Refdecomentrio"/>
        </w:rPr>
        <w:annotationRef/>
      </w:r>
      <w:r>
        <w:t xml:space="preserve">poderia comentar brevemente o que ele pesquisou </w:t>
      </w:r>
    </w:p>
  </w:comment>
  <w:comment w:id="86" w:author="Usuario" w:date="2025-11-24T09:22:00Z" w:initials="U">
    <w:p w14:paraId="311772DF" w14:textId="4E473E4F" w:rsidR="00B06800" w:rsidRDefault="00B06800">
      <w:pPr>
        <w:pStyle w:val="Textodecomentrio"/>
      </w:pPr>
      <w:r>
        <w:rPr>
          <w:rStyle w:val="Refdecomentrio"/>
        </w:rPr>
        <w:annotationRef/>
      </w:r>
      <w:proofErr w:type="spellStart"/>
      <w:r>
        <w:t>pq</w:t>
      </w:r>
      <w:proofErr w:type="spellEnd"/>
      <w:r>
        <w:t xml:space="preserve"> este período</w:t>
      </w:r>
    </w:p>
  </w:comment>
  <w:comment w:id="90" w:author="Usuario" w:date="2025-11-24T09:40:00Z" w:initials="U">
    <w:p w14:paraId="17770B15" w14:textId="3970BF04" w:rsidR="00B06800" w:rsidRDefault="00B06800">
      <w:pPr>
        <w:pStyle w:val="Textodecomentrio"/>
      </w:pPr>
      <w:r>
        <w:rPr>
          <w:rStyle w:val="Refdecomentrio"/>
        </w:rPr>
        <w:annotationRef/>
      </w:r>
      <w:r>
        <w:t xml:space="preserve">achei muito longa esta frase </w:t>
      </w:r>
    </w:p>
  </w:comment>
  <w:comment w:id="94" w:author="Usuario" w:date="2025-11-24T09:42:00Z" w:initials="U">
    <w:p w14:paraId="5D4CD512" w14:textId="4CABF742" w:rsidR="00B06800" w:rsidRDefault="00B06800">
      <w:pPr>
        <w:pStyle w:val="Textodecomentrio"/>
      </w:pPr>
      <w:r>
        <w:rPr>
          <w:rStyle w:val="Refdecomentrio"/>
        </w:rPr>
        <w:annotationRef/>
      </w:r>
      <w:r>
        <w:t>qual relevância? Não há outra referência mais atual?</w:t>
      </w:r>
    </w:p>
  </w:comment>
  <w:comment w:id="96" w:author="Usuario" w:date="2025-11-24T09:44:00Z" w:initials="U">
    <w:p w14:paraId="7C39725E" w14:textId="5217C2AD" w:rsidR="00B06800" w:rsidRDefault="00B06800">
      <w:pPr>
        <w:pStyle w:val="Textodecomentrio"/>
      </w:pPr>
      <w:r>
        <w:rPr>
          <w:rStyle w:val="Refdecomentrio"/>
        </w:rPr>
        <w:annotationRef/>
      </w:r>
      <w:r>
        <w:t xml:space="preserve">Isso não seria a avaliação da questão </w:t>
      </w:r>
      <w:proofErr w:type="gramStart"/>
      <w:r>
        <w:t>2 ?</w:t>
      </w:r>
      <w:proofErr w:type="gramEnd"/>
    </w:p>
  </w:comment>
  <w:comment w:id="107" w:author="Usuario" w:date="2025-11-24T09:50:00Z" w:initials="U">
    <w:p w14:paraId="1A70344E" w14:textId="77777777" w:rsidR="00B06800" w:rsidRDefault="00B06800">
      <w:pPr>
        <w:pStyle w:val="Textodecomentrio"/>
      </w:pPr>
      <w:r>
        <w:rPr>
          <w:rStyle w:val="Refdecomentrio"/>
        </w:rPr>
        <w:annotationRef/>
      </w:r>
      <w:r>
        <w:t xml:space="preserve">Usar linguagem mais formal e técnica </w:t>
      </w:r>
    </w:p>
    <w:p w14:paraId="7A139BBE" w14:textId="77777777" w:rsidR="00B06800" w:rsidRDefault="00B06800">
      <w:pPr>
        <w:pStyle w:val="Textodecomentrio"/>
      </w:pPr>
    </w:p>
    <w:p w14:paraId="18EB350A" w14:textId="35FE58EC" w:rsidR="00B06800" w:rsidRDefault="00B06800">
      <w:pPr>
        <w:pStyle w:val="Textodecomentrio"/>
      </w:pPr>
      <w:r>
        <w:t xml:space="preserve">...entre outros propósitos ... </w:t>
      </w:r>
    </w:p>
  </w:comment>
  <w:comment w:id="115" w:author="Usuario" w:date="2025-11-24T09:56:00Z" w:initials="U">
    <w:p w14:paraId="6B9AA02B" w14:textId="38575910" w:rsidR="00B06800" w:rsidRDefault="00B06800">
      <w:pPr>
        <w:pStyle w:val="Textodecomentrio"/>
      </w:pPr>
      <w:r>
        <w:rPr>
          <w:rStyle w:val="Refdecomentrio"/>
        </w:rPr>
        <w:annotationRef/>
      </w:r>
      <w:r>
        <w:t xml:space="preserve">Essa informação já foi dada, verificar onde ela é mais relevante </w:t>
      </w:r>
    </w:p>
  </w:comment>
  <w:comment w:id="122" w:author="Usuario" w:date="2025-11-24T10:01:00Z" w:initials="U">
    <w:p w14:paraId="5AA18F1A" w14:textId="3D002B91" w:rsidR="00B06800" w:rsidRDefault="00B06800">
      <w:pPr>
        <w:pStyle w:val="Textodecomentrio"/>
      </w:pPr>
      <w:r>
        <w:rPr>
          <w:rStyle w:val="Refdecomentrio"/>
        </w:rPr>
        <w:annotationRef/>
      </w:r>
      <w:proofErr w:type="spellStart"/>
      <w:r>
        <w:t>Pq</w:t>
      </w:r>
      <w:proofErr w:type="spellEnd"/>
      <w:r>
        <w:t xml:space="preserve"> </w:t>
      </w:r>
      <w:proofErr w:type="gramStart"/>
      <w:r>
        <w:t>indireto ?</w:t>
      </w:r>
      <w:proofErr w:type="gramEnd"/>
    </w:p>
  </w:comment>
  <w:comment w:id="127" w:author="Usuario" w:date="2025-11-24T10:04:00Z" w:initials="U">
    <w:p w14:paraId="3E1D5CAE" w14:textId="0DB8E15F" w:rsidR="00B06800" w:rsidRDefault="00B06800">
      <w:pPr>
        <w:pStyle w:val="Textodecomentrio"/>
      </w:pPr>
      <w:r>
        <w:rPr>
          <w:rStyle w:val="Refdecomentrio"/>
        </w:rPr>
        <w:annotationRef/>
      </w:r>
      <w:proofErr w:type="gramStart"/>
      <w:r>
        <w:t>Ideia  ...</w:t>
      </w:r>
      <w:proofErr w:type="gramEnd"/>
      <w:r>
        <w:t xml:space="preserve">. linguagem pouco formal </w:t>
      </w:r>
    </w:p>
  </w:comment>
  <w:comment w:id="130" w:author="Usuario" w:date="2025-11-24T10:05:00Z" w:initials="U">
    <w:p w14:paraId="22CC2EE0" w14:textId="2DCBF263" w:rsidR="00B06800" w:rsidRDefault="00B06800">
      <w:pPr>
        <w:pStyle w:val="Textodecomentrio"/>
      </w:pPr>
      <w:r>
        <w:rPr>
          <w:rStyle w:val="Refdecomentrio"/>
        </w:rPr>
        <w:annotationRef/>
      </w:r>
      <w:r>
        <w:t xml:space="preserve">Realizadas </w:t>
      </w:r>
    </w:p>
  </w:comment>
  <w:comment w:id="132" w:author="Usuario" w:date="2025-11-24T10:06:00Z" w:initials="U">
    <w:p w14:paraId="2275A2BD" w14:textId="32288842" w:rsidR="00B06800" w:rsidRDefault="00B06800">
      <w:pPr>
        <w:pStyle w:val="Textodecomentrio"/>
      </w:pPr>
      <w:r>
        <w:rPr>
          <w:rStyle w:val="Refdecomentrio"/>
        </w:rPr>
        <w:annotationRef/>
      </w:r>
      <w:r>
        <w:t xml:space="preserve">Observar a conexão com a frase de </w:t>
      </w:r>
      <w:proofErr w:type="gramStart"/>
      <w:r>
        <w:t>cima  ...</w:t>
      </w:r>
      <w:proofErr w:type="gramEnd"/>
      <w:r>
        <w:t xml:space="preserve"> boa colocação mais precisa melhorar a escrita </w:t>
      </w:r>
    </w:p>
  </w:comment>
  <w:comment w:id="135" w:author="Usuario" w:date="2025-11-24T10:14:00Z" w:initials="U">
    <w:p w14:paraId="03A779DA" w14:textId="77777777" w:rsidR="00B06800" w:rsidRDefault="00B06800">
      <w:pPr>
        <w:pStyle w:val="Textodecomentrio"/>
      </w:pPr>
      <w:r>
        <w:rPr>
          <w:rStyle w:val="Refdecomentrio"/>
        </w:rPr>
        <w:annotationRef/>
      </w:r>
      <w:r>
        <w:t>Muito coloquial</w:t>
      </w:r>
    </w:p>
    <w:p w14:paraId="019F3131" w14:textId="526140B7" w:rsidR="00B06800" w:rsidRDefault="00B06800">
      <w:pPr>
        <w:pStyle w:val="Textodecomentrio"/>
      </w:pPr>
    </w:p>
    <w:p w14:paraId="77FC9587" w14:textId="6A8933A2" w:rsidR="00B06800" w:rsidRDefault="00B06800">
      <w:pPr>
        <w:pStyle w:val="Textodecomentrio"/>
      </w:pPr>
      <w:r>
        <w:t xml:space="preserve">Pode ser algo mais formal do </w:t>
      </w:r>
      <w:proofErr w:type="gramStart"/>
      <w:r>
        <w:t>tipo  ...</w:t>
      </w:r>
      <w:proofErr w:type="gramEnd"/>
      <w:r>
        <w:t>.</w:t>
      </w:r>
    </w:p>
    <w:p w14:paraId="496513DC" w14:textId="77777777" w:rsidR="00B06800" w:rsidRDefault="00B06800">
      <w:pPr>
        <w:pStyle w:val="Textodecomentrio"/>
      </w:pPr>
    </w:p>
    <w:p w14:paraId="490A5310" w14:textId="369377A2" w:rsidR="00B06800" w:rsidRDefault="00B06800">
      <w:pPr>
        <w:pStyle w:val="Textodecomentrio"/>
      </w:pPr>
      <w:r>
        <w:t>“Primeiro, é importante definir o conceito de desenvolvimento regional, explicitar a relação entre SA e DRSAI e mostrar como esses elementos são analisados a partir de uma abordagem causal no marco teórico.”</w:t>
      </w:r>
    </w:p>
  </w:comment>
  <w:comment w:id="137" w:author="Usuario" w:date="2025-11-24T10:18:00Z" w:initials="U">
    <w:p w14:paraId="24BE463C" w14:textId="77777777" w:rsidR="00B06800" w:rsidRDefault="00B06800">
      <w:pPr>
        <w:pStyle w:val="Textodecomentrio"/>
      </w:pPr>
      <w:r>
        <w:rPr>
          <w:rStyle w:val="Refdecomentrio"/>
        </w:rPr>
        <w:annotationRef/>
      </w:r>
      <w:r>
        <w:t xml:space="preserve">Qual a relevância desta informação </w:t>
      </w:r>
    </w:p>
    <w:p w14:paraId="36592A64" w14:textId="1FC79598" w:rsidR="00B06800" w:rsidRDefault="00B06800">
      <w:pPr>
        <w:pStyle w:val="Textodecomentrio"/>
      </w:pPr>
    </w:p>
  </w:comment>
  <w:comment w:id="139" w:author="Usuario" w:date="2025-11-24T10:17:00Z" w:initials="U">
    <w:p w14:paraId="64D497B3" w14:textId="2D15BF50" w:rsidR="00B06800" w:rsidRDefault="00B06800">
      <w:pPr>
        <w:pStyle w:val="Textodecomentrio"/>
      </w:pPr>
      <w:r>
        <w:rPr>
          <w:rStyle w:val="Refdecomentrio"/>
        </w:rPr>
        <w:annotationRef/>
      </w:r>
      <w:r>
        <w:t xml:space="preserve">Muita repetição do termo desenvolvimento </w:t>
      </w:r>
    </w:p>
  </w:comment>
  <w:comment w:id="171" w:author="Usuario" w:date="2025-11-24T13:41:00Z" w:initials="U">
    <w:p w14:paraId="21F1EA16" w14:textId="182A7A36" w:rsidR="00B06800" w:rsidRDefault="00B06800">
      <w:pPr>
        <w:pStyle w:val="Textodecomentrio"/>
      </w:pPr>
      <w:r>
        <w:rPr>
          <w:rStyle w:val="Refdecomentrio"/>
        </w:rPr>
        <w:annotationRef/>
      </w:r>
      <w:r>
        <w:t xml:space="preserve">Rever essa citação acredito que seja da página 96 </w:t>
      </w:r>
    </w:p>
  </w:comment>
  <w:comment w:id="174" w:author="Usuario" w:date="2025-11-24T10:41:00Z" w:initials="U">
    <w:p w14:paraId="6F184AA2" w14:textId="124912D7" w:rsidR="00B06800" w:rsidRDefault="00B06800" w:rsidP="006A3D07">
      <w:pPr>
        <w:pStyle w:val="Textodecomentrio"/>
        <w:ind w:firstLine="0"/>
      </w:pPr>
      <w:r>
        <w:rPr>
          <w:rStyle w:val="Refdecomentrio"/>
        </w:rPr>
        <w:annotationRef/>
      </w:r>
      <w:proofErr w:type="gramStart"/>
      <w:r>
        <w:t>Notar ?</w:t>
      </w:r>
      <w:proofErr w:type="gramEnd"/>
      <w:r>
        <w:t xml:space="preserve"> como ...</w:t>
      </w:r>
    </w:p>
  </w:comment>
  <w:comment w:id="184" w:author="Usuario" w:date="2025-11-24T10:44:00Z" w:initials="U">
    <w:p w14:paraId="0E490E37" w14:textId="77777777" w:rsidR="00B06800" w:rsidRDefault="00B06800">
      <w:pPr>
        <w:pStyle w:val="Textodecomentrio"/>
      </w:pPr>
      <w:r>
        <w:rPr>
          <w:rStyle w:val="Refdecomentrio"/>
        </w:rPr>
        <w:annotationRef/>
      </w:r>
      <w:r>
        <w:t>Tentar fazer uma maior ligando os parágrafos</w:t>
      </w:r>
      <w:proofErr w:type="gramStart"/>
      <w:r>
        <w:t xml:space="preserve"> ..</w:t>
      </w:r>
      <w:proofErr w:type="gramEnd"/>
    </w:p>
    <w:p w14:paraId="2637A4EB" w14:textId="77777777" w:rsidR="00B06800" w:rsidRDefault="00B06800">
      <w:pPr>
        <w:pStyle w:val="Textodecomentrio"/>
      </w:pPr>
    </w:p>
    <w:p w14:paraId="0E571BEC" w14:textId="09C3C0E0" w:rsidR="00B06800" w:rsidRDefault="00B06800">
      <w:pPr>
        <w:pStyle w:val="Textodecomentrio"/>
      </w:pPr>
      <w:r>
        <w:t xml:space="preserve">Assim, dados sobre </w:t>
      </w:r>
      <w:proofErr w:type="gramStart"/>
      <w:r>
        <w:t>.....</w:t>
      </w:r>
      <w:proofErr w:type="gramEnd"/>
      <w:r>
        <w:t xml:space="preserve"> </w:t>
      </w:r>
    </w:p>
  </w:comment>
  <w:comment w:id="189" w:author="Usuario" w:date="2025-11-24T10:47:00Z" w:initials="U">
    <w:p w14:paraId="1095F6C6" w14:textId="68F8CA96" w:rsidR="00B06800" w:rsidRDefault="00B06800">
      <w:pPr>
        <w:pStyle w:val="Textodecomentrio"/>
      </w:pPr>
      <w:r>
        <w:rPr>
          <w:rStyle w:val="Refdecomentrio"/>
        </w:rPr>
        <w:annotationRef/>
      </w:r>
      <w:r>
        <w:t xml:space="preserve">Uniformizar ... será maiúscula ou minúscula </w:t>
      </w:r>
    </w:p>
  </w:comment>
  <w:comment w:id="191" w:author="Usuario" w:date="2025-11-24T10:53:00Z" w:initials="U">
    <w:p w14:paraId="3778FBE6" w14:textId="796AFC7C" w:rsidR="00B06800" w:rsidRDefault="00B06800">
      <w:pPr>
        <w:pStyle w:val="Textodecomentrio"/>
      </w:pPr>
      <w:r>
        <w:rPr>
          <w:rStyle w:val="Refdecomentrio"/>
        </w:rPr>
        <w:annotationRef/>
      </w:r>
      <w:r>
        <w:t>Muita repetição de SA</w:t>
      </w:r>
    </w:p>
  </w:comment>
  <w:comment w:id="201" w:author="Usuario" w:date="2025-11-24T10:51:00Z" w:initials="U">
    <w:p w14:paraId="3DC27D77" w14:textId="55DE16CB" w:rsidR="00B06800" w:rsidRDefault="00B06800">
      <w:pPr>
        <w:pStyle w:val="Textodecomentrio"/>
      </w:pPr>
      <w:r>
        <w:rPr>
          <w:rStyle w:val="Refdecomentrio"/>
        </w:rPr>
        <w:annotationRef/>
      </w:r>
      <w:proofErr w:type="spellStart"/>
      <w:r>
        <w:t>Pq</w:t>
      </w:r>
      <w:proofErr w:type="spellEnd"/>
      <w:r>
        <w:t xml:space="preserve"> precisa de Pires se a própria ONU já afirmou </w:t>
      </w:r>
    </w:p>
  </w:comment>
  <w:comment w:id="218" w:author="Usuario" w:date="2025-11-24T11:01:00Z" w:initials="U">
    <w:p w14:paraId="5A3D4DE8" w14:textId="10D41C59" w:rsidR="00B06800" w:rsidRDefault="00B06800">
      <w:pPr>
        <w:pStyle w:val="Textodecomentrio"/>
      </w:pPr>
      <w:r>
        <w:rPr>
          <w:rStyle w:val="Refdecomentrio"/>
        </w:rPr>
        <w:annotationRef/>
      </w:r>
      <w:r>
        <w:t xml:space="preserve">Já foi comentado </w:t>
      </w:r>
    </w:p>
  </w:comment>
  <w:comment w:id="228" w:author="Usuario" w:date="2025-11-24T11:12:00Z" w:initials="U">
    <w:p w14:paraId="4E04A8B3" w14:textId="5DD9BD49" w:rsidR="00B06800" w:rsidRDefault="00B06800">
      <w:pPr>
        <w:pStyle w:val="Textodecomentrio"/>
      </w:pPr>
      <w:r>
        <w:rPr>
          <w:rStyle w:val="Refdecomentrio"/>
        </w:rPr>
        <w:annotationRef/>
      </w:r>
      <w:r>
        <w:t xml:space="preserve">Vai ser informado no 3.7 novamente </w:t>
      </w:r>
    </w:p>
  </w:comment>
  <w:comment w:id="232" w:author="Usuario" w:date="2025-11-24T11:10:00Z" w:initials="U">
    <w:p w14:paraId="2801EC7C" w14:textId="57F65261" w:rsidR="00B06800" w:rsidRDefault="00B06800">
      <w:pPr>
        <w:pStyle w:val="Textodecomentrio"/>
      </w:pPr>
      <w:r>
        <w:rPr>
          <w:rStyle w:val="Refdecomentrio"/>
        </w:rPr>
        <w:annotationRef/>
      </w:r>
      <w:proofErr w:type="spellStart"/>
      <w:proofErr w:type="gramStart"/>
      <w:r>
        <w:t>Pq</w:t>
      </w:r>
      <w:proofErr w:type="spellEnd"/>
      <w:r>
        <w:t xml:space="preserve"> ?</w:t>
      </w:r>
      <w:proofErr w:type="gramEnd"/>
      <w:r>
        <w:t xml:space="preserve"> qual relevância ?</w:t>
      </w:r>
    </w:p>
  </w:comment>
  <w:comment w:id="234" w:author="Usuario" w:date="2025-11-24T11:13:00Z" w:initials="U">
    <w:p w14:paraId="1751EE33" w14:textId="01771A98" w:rsidR="00B06800" w:rsidRDefault="00B06800">
      <w:pPr>
        <w:pStyle w:val="Textodecomentrio"/>
      </w:pPr>
      <w:r>
        <w:rPr>
          <w:rStyle w:val="Refdecomentrio"/>
        </w:rPr>
        <w:annotationRef/>
      </w:r>
      <w:r>
        <w:t xml:space="preserve">E cidades </w:t>
      </w:r>
      <w:proofErr w:type="gramStart"/>
      <w:r>
        <w:t>menores ?</w:t>
      </w:r>
      <w:proofErr w:type="gramEnd"/>
    </w:p>
  </w:comment>
  <w:comment w:id="236" w:author="Usuario" w:date="2025-11-24T11:16:00Z" w:initials="U">
    <w:p w14:paraId="3A9F8724" w14:textId="77777777" w:rsidR="00B06800" w:rsidRDefault="00B06800">
      <w:pPr>
        <w:pStyle w:val="Textodecomentrio"/>
      </w:pPr>
      <w:r>
        <w:rPr>
          <w:rStyle w:val="Refdecomentrio"/>
        </w:rPr>
        <w:annotationRef/>
      </w:r>
      <w:r>
        <w:t xml:space="preserve">Quem é Beta </w:t>
      </w:r>
    </w:p>
    <w:p w14:paraId="043608A9" w14:textId="53752CDE" w:rsidR="00B06800" w:rsidRDefault="00B06800">
      <w:pPr>
        <w:pStyle w:val="Textodecomentrio"/>
      </w:pPr>
    </w:p>
  </w:comment>
  <w:comment w:id="237" w:author="Usuario" w:date="2025-11-24T11:17:00Z" w:initials="U">
    <w:p w14:paraId="5147183D" w14:textId="4C91B70B" w:rsidR="00B06800" w:rsidRDefault="00B06800">
      <w:pPr>
        <w:pStyle w:val="Textodecomentrio"/>
      </w:pPr>
      <w:r>
        <w:rPr>
          <w:rStyle w:val="Refdecomentrio"/>
        </w:rPr>
        <w:annotationRef/>
      </w:r>
      <w:r>
        <w:t xml:space="preserve">Definir todas as variáveis </w:t>
      </w:r>
    </w:p>
  </w:comment>
  <w:comment w:id="245" w:author="Usuario" w:date="2025-11-24T11:19:00Z" w:initials="U">
    <w:p w14:paraId="0D27EF86" w14:textId="2E181B4B" w:rsidR="00B06800" w:rsidRDefault="00B06800">
      <w:pPr>
        <w:pStyle w:val="Textodecomentrio"/>
      </w:pPr>
      <w:r>
        <w:rPr>
          <w:rStyle w:val="Refdecomentrio"/>
        </w:rPr>
        <w:annotationRef/>
      </w:r>
      <w:r>
        <w:t xml:space="preserve">Não são os 399 do paraná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9E95FEA" w15:done="0"/>
  <w15:commentEx w15:paraId="1855D8FF" w15:done="0"/>
  <w15:commentEx w15:paraId="5DD24607" w15:done="0"/>
  <w15:commentEx w15:paraId="24EE1ED9" w15:done="0"/>
  <w15:commentEx w15:paraId="2E8475F7" w15:done="0"/>
  <w15:commentEx w15:paraId="75DBBBBF" w15:done="0"/>
  <w15:commentEx w15:paraId="1ACD9D36" w15:done="0"/>
  <w15:commentEx w15:paraId="630FCAE3" w15:done="0"/>
  <w15:commentEx w15:paraId="311772DF" w15:done="0"/>
  <w15:commentEx w15:paraId="17770B15" w15:done="0"/>
  <w15:commentEx w15:paraId="5D4CD512" w15:done="0"/>
  <w15:commentEx w15:paraId="7C39725E" w15:done="0"/>
  <w15:commentEx w15:paraId="18EB350A" w15:done="0"/>
  <w15:commentEx w15:paraId="6B9AA02B" w15:done="0"/>
  <w15:commentEx w15:paraId="5AA18F1A" w15:done="0"/>
  <w15:commentEx w15:paraId="3E1D5CAE" w15:done="0"/>
  <w15:commentEx w15:paraId="22CC2EE0" w15:done="0"/>
  <w15:commentEx w15:paraId="2275A2BD" w15:done="0"/>
  <w15:commentEx w15:paraId="490A5310" w15:done="0"/>
  <w15:commentEx w15:paraId="36592A64" w15:done="0"/>
  <w15:commentEx w15:paraId="64D497B3" w15:done="0"/>
  <w15:commentEx w15:paraId="21F1EA16" w15:done="0"/>
  <w15:commentEx w15:paraId="6F184AA2" w15:done="0"/>
  <w15:commentEx w15:paraId="0E571BEC" w15:done="0"/>
  <w15:commentEx w15:paraId="1095F6C6" w15:done="0"/>
  <w15:commentEx w15:paraId="3778FBE6" w15:done="0"/>
  <w15:commentEx w15:paraId="3DC27D77" w15:done="0"/>
  <w15:commentEx w15:paraId="5A3D4DE8" w15:done="0"/>
  <w15:commentEx w15:paraId="4E04A8B3" w15:done="0"/>
  <w15:commentEx w15:paraId="2801EC7C" w15:done="0"/>
  <w15:commentEx w15:paraId="1751EE33" w15:done="0"/>
  <w15:commentEx w15:paraId="043608A9" w15:done="0"/>
  <w15:commentEx w15:paraId="5147183D" w15:done="0"/>
  <w15:commentEx w15:paraId="0D27EF8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9E95FEA" w16cid:durableId="2CCEB443"/>
  <w16cid:commentId w16cid:paraId="1855D8FF" w16cid:durableId="2CCEAD05"/>
  <w16cid:commentId w16cid:paraId="5DD24607" w16cid:durableId="2CCE9CB0"/>
  <w16cid:commentId w16cid:paraId="24EE1ED9" w16cid:durableId="2CCE9F68"/>
  <w16cid:commentId w16cid:paraId="2E8475F7" w16cid:durableId="2CCEA005"/>
  <w16cid:commentId w16cid:paraId="75DBBBBF" w16cid:durableId="2CCEA0C2"/>
  <w16cid:commentId w16cid:paraId="1ACD9D36" w16cid:durableId="2CCEA368"/>
  <w16cid:commentId w16cid:paraId="630FCAE3" w16cid:durableId="2CCEA205"/>
  <w16cid:commentId w16cid:paraId="311772DF" w16cid:durableId="2CCEA252"/>
  <w16cid:commentId w16cid:paraId="17770B15" w16cid:durableId="2CCEA67B"/>
  <w16cid:commentId w16cid:paraId="5D4CD512" w16cid:durableId="2CCEA704"/>
  <w16cid:commentId w16cid:paraId="7C39725E" w16cid:durableId="2CCEA765"/>
  <w16cid:commentId w16cid:paraId="18EB350A" w16cid:durableId="2CCEA8DA"/>
  <w16cid:commentId w16cid:paraId="6B9AA02B" w16cid:durableId="2CCEAA32"/>
  <w16cid:commentId w16cid:paraId="5AA18F1A" w16cid:durableId="2CCEAB8F"/>
  <w16cid:commentId w16cid:paraId="3E1D5CAE" w16cid:durableId="2CCEAC13"/>
  <w16cid:commentId w16cid:paraId="22CC2EE0" w16cid:durableId="2CCEAC6D"/>
  <w16cid:commentId w16cid:paraId="2275A2BD" w16cid:durableId="2CCEACA3"/>
  <w16cid:commentId w16cid:paraId="490A5310" w16cid:durableId="2CCEAE9D"/>
  <w16cid:commentId w16cid:paraId="36592A64" w16cid:durableId="2CCEAF68"/>
  <w16cid:commentId w16cid:paraId="64D497B3" w16cid:durableId="2CCEAF30"/>
  <w16cid:commentId w16cid:paraId="21F1EA16" w16cid:durableId="2CCEDF0A"/>
  <w16cid:commentId w16cid:paraId="6F184AA2" w16cid:durableId="2CCEB4D4"/>
  <w16cid:commentId w16cid:paraId="0E571BEC" w16cid:durableId="2CCEB5A2"/>
  <w16cid:commentId w16cid:paraId="1095F6C6" w16cid:durableId="2CCEB653"/>
  <w16cid:commentId w16cid:paraId="3778FBE6" w16cid:durableId="2CCEB7C1"/>
  <w16cid:commentId w16cid:paraId="3DC27D77" w16cid:durableId="2CCEB744"/>
  <w16cid:commentId w16cid:paraId="5A3D4DE8" w16cid:durableId="2CCEB975"/>
  <w16cid:commentId w16cid:paraId="4E04A8B3" w16cid:durableId="2CCEBC09"/>
  <w16cid:commentId w16cid:paraId="2801EC7C" w16cid:durableId="2CCEBB88"/>
  <w16cid:commentId w16cid:paraId="1751EE33" w16cid:durableId="2CCEBC50"/>
  <w16cid:commentId w16cid:paraId="043608A9" w16cid:durableId="2CCEBCFF"/>
  <w16cid:commentId w16cid:paraId="5147183D" w16cid:durableId="2CCEBD3C"/>
  <w16cid:commentId w16cid:paraId="0D27EF86" w16cid:durableId="2CCEBD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10FA3A" w14:textId="77777777" w:rsidR="00CD5597" w:rsidRDefault="00CD5597" w:rsidP="00362BEC">
      <w:pPr>
        <w:spacing w:line="240" w:lineRule="auto"/>
      </w:pPr>
      <w:r>
        <w:separator/>
      </w:r>
    </w:p>
  </w:endnote>
  <w:endnote w:type="continuationSeparator" w:id="0">
    <w:p w14:paraId="0F1AC2B4" w14:textId="77777777" w:rsidR="00CD5597" w:rsidRDefault="00CD5597" w:rsidP="00362BEC">
      <w:pPr>
        <w:spacing w:line="240" w:lineRule="auto"/>
      </w:pPr>
      <w:r>
        <w:continuationSeparator/>
      </w:r>
    </w:p>
  </w:endnote>
  <w:endnote w:type="continuationNotice" w:id="1">
    <w:p w14:paraId="36CC2ACA" w14:textId="77777777" w:rsidR="00CD5597" w:rsidRDefault="00CD559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D5B484" w14:textId="77777777" w:rsidR="00CD5597" w:rsidRDefault="00CD5597" w:rsidP="00802B3F">
      <w:pPr>
        <w:spacing w:line="240" w:lineRule="auto"/>
        <w:ind w:firstLine="0"/>
      </w:pPr>
      <w:r>
        <w:separator/>
      </w:r>
    </w:p>
  </w:footnote>
  <w:footnote w:type="continuationSeparator" w:id="0">
    <w:p w14:paraId="0DED6AAC" w14:textId="77777777" w:rsidR="00CD5597" w:rsidRDefault="00CD5597" w:rsidP="00362BEC">
      <w:pPr>
        <w:spacing w:line="240" w:lineRule="auto"/>
      </w:pPr>
      <w:r>
        <w:continuationSeparator/>
      </w:r>
    </w:p>
  </w:footnote>
  <w:footnote w:type="continuationNotice" w:id="1">
    <w:p w14:paraId="7A110671" w14:textId="77777777" w:rsidR="00CD5597" w:rsidRDefault="00CD559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8077745"/>
      <w:docPartObj>
        <w:docPartGallery w:val="Page Numbers (Top of Page)"/>
        <w:docPartUnique/>
      </w:docPartObj>
    </w:sdtPr>
    <w:sdtEndPr>
      <w:rPr>
        <w:sz w:val="20"/>
        <w:szCs w:val="20"/>
      </w:rPr>
    </w:sdtEndPr>
    <w:sdtContent>
      <w:p w14:paraId="03955519" w14:textId="7B4CCE46" w:rsidR="00B06800" w:rsidRPr="00286FDA" w:rsidRDefault="00B06800" w:rsidP="00286FDA">
        <w:pPr>
          <w:pStyle w:val="Cabealho"/>
          <w:jc w:val="right"/>
          <w:rPr>
            <w:sz w:val="20"/>
            <w:szCs w:val="20"/>
          </w:rPr>
        </w:pPr>
        <w:r w:rsidRPr="00286FDA">
          <w:rPr>
            <w:rFonts w:cs="Arial"/>
            <w:sz w:val="20"/>
            <w:szCs w:val="20"/>
          </w:rPr>
          <w:fldChar w:fldCharType="begin"/>
        </w:r>
        <w:r w:rsidRPr="00286FDA">
          <w:rPr>
            <w:rFonts w:cs="Arial"/>
            <w:sz w:val="20"/>
            <w:szCs w:val="20"/>
          </w:rPr>
          <w:instrText>PAGE   \* MERGEFORMAT</w:instrText>
        </w:r>
        <w:r w:rsidRPr="00286FDA">
          <w:rPr>
            <w:rFonts w:cs="Arial"/>
            <w:sz w:val="20"/>
            <w:szCs w:val="20"/>
          </w:rPr>
          <w:fldChar w:fldCharType="separate"/>
        </w:r>
        <w:r>
          <w:rPr>
            <w:rFonts w:cs="Arial"/>
            <w:noProof/>
            <w:sz w:val="20"/>
            <w:szCs w:val="20"/>
          </w:rPr>
          <w:t>61</w:t>
        </w:r>
        <w:r w:rsidRPr="00286FDA">
          <w:rPr>
            <w:rFonts w:cs="Arial"/>
            <w:sz w:val="20"/>
            <w:szCs w:val="20"/>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8D1285"/>
    <w:multiLevelType w:val="hybridMultilevel"/>
    <w:tmpl w:val="75748384"/>
    <w:lvl w:ilvl="0" w:tplc="F340A674">
      <w:start w:val="1"/>
      <w:numFmt w:val="lowerLetter"/>
      <w:pStyle w:val="SemEspaamento"/>
      <w:lvlText w:val="%1) "/>
      <w:lvlJc w:val="left"/>
      <w:pPr>
        <w:ind w:left="1747"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160019" w:tentative="1">
      <w:start w:val="1"/>
      <w:numFmt w:val="lowerLetter"/>
      <w:lvlText w:val="%2."/>
      <w:lvlJc w:val="left"/>
      <w:pPr>
        <w:ind w:left="2118" w:hanging="360"/>
      </w:pPr>
    </w:lvl>
    <w:lvl w:ilvl="2" w:tplc="0416001B" w:tentative="1">
      <w:start w:val="1"/>
      <w:numFmt w:val="lowerRoman"/>
      <w:lvlText w:val="%3."/>
      <w:lvlJc w:val="right"/>
      <w:pPr>
        <w:ind w:left="2838" w:hanging="180"/>
      </w:pPr>
    </w:lvl>
    <w:lvl w:ilvl="3" w:tplc="0416000F" w:tentative="1">
      <w:start w:val="1"/>
      <w:numFmt w:val="decimal"/>
      <w:lvlText w:val="%4."/>
      <w:lvlJc w:val="left"/>
      <w:pPr>
        <w:ind w:left="3558" w:hanging="360"/>
      </w:pPr>
    </w:lvl>
    <w:lvl w:ilvl="4" w:tplc="04160019" w:tentative="1">
      <w:start w:val="1"/>
      <w:numFmt w:val="lowerLetter"/>
      <w:lvlText w:val="%5."/>
      <w:lvlJc w:val="left"/>
      <w:pPr>
        <w:ind w:left="4278" w:hanging="360"/>
      </w:pPr>
    </w:lvl>
    <w:lvl w:ilvl="5" w:tplc="0416001B" w:tentative="1">
      <w:start w:val="1"/>
      <w:numFmt w:val="lowerRoman"/>
      <w:lvlText w:val="%6."/>
      <w:lvlJc w:val="right"/>
      <w:pPr>
        <w:ind w:left="4998" w:hanging="180"/>
      </w:pPr>
    </w:lvl>
    <w:lvl w:ilvl="6" w:tplc="0416000F" w:tentative="1">
      <w:start w:val="1"/>
      <w:numFmt w:val="decimal"/>
      <w:lvlText w:val="%7."/>
      <w:lvlJc w:val="left"/>
      <w:pPr>
        <w:ind w:left="5718" w:hanging="360"/>
      </w:pPr>
    </w:lvl>
    <w:lvl w:ilvl="7" w:tplc="04160019" w:tentative="1">
      <w:start w:val="1"/>
      <w:numFmt w:val="lowerLetter"/>
      <w:lvlText w:val="%8."/>
      <w:lvlJc w:val="left"/>
      <w:pPr>
        <w:ind w:left="6438" w:hanging="360"/>
      </w:pPr>
    </w:lvl>
    <w:lvl w:ilvl="8" w:tplc="0416001B" w:tentative="1">
      <w:start w:val="1"/>
      <w:numFmt w:val="lowerRoman"/>
      <w:lvlText w:val="%9."/>
      <w:lvlJc w:val="right"/>
      <w:pPr>
        <w:ind w:left="7158" w:hanging="180"/>
      </w:pPr>
    </w:lvl>
  </w:abstractNum>
  <w:abstractNum w:abstractNumId="1" w15:restartNumberingAfterBreak="0">
    <w:nsid w:val="2AEF45B4"/>
    <w:multiLevelType w:val="hybridMultilevel"/>
    <w:tmpl w:val="3DA2FE78"/>
    <w:lvl w:ilvl="0" w:tplc="473E9492">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2" w15:restartNumberingAfterBreak="0">
    <w:nsid w:val="2E7907DA"/>
    <w:multiLevelType w:val="hybridMultilevel"/>
    <w:tmpl w:val="DDE8B5B4"/>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3" w15:restartNumberingAfterBreak="0">
    <w:nsid w:val="3EF7502A"/>
    <w:multiLevelType w:val="hybridMultilevel"/>
    <w:tmpl w:val="52AE76AE"/>
    <w:lvl w:ilvl="0" w:tplc="B14E7EA8">
      <w:start w:val="3"/>
      <w:numFmt w:val="bullet"/>
      <w:lvlText w:val=""/>
      <w:lvlJc w:val="left"/>
      <w:pPr>
        <w:ind w:left="720" w:hanging="360"/>
      </w:pPr>
      <w:rPr>
        <w:rFonts w:ascii="Wingdings" w:eastAsiaTheme="minorHAnsi" w:hAnsi="Wingdings" w:cstheme="minorBidi"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01D2639"/>
    <w:multiLevelType w:val="hybridMultilevel"/>
    <w:tmpl w:val="1D1AD504"/>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5A163F43"/>
    <w:multiLevelType w:val="hybridMultilevel"/>
    <w:tmpl w:val="EDEE8D66"/>
    <w:lvl w:ilvl="0" w:tplc="0F8CF246">
      <w:start w:val="1"/>
      <w:numFmt w:val="lowerLetter"/>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6" w15:restartNumberingAfterBreak="0">
    <w:nsid w:val="74B8083B"/>
    <w:multiLevelType w:val="multilevel"/>
    <w:tmpl w:val="0F30FE32"/>
    <w:lvl w:ilvl="0">
      <w:start w:val="1"/>
      <w:numFmt w:val="decimal"/>
      <w:pStyle w:val="Ttulo1"/>
      <w:lvlText w:val="%1"/>
      <w:lvlJc w:val="left"/>
      <w:pPr>
        <w:ind w:left="170" w:hanging="170"/>
      </w:pPr>
      <w:rPr>
        <w:rFonts w:ascii="Arial" w:hAnsi="Arial" w:hint="default"/>
        <w:b/>
        <w:bCs w:val="0"/>
        <w:i w:val="0"/>
        <w:iCs w:val="0"/>
        <w:caps/>
        <w:smallCaps w:val="0"/>
        <w:strike w:val="0"/>
        <w:dstrike w:val="0"/>
        <w:noProof w:val="0"/>
        <w:vanish w:val="0"/>
        <w:color w:val="000000"/>
        <w:spacing w:val="0"/>
        <w:kern w:val="0"/>
        <w:position w:val="0"/>
        <w:sz w:val="2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Ttulo2"/>
      <w:lvlText w:val="%1.%2"/>
      <w:lvlJc w:val="left"/>
      <w:pPr>
        <w:ind w:left="3431" w:hanging="17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tulo3"/>
      <w:lvlText w:val="%1.%2.%3"/>
      <w:lvlJc w:val="left"/>
      <w:pPr>
        <w:ind w:left="170" w:hanging="170"/>
      </w:pPr>
      <w:rPr>
        <w:rFonts w:hint="default"/>
      </w:rPr>
    </w:lvl>
    <w:lvl w:ilvl="3">
      <w:start w:val="1"/>
      <w:numFmt w:val="decimal"/>
      <w:pStyle w:val="Ttulo4"/>
      <w:lvlText w:val="%1.%2.%3.%4"/>
      <w:lvlJc w:val="left"/>
      <w:pPr>
        <w:ind w:left="170" w:hanging="170"/>
      </w:pPr>
      <w:rPr>
        <w:rFonts w:hint="default"/>
      </w:rPr>
    </w:lvl>
    <w:lvl w:ilvl="4">
      <w:start w:val="1"/>
      <w:numFmt w:val="decimal"/>
      <w:pStyle w:val="Ttulo5"/>
      <w:lvlText w:val="%1.%2.%3.%4.%5"/>
      <w:lvlJc w:val="left"/>
      <w:pPr>
        <w:ind w:left="170" w:hanging="170"/>
      </w:pPr>
      <w:rPr>
        <w:rFonts w:hint="default"/>
      </w:rPr>
    </w:lvl>
    <w:lvl w:ilvl="5">
      <w:start w:val="1"/>
      <w:numFmt w:val="decimal"/>
      <w:pStyle w:val="Ttulo6"/>
      <w:lvlText w:val="%1.%2.%3.%4.%5.%6"/>
      <w:lvlJc w:val="left"/>
      <w:pPr>
        <w:ind w:left="170" w:hanging="170"/>
      </w:pPr>
      <w:rPr>
        <w:rFonts w:hint="default"/>
      </w:rPr>
    </w:lvl>
    <w:lvl w:ilvl="6">
      <w:start w:val="1"/>
      <w:numFmt w:val="decimal"/>
      <w:pStyle w:val="Ttulo7"/>
      <w:lvlText w:val="%1.%2.%3.%4.%5.%6.%7"/>
      <w:lvlJc w:val="left"/>
      <w:pPr>
        <w:ind w:left="170" w:hanging="170"/>
      </w:pPr>
      <w:rPr>
        <w:rFonts w:hint="default"/>
      </w:rPr>
    </w:lvl>
    <w:lvl w:ilvl="7">
      <w:start w:val="1"/>
      <w:numFmt w:val="decimal"/>
      <w:pStyle w:val="Ttulo8"/>
      <w:lvlText w:val="%1.%2.%3.%4.%5.%6.%7.%8"/>
      <w:lvlJc w:val="left"/>
      <w:pPr>
        <w:ind w:left="170" w:hanging="170"/>
      </w:pPr>
      <w:rPr>
        <w:rFonts w:hint="default"/>
      </w:rPr>
    </w:lvl>
    <w:lvl w:ilvl="8">
      <w:start w:val="1"/>
      <w:numFmt w:val="decimal"/>
      <w:pStyle w:val="Ttulo9"/>
      <w:lvlText w:val="%1.%2.%3.%4.%5.%6.%7.%8.%9"/>
      <w:lvlJc w:val="left"/>
      <w:pPr>
        <w:ind w:left="170" w:hanging="170"/>
      </w:pPr>
      <w:rPr>
        <w:rFonts w:hint="default"/>
      </w:rPr>
    </w:lvl>
  </w:abstractNum>
  <w:abstractNum w:abstractNumId="7" w15:restartNumberingAfterBreak="0">
    <w:nsid w:val="75324AAB"/>
    <w:multiLevelType w:val="multilevel"/>
    <w:tmpl w:val="3D66DCDA"/>
    <w:styleLink w:val="Estilo1"/>
    <w:lvl w:ilvl="0">
      <w:start w:val="1"/>
      <w:numFmt w:val="decimal"/>
      <w:lvlText w:val="%1"/>
      <w:lvlJc w:val="left"/>
      <w:pPr>
        <w:ind w:left="170" w:hanging="170"/>
      </w:pPr>
      <w:rPr>
        <w:rFonts w:ascii="Arial" w:hAnsi="Arial" w:hint="default"/>
        <w:b w:val="0"/>
        <w:i w:val="0"/>
        <w:caps/>
        <w:smallCaps w:val="0"/>
        <w:strike w:val="0"/>
        <w:dstrike w:val="0"/>
        <w:vanish w:val="0"/>
        <w:color w:val="auto"/>
        <w:sz w:val="24"/>
        <w:u w:val="none"/>
        <w:vertAlign w:val="baseline"/>
      </w:rPr>
    </w:lvl>
    <w:lvl w:ilvl="1">
      <w:start w:val="1"/>
      <w:numFmt w:val="lowerLetter"/>
      <w:lvlText w:val="%2)"/>
      <w:lvlJc w:val="left"/>
      <w:pPr>
        <w:ind w:left="340" w:hanging="170"/>
      </w:pPr>
      <w:rPr>
        <w:rFonts w:hint="default"/>
      </w:rPr>
    </w:lvl>
    <w:lvl w:ilvl="2">
      <w:start w:val="1"/>
      <w:numFmt w:val="lowerRoman"/>
      <w:lvlText w:val="%3)"/>
      <w:lvlJc w:val="left"/>
      <w:pPr>
        <w:ind w:left="510" w:hanging="170"/>
      </w:pPr>
      <w:rPr>
        <w:rFonts w:hint="default"/>
      </w:rPr>
    </w:lvl>
    <w:lvl w:ilvl="3">
      <w:start w:val="1"/>
      <w:numFmt w:val="decimal"/>
      <w:lvlText w:val="(%4)"/>
      <w:lvlJc w:val="left"/>
      <w:pPr>
        <w:ind w:left="680" w:hanging="170"/>
      </w:pPr>
      <w:rPr>
        <w:rFonts w:hint="default"/>
      </w:rPr>
    </w:lvl>
    <w:lvl w:ilvl="4">
      <w:start w:val="1"/>
      <w:numFmt w:val="lowerLetter"/>
      <w:lvlText w:val="(%5)"/>
      <w:lvlJc w:val="left"/>
      <w:pPr>
        <w:ind w:left="850" w:hanging="170"/>
      </w:pPr>
      <w:rPr>
        <w:rFonts w:hint="default"/>
      </w:rPr>
    </w:lvl>
    <w:lvl w:ilvl="5">
      <w:start w:val="1"/>
      <w:numFmt w:val="lowerRoman"/>
      <w:lvlText w:val="(%6)"/>
      <w:lvlJc w:val="left"/>
      <w:pPr>
        <w:ind w:left="1020" w:hanging="170"/>
      </w:pPr>
      <w:rPr>
        <w:rFonts w:hint="default"/>
      </w:rPr>
    </w:lvl>
    <w:lvl w:ilvl="6">
      <w:start w:val="1"/>
      <w:numFmt w:val="decimal"/>
      <w:lvlText w:val="%7."/>
      <w:lvlJc w:val="left"/>
      <w:pPr>
        <w:ind w:left="1190" w:hanging="170"/>
      </w:pPr>
      <w:rPr>
        <w:rFonts w:hint="default"/>
      </w:rPr>
    </w:lvl>
    <w:lvl w:ilvl="7">
      <w:start w:val="1"/>
      <w:numFmt w:val="lowerLetter"/>
      <w:lvlText w:val="%8."/>
      <w:lvlJc w:val="left"/>
      <w:pPr>
        <w:ind w:left="1360" w:hanging="170"/>
      </w:pPr>
      <w:rPr>
        <w:rFonts w:hint="default"/>
      </w:rPr>
    </w:lvl>
    <w:lvl w:ilvl="8">
      <w:start w:val="1"/>
      <w:numFmt w:val="lowerRoman"/>
      <w:lvlText w:val="%9."/>
      <w:lvlJc w:val="left"/>
      <w:pPr>
        <w:ind w:left="1530" w:hanging="170"/>
      </w:pPr>
      <w:rPr>
        <w:rFonts w:hint="default"/>
      </w:rPr>
    </w:lvl>
  </w:abstractNum>
  <w:abstractNum w:abstractNumId="8" w15:restartNumberingAfterBreak="0">
    <w:nsid w:val="7F930AC6"/>
    <w:multiLevelType w:val="multilevel"/>
    <w:tmpl w:val="1534F124"/>
    <w:styleLink w:val="Estilo2"/>
    <w:lvl w:ilvl="0">
      <w:start w:val="2"/>
      <w:numFmt w:val="none"/>
      <w:lvlText w:val="2"/>
      <w:lvlJc w:val="left"/>
      <w:pPr>
        <w:ind w:left="170" w:hanging="170"/>
      </w:pPr>
      <w:rPr>
        <w:rFonts w:ascii="Arial" w:hAnsi="Arial" w:hint="default"/>
        <w:b w:val="0"/>
        <w:i w:val="0"/>
        <w:caps/>
        <w:strike w:val="0"/>
        <w:dstrike w:val="0"/>
        <w:vanish w:val="0"/>
        <w:sz w:val="24"/>
        <w:vertAlign w:val="baseline"/>
      </w:rPr>
    </w:lvl>
    <w:lvl w:ilvl="1">
      <w:start w:val="1"/>
      <w:numFmt w:val="decimal"/>
      <w:lvlText w:val="%2"/>
      <w:lvlJc w:val="left"/>
      <w:pPr>
        <w:ind w:left="170" w:hanging="170"/>
      </w:pPr>
      <w:rPr>
        <w:rFonts w:ascii="Arial" w:hAnsi="Arial" w:hint="default"/>
        <w:b w:val="0"/>
        <w:i w:val="0"/>
        <w:caps/>
        <w:sz w:val="24"/>
      </w:rPr>
    </w:lvl>
    <w:lvl w:ilvl="2">
      <w:start w:val="1"/>
      <w:numFmt w:val="lowerRoman"/>
      <w:lvlText w:val="%3)"/>
      <w:lvlJc w:val="left"/>
      <w:pPr>
        <w:ind w:left="170" w:hanging="170"/>
      </w:pPr>
      <w:rPr>
        <w:rFonts w:hint="default"/>
      </w:rPr>
    </w:lvl>
    <w:lvl w:ilvl="3">
      <w:start w:val="1"/>
      <w:numFmt w:val="decimal"/>
      <w:lvlText w:val="(%4)"/>
      <w:lvlJc w:val="left"/>
      <w:pPr>
        <w:ind w:left="170" w:hanging="170"/>
      </w:pPr>
      <w:rPr>
        <w:rFonts w:hint="default"/>
      </w:rPr>
    </w:lvl>
    <w:lvl w:ilvl="4">
      <w:start w:val="1"/>
      <w:numFmt w:val="lowerLetter"/>
      <w:lvlText w:val="(%5)"/>
      <w:lvlJc w:val="left"/>
      <w:pPr>
        <w:ind w:left="170" w:hanging="170"/>
      </w:pPr>
      <w:rPr>
        <w:rFonts w:hint="default"/>
      </w:rPr>
    </w:lvl>
    <w:lvl w:ilvl="5">
      <w:start w:val="1"/>
      <w:numFmt w:val="lowerRoman"/>
      <w:lvlText w:val="(%6)"/>
      <w:lvlJc w:val="left"/>
      <w:pPr>
        <w:ind w:left="170" w:hanging="170"/>
      </w:pPr>
      <w:rPr>
        <w:rFonts w:hint="default"/>
      </w:rPr>
    </w:lvl>
    <w:lvl w:ilvl="6">
      <w:start w:val="1"/>
      <w:numFmt w:val="decimal"/>
      <w:lvlText w:val="%7."/>
      <w:lvlJc w:val="left"/>
      <w:pPr>
        <w:ind w:left="170" w:hanging="170"/>
      </w:pPr>
      <w:rPr>
        <w:rFonts w:hint="default"/>
      </w:rPr>
    </w:lvl>
    <w:lvl w:ilvl="7">
      <w:start w:val="1"/>
      <w:numFmt w:val="lowerLetter"/>
      <w:lvlText w:val="%8."/>
      <w:lvlJc w:val="left"/>
      <w:pPr>
        <w:ind w:left="170" w:hanging="170"/>
      </w:pPr>
      <w:rPr>
        <w:rFonts w:hint="default"/>
      </w:rPr>
    </w:lvl>
    <w:lvl w:ilvl="8">
      <w:start w:val="1"/>
      <w:numFmt w:val="lowerRoman"/>
      <w:lvlText w:val="%9."/>
      <w:lvlJc w:val="left"/>
      <w:pPr>
        <w:ind w:left="170" w:hanging="170"/>
      </w:pPr>
      <w:rPr>
        <w:rFonts w:hint="default"/>
      </w:rPr>
    </w:lvl>
  </w:abstractNum>
  <w:num w:numId="1">
    <w:abstractNumId w:val="0"/>
  </w:num>
  <w:num w:numId="2">
    <w:abstractNumId w:val="7"/>
  </w:num>
  <w:num w:numId="3">
    <w:abstractNumId w:val="8"/>
  </w:num>
  <w:num w:numId="4">
    <w:abstractNumId w:val="6"/>
  </w:num>
  <w:num w:numId="5">
    <w:abstractNumId w:val="2"/>
  </w:num>
  <w:num w:numId="6">
    <w:abstractNumId w:val="4"/>
  </w:num>
  <w:num w:numId="7">
    <w:abstractNumId w:val="1"/>
  </w:num>
  <w:num w:numId="8">
    <w:abstractNumId w:val="5"/>
  </w:num>
  <w:num w:numId="9">
    <w:abstractNumId w:val="3"/>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Usuario">
    <w15:presenceInfo w15:providerId="None" w15:userId="Usuari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09"/>
  <w:hyphenationZone w:val="425"/>
  <w:characterSpacingControl w:val="doNotCompress"/>
  <w:savePreviewPicture/>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BEC"/>
    <w:rsid w:val="00000E8F"/>
    <w:rsid w:val="00001456"/>
    <w:rsid w:val="0000291E"/>
    <w:rsid w:val="000119AE"/>
    <w:rsid w:val="00011CAD"/>
    <w:rsid w:val="000120F3"/>
    <w:rsid w:val="0001335C"/>
    <w:rsid w:val="00016A15"/>
    <w:rsid w:val="00016B01"/>
    <w:rsid w:val="00017FA7"/>
    <w:rsid w:val="00021A62"/>
    <w:rsid w:val="00030D3D"/>
    <w:rsid w:val="00031707"/>
    <w:rsid w:val="000319DE"/>
    <w:rsid w:val="00032B21"/>
    <w:rsid w:val="00033365"/>
    <w:rsid w:val="0003425B"/>
    <w:rsid w:val="00036E4E"/>
    <w:rsid w:val="000377E2"/>
    <w:rsid w:val="00040592"/>
    <w:rsid w:val="000413B3"/>
    <w:rsid w:val="000417E4"/>
    <w:rsid w:val="00044A38"/>
    <w:rsid w:val="000475E8"/>
    <w:rsid w:val="0005022B"/>
    <w:rsid w:val="000502E9"/>
    <w:rsid w:val="00050C84"/>
    <w:rsid w:val="000511FD"/>
    <w:rsid w:val="00051D01"/>
    <w:rsid w:val="00053B15"/>
    <w:rsid w:val="00053EAE"/>
    <w:rsid w:val="00054DA1"/>
    <w:rsid w:val="00055B27"/>
    <w:rsid w:val="00056407"/>
    <w:rsid w:val="000608AA"/>
    <w:rsid w:val="00060F1A"/>
    <w:rsid w:val="00060FD6"/>
    <w:rsid w:val="000638D4"/>
    <w:rsid w:val="000639C4"/>
    <w:rsid w:val="000643AE"/>
    <w:rsid w:val="00064ADC"/>
    <w:rsid w:val="00064C0F"/>
    <w:rsid w:val="000716BC"/>
    <w:rsid w:val="00072838"/>
    <w:rsid w:val="0007423E"/>
    <w:rsid w:val="00074F9E"/>
    <w:rsid w:val="000768C6"/>
    <w:rsid w:val="00082C92"/>
    <w:rsid w:val="00082E00"/>
    <w:rsid w:val="000844BC"/>
    <w:rsid w:val="00086FA0"/>
    <w:rsid w:val="0009082F"/>
    <w:rsid w:val="000916E4"/>
    <w:rsid w:val="00091724"/>
    <w:rsid w:val="00092292"/>
    <w:rsid w:val="00093CFF"/>
    <w:rsid w:val="00095128"/>
    <w:rsid w:val="000A010A"/>
    <w:rsid w:val="000A09D7"/>
    <w:rsid w:val="000A0F50"/>
    <w:rsid w:val="000A1E70"/>
    <w:rsid w:val="000A1FBC"/>
    <w:rsid w:val="000A338D"/>
    <w:rsid w:val="000A3977"/>
    <w:rsid w:val="000A44B7"/>
    <w:rsid w:val="000A646D"/>
    <w:rsid w:val="000A72E2"/>
    <w:rsid w:val="000A75E3"/>
    <w:rsid w:val="000A79F2"/>
    <w:rsid w:val="000A7D1C"/>
    <w:rsid w:val="000B1004"/>
    <w:rsid w:val="000B1D52"/>
    <w:rsid w:val="000B1E49"/>
    <w:rsid w:val="000B285E"/>
    <w:rsid w:val="000B2DAE"/>
    <w:rsid w:val="000B40B4"/>
    <w:rsid w:val="000B5D15"/>
    <w:rsid w:val="000B5F44"/>
    <w:rsid w:val="000B6C26"/>
    <w:rsid w:val="000C0B4F"/>
    <w:rsid w:val="000C2ADE"/>
    <w:rsid w:val="000C37FC"/>
    <w:rsid w:val="000C4EAC"/>
    <w:rsid w:val="000C5B46"/>
    <w:rsid w:val="000C6CD4"/>
    <w:rsid w:val="000E08AD"/>
    <w:rsid w:val="000E1539"/>
    <w:rsid w:val="000E22DB"/>
    <w:rsid w:val="000E3B42"/>
    <w:rsid w:val="000E5A0E"/>
    <w:rsid w:val="000E5D70"/>
    <w:rsid w:val="000E603F"/>
    <w:rsid w:val="000E6421"/>
    <w:rsid w:val="000F0E9A"/>
    <w:rsid w:val="000F1649"/>
    <w:rsid w:val="000F1AE8"/>
    <w:rsid w:val="000F4652"/>
    <w:rsid w:val="000F5B7C"/>
    <w:rsid w:val="000F62E8"/>
    <w:rsid w:val="000F6EBD"/>
    <w:rsid w:val="00100D7F"/>
    <w:rsid w:val="00101274"/>
    <w:rsid w:val="00101846"/>
    <w:rsid w:val="001029AB"/>
    <w:rsid w:val="0010436D"/>
    <w:rsid w:val="001054AE"/>
    <w:rsid w:val="00105971"/>
    <w:rsid w:val="001068B4"/>
    <w:rsid w:val="00107336"/>
    <w:rsid w:val="0011281A"/>
    <w:rsid w:val="00112BE7"/>
    <w:rsid w:val="00115B5D"/>
    <w:rsid w:val="00116105"/>
    <w:rsid w:val="00117778"/>
    <w:rsid w:val="00117E34"/>
    <w:rsid w:val="00120AB8"/>
    <w:rsid w:val="001221D1"/>
    <w:rsid w:val="00125237"/>
    <w:rsid w:val="00126DBA"/>
    <w:rsid w:val="001315CC"/>
    <w:rsid w:val="00131D50"/>
    <w:rsid w:val="00133885"/>
    <w:rsid w:val="0013478B"/>
    <w:rsid w:val="00136F8E"/>
    <w:rsid w:val="00137007"/>
    <w:rsid w:val="00137205"/>
    <w:rsid w:val="0014281C"/>
    <w:rsid w:val="00144AC0"/>
    <w:rsid w:val="00145F7B"/>
    <w:rsid w:val="00146DBC"/>
    <w:rsid w:val="00147197"/>
    <w:rsid w:val="00147C99"/>
    <w:rsid w:val="00147D89"/>
    <w:rsid w:val="00150AC5"/>
    <w:rsid w:val="001512D9"/>
    <w:rsid w:val="001518EF"/>
    <w:rsid w:val="00152449"/>
    <w:rsid w:val="001533BB"/>
    <w:rsid w:val="0015340A"/>
    <w:rsid w:val="0015388B"/>
    <w:rsid w:val="0015703C"/>
    <w:rsid w:val="00160CF3"/>
    <w:rsid w:val="001627FC"/>
    <w:rsid w:val="0016369D"/>
    <w:rsid w:val="00164D4C"/>
    <w:rsid w:val="00166F0B"/>
    <w:rsid w:val="00167BD9"/>
    <w:rsid w:val="00170C52"/>
    <w:rsid w:val="00172C04"/>
    <w:rsid w:val="0017690B"/>
    <w:rsid w:val="00176AC5"/>
    <w:rsid w:val="00176D09"/>
    <w:rsid w:val="00177C59"/>
    <w:rsid w:val="001801CD"/>
    <w:rsid w:val="00181FFE"/>
    <w:rsid w:val="00182CB5"/>
    <w:rsid w:val="00183625"/>
    <w:rsid w:val="00184296"/>
    <w:rsid w:val="00184570"/>
    <w:rsid w:val="001849BD"/>
    <w:rsid w:val="00186816"/>
    <w:rsid w:val="00187510"/>
    <w:rsid w:val="00195D22"/>
    <w:rsid w:val="001977A9"/>
    <w:rsid w:val="001A0C77"/>
    <w:rsid w:val="001A2C87"/>
    <w:rsid w:val="001A3DF7"/>
    <w:rsid w:val="001A61B1"/>
    <w:rsid w:val="001A69E2"/>
    <w:rsid w:val="001A7E1E"/>
    <w:rsid w:val="001B0604"/>
    <w:rsid w:val="001B0766"/>
    <w:rsid w:val="001B0F8C"/>
    <w:rsid w:val="001B3816"/>
    <w:rsid w:val="001B7EB5"/>
    <w:rsid w:val="001C13F7"/>
    <w:rsid w:val="001C17BA"/>
    <w:rsid w:val="001C24C2"/>
    <w:rsid w:val="001C2E8D"/>
    <w:rsid w:val="001C3507"/>
    <w:rsid w:val="001C4296"/>
    <w:rsid w:val="001C4BC3"/>
    <w:rsid w:val="001C58DC"/>
    <w:rsid w:val="001C7C93"/>
    <w:rsid w:val="001D3F8A"/>
    <w:rsid w:val="001D59C3"/>
    <w:rsid w:val="001D5E1C"/>
    <w:rsid w:val="001E021F"/>
    <w:rsid w:val="001E0361"/>
    <w:rsid w:val="001E348E"/>
    <w:rsid w:val="001E3879"/>
    <w:rsid w:val="001F39C2"/>
    <w:rsid w:val="001F45CF"/>
    <w:rsid w:val="001F4B2F"/>
    <w:rsid w:val="001F77A4"/>
    <w:rsid w:val="001F79A2"/>
    <w:rsid w:val="00201231"/>
    <w:rsid w:val="00201EF5"/>
    <w:rsid w:val="002047FD"/>
    <w:rsid w:val="00206634"/>
    <w:rsid w:val="0021222E"/>
    <w:rsid w:val="00213148"/>
    <w:rsid w:val="00214639"/>
    <w:rsid w:val="00216071"/>
    <w:rsid w:val="00216CC6"/>
    <w:rsid w:val="00220C95"/>
    <w:rsid w:val="00225E0C"/>
    <w:rsid w:val="00226AAA"/>
    <w:rsid w:val="00227454"/>
    <w:rsid w:val="002315B4"/>
    <w:rsid w:val="00231ABD"/>
    <w:rsid w:val="002321D6"/>
    <w:rsid w:val="00233155"/>
    <w:rsid w:val="00237907"/>
    <w:rsid w:val="002407DD"/>
    <w:rsid w:val="002468D8"/>
    <w:rsid w:val="0024760A"/>
    <w:rsid w:val="002478F3"/>
    <w:rsid w:val="00247D3B"/>
    <w:rsid w:val="002508B0"/>
    <w:rsid w:val="00250D27"/>
    <w:rsid w:val="00251DE3"/>
    <w:rsid w:val="002549CA"/>
    <w:rsid w:val="002567DF"/>
    <w:rsid w:val="00257B0E"/>
    <w:rsid w:val="0026308A"/>
    <w:rsid w:val="002654E0"/>
    <w:rsid w:val="00267B2A"/>
    <w:rsid w:val="00272A82"/>
    <w:rsid w:val="0027322F"/>
    <w:rsid w:val="00275AF2"/>
    <w:rsid w:val="00277D5F"/>
    <w:rsid w:val="0028482A"/>
    <w:rsid w:val="00284DD0"/>
    <w:rsid w:val="002864A5"/>
    <w:rsid w:val="00286FDA"/>
    <w:rsid w:val="00287252"/>
    <w:rsid w:val="00287837"/>
    <w:rsid w:val="00287B2D"/>
    <w:rsid w:val="002909F2"/>
    <w:rsid w:val="00292CFC"/>
    <w:rsid w:val="0029300B"/>
    <w:rsid w:val="0029432D"/>
    <w:rsid w:val="00294E78"/>
    <w:rsid w:val="0029592D"/>
    <w:rsid w:val="002A0A5E"/>
    <w:rsid w:val="002A3D2A"/>
    <w:rsid w:val="002A5003"/>
    <w:rsid w:val="002A54FD"/>
    <w:rsid w:val="002A756E"/>
    <w:rsid w:val="002B074B"/>
    <w:rsid w:val="002B18E7"/>
    <w:rsid w:val="002B2C4D"/>
    <w:rsid w:val="002B3F73"/>
    <w:rsid w:val="002B54F9"/>
    <w:rsid w:val="002B6253"/>
    <w:rsid w:val="002C07D0"/>
    <w:rsid w:val="002C0BCC"/>
    <w:rsid w:val="002C37E1"/>
    <w:rsid w:val="002C41CE"/>
    <w:rsid w:val="002C5693"/>
    <w:rsid w:val="002C79E7"/>
    <w:rsid w:val="002D02AA"/>
    <w:rsid w:val="002D0EDC"/>
    <w:rsid w:val="002D1654"/>
    <w:rsid w:val="002D22DB"/>
    <w:rsid w:val="002D389E"/>
    <w:rsid w:val="002D3EE2"/>
    <w:rsid w:val="002D4DFD"/>
    <w:rsid w:val="002D593B"/>
    <w:rsid w:val="002D6111"/>
    <w:rsid w:val="002D6162"/>
    <w:rsid w:val="002E079C"/>
    <w:rsid w:val="002E1649"/>
    <w:rsid w:val="002E3674"/>
    <w:rsid w:val="002E3F06"/>
    <w:rsid w:val="002E4386"/>
    <w:rsid w:val="002E4B82"/>
    <w:rsid w:val="002F378B"/>
    <w:rsid w:val="002F3C44"/>
    <w:rsid w:val="002F458A"/>
    <w:rsid w:val="002F4C05"/>
    <w:rsid w:val="002F5DEF"/>
    <w:rsid w:val="002F600F"/>
    <w:rsid w:val="002F65C6"/>
    <w:rsid w:val="002F67BF"/>
    <w:rsid w:val="002F779D"/>
    <w:rsid w:val="002F7C2F"/>
    <w:rsid w:val="00301298"/>
    <w:rsid w:val="00302512"/>
    <w:rsid w:val="00303A34"/>
    <w:rsid w:val="00305610"/>
    <w:rsid w:val="00310C3A"/>
    <w:rsid w:val="00310E87"/>
    <w:rsid w:val="003133F9"/>
    <w:rsid w:val="00313596"/>
    <w:rsid w:val="003159BE"/>
    <w:rsid w:val="00317D6E"/>
    <w:rsid w:val="00323506"/>
    <w:rsid w:val="003256D3"/>
    <w:rsid w:val="0032579A"/>
    <w:rsid w:val="0032770A"/>
    <w:rsid w:val="00327CF6"/>
    <w:rsid w:val="00330397"/>
    <w:rsid w:val="00332490"/>
    <w:rsid w:val="00332E68"/>
    <w:rsid w:val="0033373A"/>
    <w:rsid w:val="00333C94"/>
    <w:rsid w:val="00333E9A"/>
    <w:rsid w:val="00334889"/>
    <w:rsid w:val="00334E19"/>
    <w:rsid w:val="00336A5A"/>
    <w:rsid w:val="003375FE"/>
    <w:rsid w:val="0034079A"/>
    <w:rsid w:val="00341406"/>
    <w:rsid w:val="00341597"/>
    <w:rsid w:val="00343934"/>
    <w:rsid w:val="0034525D"/>
    <w:rsid w:val="003479B0"/>
    <w:rsid w:val="00347CAF"/>
    <w:rsid w:val="00352A99"/>
    <w:rsid w:val="00353ED9"/>
    <w:rsid w:val="003551F7"/>
    <w:rsid w:val="003555C7"/>
    <w:rsid w:val="00356147"/>
    <w:rsid w:val="00356FB8"/>
    <w:rsid w:val="00357B2B"/>
    <w:rsid w:val="003626FA"/>
    <w:rsid w:val="00362BEC"/>
    <w:rsid w:val="00364546"/>
    <w:rsid w:val="0036691A"/>
    <w:rsid w:val="003676F2"/>
    <w:rsid w:val="00367E92"/>
    <w:rsid w:val="00370758"/>
    <w:rsid w:val="00370A87"/>
    <w:rsid w:val="00370AD2"/>
    <w:rsid w:val="00371AF6"/>
    <w:rsid w:val="00372911"/>
    <w:rsid w:val="0037316C"/>
    <w:rsid w:val="00373D74"/>
    <w:rsid w:val="00376E36"/>
    <w:rsid w:val="00377AFF"/>
    <w:rsid w:val="00377B3E"/>
    <w:rsid w:val="00381766"/>
    <w:rsid w:val="003854EF"/>
    <w:rsid w:val="00385AF0"/>
    <w:rsid w:val="00385EAC"/>
    <w:rsid w:val="00392A84"/>
    <w:rsid w:val="003A20AC"/>
    <w:rsid w:val="003A2BF1"/>
    <w:rsid w:val="003A4F6D"/>
    <w:rsid w:val="003A558D"/>
    <w:rsid w:val="003A5672"/>
    <w:rsid w:val="003A6911"/>
    <w:rsid w:val="003A7D2B"/>
    <w:rsid w:val="003B29A9"/>
    <w:rsid w:val="003B4E9F"/>
    <w:rsid w:val="003B6D27"/>
    <w:rsid w:val="003B7FB6"/>
    <w:rsid w:val="003B7FFA"/>
    <w:rsid w:val="003C135A"/>
    <w:rsid w:val="003C1EFC"/>
    <w:rsid w:val="003C2872"/>
    <w:rsid w:val="003C3E3B"/>
    <w:rsid w:val="003C6F2F"/>
    <w:rsid w:val="003C76A8"/>
    <w:rsid w:val="003C76DE"/>
    <w:rsid w:val="003D0D3E"/>
    <w:rsid w:val="003D341F"/>
    <w:rsid w:val="003D659F"/>
    <w:rsid w:val="003D6DB3"/>
    <w:rsid w:val="003E031E"/>
    <w:rsid w:val="003E12BE"/>
    <w:rsid w:val="003E1D33"/>
    <w:rsid w:val="003E2432"/>
    <w:rsid w:val="003E2B0C"/>
    <w:rsid w:val="003E3C42"/>
    <w:rsid w:val="003E489B"/>
    <w:rsid w:val="003E4920"/>
    <w:rsid w:val="003E4D8C"/>
    <w:rsid w:val="003E69F0"/>
    <w:rsid w:val="003F24F7"/>
    <w:rsid w:val="003F251D"/>
    <w:rsid w:val="003F4CC1"/>
    <w:rsid w:val="003F5809"/>
    <w:rsid w:val="003F59DF"/>
    <w:rsid w:val="003F6957"/>
    <w:rsid w:val="00401084"/>
    <w:rsid w:val="00402716"/>
    <w:rsid w:val="00404620"/>
    <w:rsid w:val="00404912"/>
    <w:rsid w:val="00405CD7"/>
    <w:rsid w:val="00410FA5"/>
    <w:rsid w:val="0041350E"/>
    <w:rsid w:val="004137BA"/>
    <w:rsid w:val="00415D6B"/>
    <w:rsid w:val="00416469"/>
    <w:rsid w:val="00417B8A"/>
    <w:rsid w:val="00420077"/>
    <w:rsid w:val="004215A9"/>
    <w:rsid w:val="004230D6"/>
    <w:rsid w:val="00424CFF"/>
    <w:rsid w:val="0042646F"/>
    <w:rsid w:val="004303E6"/>
    <w:rsid w:val="00430ED9"/>
    <w:rsid w:val="0043352D"/>
    <w:rsid w:val="00433F9B"/>
    <w:rsid w:val="004343C4"/>
    <w:rsid w:val="00435410"/>
    <w:rsid w:val="004357AD"/>
    <w:rsid w:val="004362C6"/>
    <w:rsid w:val="00444FEB"/>
    <w:rsid w:val="0044599C"/>
    <w:rsid w:val="00446503"/>
    <w:rsid w:val="00446B67"/>
    <w:rsid w:val="0045024A"/>
    <w:rsid w:val="004533EE"/>
    <w:rsid w:val="00453ECF"/>
    <w:rsid w:val="00454ABB"/>
    <w:rsid w:val="00455A97"/>
    <w:rsid w:val="00460173"/>
    <w:rsid w:val="00460C0F"/>
    <w:rsid w:val="00461842"/>
    <w:rsid w:val="00462E22"/>
    <w:rsid w:val="00463DDA"/>
    <w:rsid w:val="00465EDA"/>
    <w:rsid w:val="004669F4"/>
    <w:rsid w:val="00467158"/>
    <w:rsid w:val="00470D9B"/>
    <w:rsid w:val="00471153"/>
    <w:rsid w:val="004713BE"/>
    <w:rsid w:val="004717D7"/>
    <w:rsid w:val="004721A9"/>
    <w:rsid w:val="004728BE"/>
    <w:rsid w:val="0047292F"/>
    <w:rsid w:val="00472AEC"/>
    <w:rsid w:val="00472F53"/>
    <w:rsid w:val="00477616"/>
    <w:rsid w:val="0047791E"/>
    <w:rsid w:val="00477D97"/>
    <w:rsid w:val="00480999"/>
    <w:rsid w:val="00482219"/>
    <w:rsid w:val="00482E60"/>
    <w:rsid w:val="004831FD"/>
    <w:rsid w:val="00483433"/>
    <w:rsid w:val="00483514"/>
    <w:rsid w:val="00483D26"/>
    <w:rsid w:val="00484BC1"/>
    <w:rsid w:val="00485896"/>
    <w:rsid w:val="004868DE"/>
    <w:rsid w:val="0048795F"/>
    <w:rsid w:val="00487FA0"/>
    <w:rsid w:val="00493358"/>
    <w:rsid w:val="0049622B"/>
    <w:rsid w:val="00497B88"/>
    <w:rsid w:val="004A1139"/>
    <w:rsid w:val="004A2967"/>
    <w:rsid w:val="004A36D6"/>
    <w:rsid w:val="004A60A9"/>
    <w:rsid w:val="004A61AE"/>
    <w:rsid w:val="004A6D2D"/>
    <w:rsid w:val="004A78E7"/>
    <w:rsid w:val="004B0EDB"/>
    <w:rsid w:val="004B11E6"/>
    <w:rsid w:val="004B123D"/>
    <w:rsid w:val="004B3045"/>
    <w:rsid w:val="004B48F8"/>
    <w:rsid w:val="004B5A7C"/>
    <w:rsid w:val="004B5FB1"/>
    <w:rsid w:val="004B684A"/>
    <w:rsid w:val="004C57A1"/>
    <w:rsid w:val="004D119C"/>
    <w:rsid w:val="004D1C08"/>
    <w:rsid w:val="004D2E47"/>
    <w:rsid w:val="004D580C"/>
    <w:rsid w:val="004D621E"/>
    <w:rsid w:val="004E0F13"/>
    <w:rsid w:val="004E2872"/>
    <w:rsid w:val="004E2929"/>
    <w:rsid w:val="004E5246"/>
    <w:rsid w:val="004E6335"/>
    <w:rsid w:val="004E6435"/>
    <w:rsid w:val="004F0465"/>
    <w:rsid w:val="004F0898"/>
    <w:rsid w:val="004F0A79"/>
    <w:rsid w:val="004F2271"/>
    <w:rsid w:val="004F3073"/>
    <w:rsid w:val="004F381A"/>
    <w:rsid w:val="004F3B25"/>
    <w:rsid w:val="004F6C0E"/>
    <w:rsid w:val="004F731C"/>
    <w:rsid w:val="00502C0C"/>
    <w:rsid w:val="005032E8"/>
    <w:rsid w:val="00505C3E"/>
    <w:rsid w:val="0050673C"/>
    <w:rsid w:val="00511BDF"/>
    <w:rsid w:val="00512CA3"/>
    <w:rsid w:val="00512DFC"/>
    <w:rsid w:val="00514110"/>
    <w:rsid w:val="00515149"/>
    <w:rsid w:val="005160D3"/>
    <w:rsid w:val="005162EB"/>
    <w:rsid w:val="005210E7"/>
    <w:rsid w:val="005217C6"/>
    <w:rsid w:val="005307B9"/>
    <w:rsid w:val="005312A9"/>
    <w:rsid w:val="00532960"/>
    <w:rsid w:val="0053398C"/>
    <w:rsid w:val="00534B9C"/>
    <w:rsid w:val="00537933"/>
    <w:rsid w:val="00540648"/>
    <w:rsid w:val="005414D7"/>
    <w:rsid w:val="00541D1E"/>
    <w:rsid w:val="005431AA"/>
    <w:rsid w:val="005435C0"/>
    <w:rsid w:val="00543EBD"/>
    <w:rsid w:val="00545FF6"/>
    <w:rsid w:val="00546154"/>
    <w:rsid w:val="0054681B"/>
    <w:rsid w:val="00550645"/>
    <w:rsid w:val="00550BD8"/>
    <w:rsid w:val="0055131D"/>
    <w:rsid w:val="00551BBA"/>
    <w:rsid w:val="00552B64"/>
    <w:rsid w:val="00553383"/>
    <w:rsid w:val="00553451"/>
    <w:rsid w:val="00555A78"/>
    <w:rsid w:val="005569AE"/>
    <w:rsid w:val="005569D8"/>
    <w:rsid w:val="005570FC"/>
    <w:rsid w:val="005579FC"/>
    <w:rsid w:val="00560466"/>
    <w:rsid w:val="005606C2"/>
    <w:rsid w:val="00560EE4"/>
    <w:rsid w:val="005610DB"/>
    <w:rsid w:val="005628AA"/>
    <w:rsid w:val="00563A50"/>
    <w:rsid w:val="00565466"/>
    <w:rsid w:val="005656EE"/>
    <w:rsid w:val="00567524"/>
    <w:rsid w:val="005703F4"/>
    <w:rsid w:val="00570974"/>
    <w:rsid w:val="00570E8A"/>
    <w:rsid w:val="00571EA8"/>
    <w:rsid w:val="00572F77"/>
    <w:rsid w:val="00573A91"/>
    <w:rsid w:val="00575244"/>
    <w:rsid w:val="00576504"/>
    <w:rsid w:val="00581092"/>
    <w:rsid w:val="00581304"/>
    <w:rsid w:val="00581B78"/>
    <w:rsid w:val="00581C92"/>
    <w:rsid w:val="00582FA2"/>
    <w:rsid w:val="0058394B"/>
    <w:rsid w:val="00583B75"/>
    <w:rsid w:val="005862A3"/>
    <w:rsid w:val="00586321"/>
    <w:rsid w:val="00591D74"/>
    <w:rsid w:val="005941D9"/>
    <w:rsid w:val="005942A6"/>
    <w:rsid w:val="005946D7"/>
    <w:rsid w:val="005949BA"/>
    <w:rsid w:val="00595812"/>
    <w:rsid w:val="00596FD4"/>
    <w:rsid w:val="00597922"/>
    <w:rsid w:val="005A05F2"/>
    <w:rsid w:val="005A2E5A"/>
    <w:rsid w:val="005A3498"/>
    <w:rsid w:val="005A572F"/>
    <w:rsid w:val="005A5C1C"/>
    <w:rsid w:val="005A7002"/>
    <w:rsid w:val="005A7D3D"/>
    <w:rsid w:val="005B18DD"/>
    <w:rsid w:val="005B44C4"/>
    <w:rsid w:val="005B65FA"/>
    <w:rsid w:val="005B7340"/>
    <w:rsid w:val="005B79A9"/>
    <w:rsid w:val="005C0B15"/>
    <w:rsid w:val="005C1CB2"/>
    <w:rsid w:val="005C2FBF"/>
    <w:rsid w:val="005C3A44"/>
    <w:rsid w:val="005C5633"/>
    <w:rsid w:val="005C5744"/>
    <w:rsid w:val="005C5750"/>
    <w:rsid w:val="005C75A6"/>
    <w:rsid w:val="005D072C"/>
    <w:rsid w:val="005D2136"/>
    <w:rsid w:val="005D4E29"/>
    <w:rsid w:val="005D5EB0"/>
    <w:rsid w:val="005D6297"/>
    <w:rsid w:val="005D79D8"/>
    <w:rsid w:val="005E05C7"/>
    <w:rsid w:val="005E0D4B"/>
    <w:rsid w:val="005E0F3F"/>
    <w:rsid w:val="005E390B"/>
    <w:rsid w:val="005E46C9"/>
    <w:rsid w:val="005E6F9C"/>
    <w:rsid w:val="005F28CE"/>
    <w:rsid w:val="005F6241"/>
    <w:rsid w:val="006003E3"/>
    <w:rsid w:val="00600524"/>
    <w:rsid w:val="006029F2"/>
    <w:rsid w:val="00603405"/>
    <w:rsid w:val="00604A8F"/>
    <w:rsid w:val="0060511A"/>
    <w:rsid w:val="0061108C"/>
    <w:rsid w:val="0061115D"/>
    <w:rsid w:val="00620E2D"/>
    <w:rsid w:val="0062226C"/>
    <w:rsid w:val="006224FD"/>
    <w:rsid w:val="00622963"/>
    <w:rsid w:val="006232F4"/>
    <w:rsid w:val="00623FAF"/>
    <w:rsid w:val="00626F7D"/>
    <w:rsid w:val="006310EC"/>
    <w:rsid w:val="0063140A"/>
    <w:rsid w:val="006329E9"/>
    <w:rsid w:val="006357E0"/>
    <w:rsid w:val="00640852"/>
    <w:rsid w:val="00641E0A"/>
    <w:rsid w:val="00642DBB"/>
    <w:rsid w:val="006442C6"/>
    <w:rsid w:val="006444F0"/>
    <w:rsid w:val="00645187"/>
    <w:rsid w:val="006477A8"/>
    <w:rsid w:val="006506B1"/>
    <w:rsid w:val="00650E37"/>
    <w:rsid w:val="00651948"/>
    <w:rsid w:val="00652091"/>
    <w:rsid w:val="00652F05"/>
    <w:rsid w:val="00653BE4"/>
    <w:rsid w:val="00654A32"/>
    <w:rsid w:val="0065589D"/>
    <w:rsid w:val="006558E6"/>
    <w:rsid w:val="006558F1"/>
    <w:rsid w:val="00655EE3"/>
    <w:rsid w:val="0065752D"/>
    <w:rsid w:val="00657F48"/>
    <w:rsid w:val="00657F98"/>
    <w:rsid w:val="00661681"/>
    <w:rsid w:val="00661914"/>
    <w:rsid w:val="0066356A"/>
    <w:rsid w:val="00664A61"/>
    <w:rsid w:val="006661E0"/>
    <w:rsid w:val="00667B5F"/>
    <w:rsid w:val="00673866"/>
    <w:rsid w:val="00674A8B"/>
    <w:rsid w:val="00675851"/>
    <w:rsid w:val="00675FD3"/>
    <w:rsid w:val="00677F2E"/>
    <w:rsid w:val="006813D2"/>
    <w:rsid w:val="006823D3"/>
    <w:rsid w:val="00684DAF"/>
    <w:rsid w:val="00685F65"/>
    <w:rsid w:val="0069059F"/>
    <w:rsid w:val="0069128F"/>
    <w:rsid w:val="006931A0"/>
    <w:rsid w:val="006934F2"/>
    <w:rsid w:val="0069456A"/>
    <w:rsid w:val="00694731"/>
    <w:rsid w:val="00694FC0"/>
    <w:rsid w:val="00695B71"/>
    <w:rsid w:val="00695E6D"/>
    <w:rsid w:val="006A25CE"/>
    <w:rsid w:val="006A2A01"/>
    <w:rsid w:val="006A3D07"/>
    <w:rsid w:val="006A5C06"/>
    <w:rsid w:val="006A65C2"/>
    <w:rsid w:val="006A7D2E"/>
    <w:rsid w:val="006B23E8"/>
    <w:rsid w:val="006B2740"/>
    <w:rsid w:val="006B59DC"/>
    <w:rsid w:val="006B651D"/>
    <w:rsid w:val="006B75E2"/>
    <w:rsid w:val="006B76C1"/>
    <w:rsid w:val="006C169B"/>
    <w:rsid w:val="006C239B"/>
    <w:rsid w:val="006C2639"/>
    <w:rsid w:val="006C4583"/>
    <w:rsid w:val="006C7346"/>
    <w:rsid w:val="006D0801"/>
    <w:rsid w:val="006D1014"/>
    <w:rsid w:val="006D2190"/>
    <w:rsid w:val="006D2EDE"/>
    <w:rsid w:val="006D315F"/>
    <w:rsid w:val="006D5506"/>
    <w:rsid w:val="006E21F6"/>
    <w:rsid w:val="006E39DF"/>
    <w:rsid w:val="006E437D"/>
    <w:rsid w:val="006E4B5E"/>
    <w:rsid w:val="006E5D3D"/>
    <w:rsid w:val="006E6E38"/>
    <w:rsid w:val="006F0FB8"/>
    <w:rsid w:val="006F1044"/>
    <w:rsid w:val="006F15CE"/>
    <w:rsid w:val="006F32E2"/>
    <w:rsid w:val="006F3C67"/>
    <w:rsid w:val="006F3C86"/>
    <w:rsid w:val="006F5530"/>
    <w:rsid w:val="006F58C9"/>
    <w:rsid w:val="006F5CE2"/>
    <w:rsid w:val="006F646D"/>
    <w:rsid w:val="006F6933"/>
    <w:rsid w:val="00701653"/>
    <w:rsid w:val="00702123"/>
    <w:rsid w:val="00704E32"/>
    <w:rsid w:val="00705D87"/>
    <w:rsid w:val="00705D9D"/>
    <w:rsid w:val="00706E0B"/>
    <w:rsid w:val="007119BC"/>
    <w:rsid w:val="00715990"/>
    <w:rsid w:val="007220FC"/>
    <w:rsid w:val="00723104"/>
    <w:rsid w:val="0072354D"/>
    <w:rsid w:val="00723D99"/>
    <w:rsid w:val="007249F6"/>
    <w:rsid w:val="00730538"/>
    <w:rsid w:val="007310C9"/>
    <w:rsid w:val="007320E3"/>
    <w:rsid w:val="007347C8"/>
    <w:rsid w:val="00734B7F"/>
    <w:rsid w:val="00735D62"/>
    <w:rsid w:val="0073602B"/>
    <w:rsid w:val="00741439"/>
    <w:rsid w:val="0074176E"/>
    <w:rsid w:val="00741C45"/>
    <w:rsid w:val="00742191"/>
    <w:rsid w:val="00742E4C"/>
    <w:rsid w:val="00744278"/>
    <w:rsid w:val="00746169"/>
    <w:rsid w:val="00752DAE"/>
    <w:rsid w:val="007541D5"/>
    <w:rsid w:val="00754278"/>
    <w:rsid w:val="00754A55"/>
    <w:rsid w:val="00755AD0"/>
    <w:rsid w:val="00755EC3"/>
    <w:rsid w:val="0075670B"/>
    <w:rsid w:val="0075715D"/>
    <w:rsid w:val="0075740B"/>
    <w:rsid w:val="00760980"/>
    <w:rsid w:val="0076183D"/>
    <w:rsid w:val="0076377E"/>
    <w:rsid w:val="00763BC4"/>
    <w:rsid w:val="00763DB1"/>
    <w:rsid w:val="00764A65"/>
    <w:rsid w:val="00770CEF"/>
    <w:rsid w:val="00770F15"/>
    <w:rsid w:val="00771D7D"/>
    <w:rsid w:val="00773223"/>
    <w:rsid w:val="00775278"/>
    <w:rsid w:val="0077538B"/>
    <w:rsid w:val="0077703A"/>
    <w:rsid w:val="007805EE"/>
    <w:rsid w:val="00780D2F"/>
    <w:rsid w:val="00783156"/>
    <w:rsid w:val="007833B9"/>
    <w:rsid w:val="007841B2"/>
    <w:rsid w:val="007852A9"/>
    <w:rsid w:val="007855C0"/>
    <w:rsid w:val="00785ECC"/>
    <w:rsid w:val="00785F84"/>
    <w:rsid w:val="0078654F"/>
    <w:rsid w:val="007918C3"/>
    <w:rsid w:val="007918F2"/>
    <w:rsid w:val="00793E28"/>
    <w:rsid w:val="00794E3D"/>
    <w:rsid w:val="0079513F"/>
    <w:rsid w:val="00797A79"/>
    <w:rsid w:val="007A271A"/>
    <w:rsid w:val="007A3E00"/>
    <w:rsid w:val="007A422B"/>
    <w:rsid w:val="007A5EB3"/>
    <w:rsid w:val="007A7845"/>
    <w:rsid w:val="007B115E"/>
    <w:rsid w:val="007B134C"/>
    <w:rsid w:val="007B1C7B"/>
    <w:rsid w:val="007B1E91"/>
    <w:rsid w:val="007B1EE7"/>
    <w:rsid w:val="007B29AF"/>
    <w:rsid w:val="007B2CE5"/>
    <w:rsid w:val="007B2F20"/>
    <w:rsid w:val="007B520C"/>
    <w:rsid w:val="007B739A"/>
    <w:rsid w:val="007C0E10"/>
    <w:rsid w:val="007C14F0"/>
    <w:rsid w:val="007C2DFF"/>
    <w:rsid w:val="007D0DCA"/>
    <w:rsid w:val="007D2371"/>
    <w:rsid w:val="007D31F8"/>
    <w:rsid w:val="007D3D89"/>
    <w:rsid w:val="007D4BE7"/>
    <w:rsid w:val="007D5A40"/>
    <w:rsid w:val="007D7121"/>
    <w:rsid w:val="007E0177"/>
    <w:rsid w:val="007E246C"/>
    <w:rsid w:val="007E25AF"/>
    <w:rsid w:val="007E323C"/>
    <w:rsid w:val="007E3C39"/>
    <w:rsid w:val="007E3EA4"/>
    <w:rsid w:val="007E48F1"/>
    <w:rsid w:val="007E4A4C"/>
    <w:rsid w:val="007E62D0"/>
    <w:rsid w:val="007F025C"/>
    <w:rsid w:val="007F069B"/>
    <w:rsid w:val="007F44F9"/>
    <w:rsid w:val="007F6172"/>
    <w:rsid w:val="007F652F"/>
    <w:rsid w:val="007F6888"/>
    <w:rsid w:val="00801132"/>
    <w:rsid w:val="008028B8"/>
    <w:rsid w:val="00802B3F"/>
    <w:rsid w:val="00802E5C"/>
    <w:rsid w:val="008032AC"/>
    <w:rsid w:val="00803A6C"/>
    <w:rsid w:val="00803B13"/>
    <w:rsid w:val="00805AAE"/>
    <w:rsid w:val="00812573"/>
    <w:rsid w:val="008126C6"/>
    <w:rsid w:val="00815F23"/>
    <w:rsid w:val="00816332"/>
    <w:rsid w:val="00816470"/>
    <w:rsid w:val="00816935"/>
    <w:rsid w:val="008174EB"/>
    <w:rsid w:val="008175C0"/>
    <w:rsid w:val="00817929"/>
    <w:rsid w:val="00824E5B"/>
    <w:rsid w:val="0082771C"/>
    <w:rsid w:val="00830C06"/>
    <w:rsid w:val="00832C0C"/>
    <w:rsid w:val="0083409F"/>
    <w:rsid w:val="00834993"/>
    <w:rsid w:val="008365F2"/>
    <w:rsid w:val="00837793"/>
    <w:rsid w:val="00837C91"/>
    <w:rsid w:val="0084332D"/>
    <w:rsid w:val="00843C48"/>
    <w:rsid w:val="00846275"/>
    <w:rsid w:val="00846563"/>
    <w:rsid w:val="0084724E"/>
    <w:rsid w:val="008476C0"/>
    <w:rsid w:val="008510C8"/>
    <w:rsid w:val="008512A5"/>
    <w:rsid w:val="0085307E"/>
    <w:rsid w:val="00853B84"/>
    <w:rsid w:val="00855AFF"/>
    <w:rsid w:val="00855F3D"/>
    <w:rsid w:val="0085729E"/>
    <w:rsid w:val="00860301"/>
    <w:rsid w:val="0086067B"/>
    <w:rsid w:val="00860E96"/>
    <w:rsid w:val="008617F0"/>
    <w:rsid w:val="00863CB0"/>
    <w:rsid w:val="008647C9"/>
    <w:rsid w:val="00864EE7"/>
    <w:rsid w:val="00865885"/>
    <w:rsid w:val="00867249"/>
    <w:rsid w:val="00871F54"/>
    <w:rsid w:val="00872B26"/>
    <w:rsid w:val="0087387E"/>
    <w:rsid w:val="00873F76"/>
    <w:rsid w:val="00874FEA"/>
    <w:rsid w:val="00875B29"/>
    <w:rsid w:val="0087688E"/>
    <w:rsid w:val="0088191C"/>
    <w:rsid w:val="00881C00"/>
    <w:rsid w:val="00883122"/>
    <w:rsid w:val="00884A3A"/>
    <w:rsid w:val="00885A80"/>
    <w:rsid w:val="00886A49"/>
    <w:rsid w:val="00887966"/>
    <w:rsid w:val="008907F3"/>
    <w:rsid w:val="00892456"/>
    <w:rsid w:val="00894B39"/>
    <w:rsid w:val="008964E4"/>
    <w:rsid w:val="00896C2F"/>
    <w:rsid w:val="008A1850"/>
    <w:rsid w:val="008A436E"/>
    <w:rsid w:val="008A48BE"/>
    <w:rsid w:val="008A6FF9"/>
    <w:rsid w:val="008A79DA"/>
    <w:rsid w:val="008B0141"/>
    <w:rsid w:val="008B4575"/>
    <w:rsid w:val="008B5C04"/>
    <w:rsid w:val="008B6468"/>
    <w:rsid w:val="008C04BC"/>
    <w:rsid w:val="008C0AA7"/>
    <w:rsid w:val="008C0C83"/>
    <w:rsid w:val="008C0DB3"/>
    <w:rsid w:val="008C2379"/>
    <w:rsid w:val="008C26C6"/>
    <w:rsid w:val="008C4337"/>
    <w:rsid w:val="008C5005"/>
    <w:rsid w:val="008C5C86"/>
    <w:rsid w:val="008C6194"/>
    <w:rsid w:val="008D0832"/>
    <w:rsid w:val="008D0E16"/>
    <w:rsid w:val="008D65FC"/>
    <w:rsid w:val="008D6665"/>
    <w:rsid w:val="008E0D4C"/>
    <w:rsid w:val="008E523A"/>
    <w:rsid w:val="008E5533"/>
    <w:rsid w:val="008E7588"/>
    <w:rsid w:val="008F014E"/>
    <w:rsid w:val="008F0790"/>
    <w:rsid w:val="008F1235"/>
    <w:rsid w:val="008F18AC"/>
    <w:rsid w:val="008F274D"/>
    <w:rsid w:val="008F2AF9"/>
    <w:rsid w:val="008F35E9"/>
    <w:rsid w:val="008F496F"/>
    <w:rsid w:val="008F5312"/>
    <w:rsid w:val="008F5D19"/>
    <w:rsid w:val="008F63EA"/>
    <w:rsid w:val="008F7523"/>
    <w:rsid w:val="0090037E"/>
    <w:rsid w:val="00900B72"/>
    <w:rsid w:val="009104D0"/>
    <w:rsid w:val="00910FB4"/>
    <w:rsid w:val="009117B2"/>
    <w:rsid w:val="00911B38"/>
    <w:rsid w:val="00911EFE"/>
    <w:rsid w:val="00912BDE"/>
    <w:rsid w:val="00914DF8"/>
    <w:rsid w:val="009165CB"/>
    <w:rsid w:val="00916B8A"/>
    <w:rsid w:val="009203EE"/>
    <w:rsid w:val="0092095F"/>
    <w:rsid w:val="009233A6"/>
    <w:rsid w:val="0092363A"/>
    <w:rsid w:val="009239B3"/>
    <w:rsid w:val="00923D8C"/>
    <w:rsid w:val="00924560"/>
    <w:rsid w:val="00926561"/>
    <w:rsid w:val="00927B31"/>
    <w:rsid w:val="00927D64"/>
    <w:rsid w:val="00930E03"/>
    <w:rsid w:val="00935C96"/>
    <w:rsid w:val="009366E4"/>
    <w:rsid w:val="0093708F"/>
    <w:rsid w:val="0093772B"/>
    <w:rsid w:val="00940036"/>
    <w:rsid w:val="0094136D"/>
    <w:rsid w:val="00941E22"/>
    <w:rsid w:val="00942C90"/>
    <w:rsid w:val="0094347B"/>
    <w:rsid w:val="00944598"/>
    <w:rsid w:val="0094658A"/>
    <w:rsid w:val="00947BCB"/>
    <w:rsid w:val="0095153C"/>
    <w:rsid w:val="0095217D"/>
    <w:rsid w:val="009529A8"/>
    <w:rsid w:val="009556F9"/>
    <w:rsid w:val="00955EDC"/>
    <w:rsid w:val="00956826"/>
    <w:rsid w:val="009568B6"/>
    <w:rsid w:val="00956FF9"/>
    <w:rsid w:val="009573AF"/>
    <w:rsid w:val="00960592"/>
    <w:rsid w:val="00961C67"/>
    <w:rsid w:val="009720C0"/>
    <w:rsid w:val="00972FFA"/>
    <w:rsid w:val="00973344"/>
    <w:rsid w:val="0097394B"/>
    <w:rsid w:val="00974E98"/>
    <w:rsid w:val="009760AD"/>
    <w:rsid w:val="009778AD"/>
    <w:rsid w:val="00981D1D"/>
    <w:rsid w:val="00982723"/>
    <w:rsid w:val="0098386E"/>
    <w:rsid w:val="009838CF"/>
    <w:rsid w:val="00984E70"/>
    <w:rsid w:val="00987034"/>
    <w:rsid w:val="00991B1C"/>
    <w:rsid w:val="0099222C"/>
    <w:rsid w:val="009923B7"/>
    <w:rsid w:val="0099331C"/>
    <w:rsid w:val="00993E35"/>
    <w:rsid w:val="0099416D"/>
    <w:rsid w:val="00994432"/>
    <w:rsid w:val="00994A14"/>
    <w:rsid w:val="009955DF"/>
    <w:rsid w:val="00996A5C"/>
    <w:rsid w:val="009A1756"/>
    <w:rsid w:val="009A3614"/>
    <w:rsid w:val="009A5A56"/>
    <w:rsid w:val="009B3161"/>
    <w:rsid w:val="009B3DC1"/>
    <w:rsid w:val="009B569F"/>
    <w:rsid w:val="009B7AC1"/>
    <w:rsid w:val="009C13C7"/>
    <w:rsid w:val="009C34A4"/>
    <w:rsid w:val="009C3B48"/>
    <w:rsid w:val="009C5181"/>
    <w:rsid w:val="009C6F1C"/>
    <w:rsid w:val="009C7178"/>
    <w:rsid w:val="009C787E"/>
    <w:rsid w:val="009D1561"/>
    <w:rsid w:val="009D2052"/>
    <w:rsid w:val="009D29A7"/>
    <w:rsid w:val="009D33A5"/>
    <w:rsid w:val="009D5E6D"/>
    <w:rsid w:val="009E08BE"/>
    <w:rsid w:val="009E6722"/>
    <w:rsid w:val="009E7640"/>
    <w:rsid w:val="009F1137"/>
    <w:rsid w:val="009F5B37"/>
    <w:rsid w:val="009F73C8"/>
    <w:rsid w:val="00A01D13"/>
    <w:rsid w:val="00A03A5F"/>
    <w:rsid w:val="00A059DF"/>
    <w:rsid w:val="00A0665D"/>
    <w:rsid w:val="00A078EA"/>
    <w:rsid w:val="00A07BF6"/>
    <w:rsid w:val="00A12A7E"/>
    <w:rsid w:val="00A151E6"/>
    <w:rsid w:val="00A15760"/>
    <w:rsid w:val="00A15D20"/>
    <w:rsid w:val="00A203F3"/>
    <w:rsid w:val="00A21376"/>
    <w:rsid w:val="00A2198D"/>
    <w:rsid w:val="00A23F2E"/>
    <w:rsid w:val="00A2501B"/>
    <w:rsid w:val="00A2622E"/>
    <w:rsid w:val="00A2772C"/>
    <w:rsid w:val="00A27AF0"/>
    <w:rsid w:val="00A30FDB"/>
    <w:rsid w:val="00A312F1"/>
    <w:rsid w:val="00A3199E"/>
    <w:rsid w:val="00A3240B"/>
    <w:rsid w:val="00A32DA8"/>
    <w:rsid w:val="00A34314"/>
    <w:rsid w:val="00A349D0"/>
    <w:rsid w:val="00A34CB3"/>
    <w:rsid w:val="00A351F4"/>
    <w:rsid w:val="00A35304"/>
    <w:rsid w:val="00A371D8"/>
    <w:rsid w:val="00A404AA"/>
    <w:rsid w:val="00A40D1F"/>
    <w:rsid w:val="00A4130B"/>
    <w:rsid w:val="00A4148F"/>
    <w:rsid w:val="00A440EC"/>
    <w:rsid w:val="00A47300"/>
    <w:rsid w:val="00A47E73"/>
    <w:rsid w:val="00A513A5"/>
    <w:rsid w:val="00A51633"/>
    <w:rsid w:val="00A521C0"/>
    <w:rsid w:val="00A52B0D"/>
    <w:rsid w:val="00A54AE6"/>
    <w:rsid w:val="00A55FBB"/>
    <w:rsid w:val="00A56113"/>
    <w:rsid w:val="00A57398"/>
    <w:rsid w:val="00A60A24"/>
    <w:rsid w:val="00A620FA"/>
    <w:rsid w:val="00A664C1"/>
    <w:rsid w:val="00A6745F"/>
    <w:rsid w:val="00A70160"/>
    <w:rsid w:val="00A722B3"/>
    <w:rsid w:val="00A74DD7"/>
    <w:rsid w:val="00A75178"/>
    <w:rsid w:val="00A76DB3"/>
    <w:rsid w:val="00A772B3"/>
    <w:rsid w:val="00A77D55"/>
    <w:rsid w:val="00A81AD0"/>
    <w:rsid w:val="00A824BE"/>
    <w:rsid w:val="00A82A40"/>
    <w:rsid w:val="00A86C90"/>
    <w:rsid w:val="00A875BC"/>
    <w:rsid w:val="00A877A6"/>
    <w:rsid w:val="00A87D6C"/>
    <w:rsid w:val="00A87E65"/>
    <w:rsid w:val="00A9302F"/>
    <w:rsid w:val="00A94F01"/>
    <w:rsid w:val="00A9591A"/>
    <w:rsid w:val="00A959C8"/>
    <w:rsid w:val="00A96007"/>
    <w:rsid w:val="00A97462"/>
    <w:rsid w:val="00A97A68"/>
    <w:rsid w:val="00A97ADD"/>
    <w:rsid w:val="00AA16CC"/>
    <w:rsid w:val="00AA2AA5"/>
    <w:rsid w:val="00AA4D04"/>
    <w:rsid w:val="00AA5CAB"/>
    <w:rsid w:val="00AA74A0"/>
    <w:rsid w:val="00AA74A5"/>
    <w:rsid w:val="00AB1A48"/>
    <w:rsid w:val="00AB2709"/>
    <w:rsid w:val="00AB2DEA"/>
    <w:rsid w:val="00AB6381"/>
    <w:rsid w:val="00AB66CB"/>
    <w:rsid w:val="00AB6A10"/>
    <w:rsid w:val="00AC32CB"/>
    <w:rsid w:val="00AC4BB6"/>
    <w:rsid w:val="00AC4BFB"/>
    <w:rsid w:val="00AC573E"/>
    <w:rsid w:val="00AC6897"/>
    <w:rsid w:val="00AC758C"/>
    <w:rsid w:val="00AD0745"/>
    <w:rsid w:val="00AD21FA"/>
    <w:rsid w:val="00AD277F"/>
    <w:rsid w:val="00AD66B3"/>
    <w:rsid w:val="00AD7E18"/>
    <w:rsid w:val="00AE08CD"/>
    <w:rsid w:val="00AE2850"/>
    <w:rsid w:val="00AE2A4C"/>
    <w:rsid w:val="00AE4157"/>
    <w:rsid w:val="00AE5199"/>
    <w:rsid w:val="00AE6489"/>
    <w:rsid w:val="00AE6A4C"/>
    <w:rsid w:val="00AF0857"/>
    <w:rsid w:val="00AF18BF"/>
    <w:rsid w:val="00AF1E8E"/>
    <w:rsid w:val="00AF317B"/>
    <w:rsid w:val="00AF3473"/>
    <w:rsid w:val="00AF58B3"/>
    <w:rsid w:val="00AF650F"/>
    <w:rsid w:val="00B05A97"/>
    <w:rsid w:val="00B06800"/>
    <w:rsid w:val="00B103FE"/>
    <w:rsid w:val="00B122B4"/>
    <w:rsid w:val="00B129DF"/>
    <w:rsid w:val="00B12DE5"/>
    <w:rsid w:val="00B14CCF"/>
    <w:rsid w:val="00B15DBC"/>
    <w:rsid w:val="00B167C7"/>
    <w:rsid w:val="00B1767F"/>
    <w:rsid w:val="00B178C8"/>
    <w:rsid w:val="00B2125B"/>
    <w:rsid w:val="00B2299B"/>
    <w:rsid w:val="00B233AA"/>
    <w:rsid w:val="00B25C41"/>
    <w:rsid w:val="00B2665E"/>
    <w:rsid w:val="00B26BD3"/>
    <w:rsid w:val="00B2704A"/>
    <w:rsid w:val="00B2723D"/>
    <w:rsid w:val="00B31730"/>
    <w:rsid w:val="00B31F7B"/>
    <w:rsid w:val="00B332DF"/>
    <w:rsid w:val="00B33730"/>
    <w:rsid w:val="00B378F6"/>
    <w:rsid w:val="00B42D54"/>
    <w:rsid w:val="00B43EC0"/>
    <w:rsid w:val="00B4784F"/>
    <w:rsid w:val="00B47F02"/>
    <w:rsid w:val="00B501D9"/>
    <w:rsid w:val="00B50890"/>
    <w:rsid w:val="00B50B4B"/>
    <w:rsid w:val="00B52E7B"/>
    <w:rsid w:val="00B539C1"/>
    <w:rsid w:val="00B55810"/>
    <w:rsid w:val="00B563CF"/>
    <w:rsid w:val="00B5782F"/>
    <w:rsid w:val="00B6004C"/>
    <w:rsid w:val="00B6007F"/>
    <w:rsid w:val="00B611CF"/>
    <w:rsid w:val="00B61AF3"/>
    <w:rsid w:val="00B61E44"/>
    <w:rsid w:val="00B62B39"/>
    <w:rsid w:val="00B634BF"/>
    <w:rsid w:val="00B665DD"/>
    <w:rsid w:val="00B67A5F"/>
    <w:rsid w:val="00B704D9"/>
    <w:rsid w:val="00B71512"/>
    <w:rsid w:val="00B71DC9"/>
    <w:rsid w:val="00B72D22"/>
    <w:rsid w:val="00B72ED5"/>
    <w:rsid w:val="00B75470"/>
    <w:rsid w:val="00B7636E"/>
    <w:rsid w:val="00B76719"/>
    <w:rsid w:val="00B76E71"/>
    <w:rsid w:val="00B803EA"/>
    <w:rsid w:val="00B80824"/>
    <w:rsid w:val="00B80929"/>
    <w:rsid w:val="00B81AEC"/>
    <w:rsid w:val="00B825E8"/>
    <w:rsid w:val="00B85283"/>
    <w:rsid w:val="00B8746B"/>
    <w:rsid w:val="00B8778F"/>
    <w:rsid w:val="00B878F9"/>
    <w:rsid w:val="00B87FDB"/>
    <w:rsid w:val="00B945EC"/>
    <w:rsid w:val="00BA1015"/>
    <w:rsid w:val="00BA3E60"/>
    <w:rsid w:val="00BA431D"/>
    <w:rsid w:val="00BA6C1F"/>
    <w:rsid w:val="00BA71B0"/>
    <w:rsid w:val="00BA7296"/>
    <w:rsid w:val="00BB06DF"/>
    <w:rsid w:val="00BB08B3"/>
    <w:rsid w:val="00BB18BF"/>
    <w:rsid w:val="00BB1CD3"/>
    <w:rsid w:val="00BB3037"/>
    <w:rsid w:val="00BB3BC9"/>
    <w:rsid w:val="00BB3CE4"/>
    <w:rsid w:val="00BC00E9"/>
    <w:rsid w:val="00BC0B81"/>
    <w:rsid w:val="00BC0E1B"/>
    <w:rsid w:val="00BC136E"/>
    <w:rsid w:val="00BC24D0"/>
    <w:rsid w:val="00BC268B"/>
    <w:rsid w:val="00BC26B3"/>
    <w:rsid w:val="00BC2FA0"/>
    <w:rsid w:val="00BC5D51"/>
    <w:rsid w:val="00BC71CD"/>
    <w:rsid w:val="00BC7AF7"/>
    <w:rsid w:val="00BD09C1"/>
    <w:rsid w:val="00BD2CC2"/>
    <w:rsid w:val="00BD52B7"/>
    <w:rsid w:val="00BD5C55"/>
    <w:rsid w:val="00BE03B9"/>
    <w:rsid w:val="00BE0BA5"/>
    <w:rsid w:val="00BE0E18"/>
    <w:rsid w:val="00BE4F3E"/>
    <w:rsid w:val="00BE6FDF"/>
    <w:rsid w:val="00BF0A46"/>
    <w:rsid w:val="00BF3B2E"/>
    <w:rsid w:val="00BF410C"/>
    <w:rsid w:val="00BF72B1"/>
    <w:rsid w:val="00C012B3"/>
    <w:rsid w:val="00C0346E"/>
    <w:rsid w:val="00C04A9A"/>
    <w:rsid w:val="00C05431"/>
    <w:rsid w:val="00C067A5"/>
    <w:rsid w:val="00C07A7C"/>
    <w:rsid w:val="00C107E6"/>
    <w:rsid w:val="00C10F9E"/>
    <w:rsid w:val="00C12AFF"/>
    <w:rsid w:val="00C138CB"/>
    <w:rsid w:val="00C13E8D"/>
    <w:rsid w:val="00C14C93"/>
    <w:rsid w:val="00C14C98"/>
    <w:rsid w:val="00C15426"/>
    <w:rsid w:val="00C17A66"/>
    <w:rsid w:val="00C17B4B"/>
    <w:rsid w:val="00C17E13"/>
    <w:rsid w:val="00C17EE3"/>
    <w:rsid w:val="00C20CCB"/>
    <w:rsid w:val="00C25D08"/>
    <w:rsid w:val="00C27353"/>
    <w:rsid w:val="00C27451"/>
    <w:rsid w:val="00C2757C"/>
    <w:rsid w:val="00C27B71"/>
    <w:rsid w:val="00C27E32"/>
    <w:rsid w:val="00C300BD"/>
    <w:rsid w:val="00C307F9"/>
    <w:rsid w:val="00C31715"/>
    <w:rsid w:val="00C34206"/>
    <w:rsid w:val="00C34324"/>
    <w:rsid w:val="00C34556"/>
    <w:rsid w:val="00C36512"/>
    <w:rsid w:val="00C36DBA"/>
    <w:rsid w:val="00C37DA3"/>
    <w:rsid w:val="00C402B6"/>
    <w:rsid w:val="00C415AD"/>
    <w:rsid w:val="00C42D33"/>
    <w:rsid w:val="00C4311C"/>
    <w:rsid w:val="00C44678"/>
    <w:rsid w:val="00C447DD"/>
    <w:rsid w:val="00C45EC0"/>
    <w:rsid w:val="00C475B4"/>
    <w:rsid w:val="00C50969"/>
    <w:rsid w:val="00C518F1"/>
    <w:rsid w:val="00C53642"/>
    <w:rsid w:val="00C5620C"/>
    <w:rsid w:val="00C568A1"/>
    <w:rsid w:val="00C574A9"/>
    <w:rsid w:val="00C62300"/>
    <w:rsid w:val="00C64078"/>
    <w:rsid w:val="00C64C09"/>
    <w:rsid w:val="00C66FBD"/>
    <w:rsid w:val="00C6770F"/>
    <w:rsid w:val="00C712D6"/>
    <w:rsid w:val="00C72390"/>
    <w:rsid w:val="00C72C1D"/>
    <w:rsid w:val="00C732C6"/>
    <w:rsid w:val="00C73E0F"/>
    <w:rsid w:val="00C746EB"/>
    <w:rsid w:val="00C758EF"/>
    <w:rsid w:val="00C76451"/>
    <w:rsid w:val="00C77217"/>
    <w:rsid w:val="00C802EB"/>
    <w:rsid w:val="00C81A0B"/>
    <w:rsid w:val="00C81BA6"/>
    <w:rsid w:val="00C871F3"/>
    <w:rsid w:val="00C90013"/>
    <w:rsid w:val="00C901FA"/>
    <w:rsid w:val="00C9039B"/>
    <w:rsid w:val="00C94CE1"/>
    <w:rsid w:val="00C94DC6"/>
    <w:rsid w:val="00C9560A"/>
    <w:rsid w:val="00C95DCC"/>
    <w:rsid w:val="00C96811"/>
    <w:rsid w:val="00CA04BE"/>
    <w:rsid w:val="00CA0B0C"/>
    <w:rsid w:val="00CA52D5"/>
    <w:rsid w:val="00CA5BA3"/>
    <w:rsid w:val="00CA7594"/>
    <w:rsid w:val="00CB1909"/>
    <w:rsid w:val="00CB32CE"/>
    <w:rsid w:val="00CB3339"/>
    <w:rsid w:val="00CB4136"/>
    <w:rsid w:val="00CB4B49"/>
    <w:rsid w:val="00CB507B"/>
    <w:rsid w:val="00CB5487"/>
    <w:rsid w:val="00CB646E"/>
    <w:rsid w:val="00CC0E07"/>
    <w:rsid w:val="00CC1AFD"/>
    <w:rsid w:val="00CC2AC0"/>
    <w:rsid w:val="00CC3019"/>
    <w:rsid w:val="00CC4F2E"/>
    <w:rsid w:val="00CC5460"/>
    <w:rsid w:val="00CC62A0"/>
    <w:rsid w:val="00CC73E8"/>
    <w:rsid w:val="00CC7D67"/>
    <w:rsid w:val="00CD096B"/>
    <w:rsid w:val="00CD2A7E"/>
    <w:rsid w:val="00CD3A49"/>
    <w:rsid w:val="00CD3DC9"/>
    <w:rsid w:val="00CD4064"/>
    <w:rsid w:val="00CD5597"/>
    <w:rsid w:val="00CD5ADF"/>
    <w:rsid w:val="00CE0854"/>
    <w:rsid w:val="00CE0862"/>
    <w:rsid w:val="00CE0900"/>
    <w:rsid w:val="00CE0CBC"/>
    <w:rsid w:val="00CE11D5"/>
    <w:rsid w:val="00CE22F1"/>
    <w:rsid w:val="00CE7E6A"/>
    <w:rsid w:val="00CF0EC2"/>
    <w:rsid w:val="00CF10FA"/>
    <w:rsid w:val="00CF13D4"/>
    <w:rsid w:val="00CF267D"/>
    <w:rsid w:val="00CF2E17"/>
    <w:rsid w:val="00CF3645"/>
    <w:rsid w:val="00CF3701"/>
    <w:rsid w:val="00CF3888"/>
    <w:rsid w:val="00CF498B"/>
    <w:rsid w:val="00CF4ADC"/>
    <w:rsid w:val="00CF53B6"/>
    <w:rsid w:val="00D00A19"/>
    <w:rsid w:val="00D00D5F"/>
    <w:rsid w:val="00D00EF2"/>
    <w:rsid w:val="00D02423"/>
    <w:rsid w:val="00D02842"/>
    <w:rsid w:val="00D02986"/>
    <w:rsid w:val="00D02C1D"/>
    <w:rsid w:val="00D0462E"/>
    <w:rsid w:val="00D04A1D"/>
    <w:rsid w:val="00D05F35"/>
    <w:rsid w:val="00D07B3E"/>
    <w:rsid w:val="00D100FD"/>
    <w:rsid w:val="00D11143"/>
    <w:rsid w:val="00D111C8"/>
    <w:rsid w:val="00D114AA"/>
    <w:rsid w:val="00D16D0C"/>
    <w:rsid w:val="00D17C49"/>
    <w:rsid w:val="00D203AF"/>
    <w:rsid w:val="00D23FFE"/>
    <w:rsid w:val="00D2600A"/>
    <w:rsid w:val="00D26185"/>
    <w:rsid w:val="00D273E7"/>
    <w:rsid w:val="00D31E14"/>
    <w:rsid w:val="00D3296E"/>
    <w:rsid w:val="00D3347B"/>
    <w:rsid w:val="00D35822"/>
    <w:rsid w:val="00D405B6"/>
    <w:rsid w:val="00D41265"/>
    <w:rsid w:val="00D41DB2"/>
    <w:rsid w:val="00D43291"/>
    <w:rsid w:val="00D453AA"/>
    <w:rsid w:val="00D45863"/>
    <w:rsid w:val="00D45FF1"/>
    <w:rsid w:val="00D4730B"/>
    <w:rsid w:val="00D47B14"/>
    <w:rsid w:val="00D514AC"/>
    <w:rsid w:val="00D57878"/>
    <w:rsid w:val="00D60F18"/>
    <w:rsid w:val="00D62953"/>
    <w:rsid w:val="00D640FD"/>
    <w:rsid w:val="00D64E29"/>
    <w:rsid w:val="00D70555"/>
    <w:rsid w:val="00D73A6E"/>
    <w:rsid w:val="00D73A6F"/>
    <w:rsid w:val="00D74885"/>
    <w:rsid w:val="00D76B5D"/>
    <w:rsid w:val="00D8303D"/>
    <w:rsid w:val="00D84E96"/>
    <w:rsid w:val="00D8523E"/>
    <w:rsid w:val="00D85B50"/>
    <w:rsid w:val="00D85E5D"/>
    <w:rsid w:val="00D867AB"/>
    <w:rsid w:val="00D90A5F"/>
    <w:rsid w:val="00D90E99"/>
    <w:rsid w:val="00D9176D"/>
    <w:rsid w:val="00D91EBF"/>
    <w:rsid w:val="00D929CF"/>
    <w:rsid w:val="00D9499E"/>
    <w:rsid w:val="00D95857"/>
    <w:rsid w:val="00D96D2F"/>
    <w:rsid w:val="00D9751D"/>
    <w:rsid w:val="00D97BBC"/>
    <w:rsid w:val="00D97D5D"/>
    <w:rsid w:val="00D97FB1"/>
    <w:rsid w:val="00DA479E"/>
    <w:rsid w:val="00DA4FBB"/>
    <w:rsid w:val="00DA78A9"/>
    <w:rsid w:val="00DB0795"/>
    <w:rsid w:val="00DB311D"/>
    <w:rsid w:val="00DB3335"/>
    <w:rsid w:val="00DB41FC"/>
    <w:rsid w:val="00DB607E"/>
    <w:rsid w:val="00DB6CCA"/>
    <w:rsid w:val="00DB70A6"/>
    <w:rsid w:val="00DC069A"/>
    <w:rsid w:val="00DC0CF4"/>
    <w:rsid w:val="00DC1ADF"/>
    <w:rsid w:val="00DC3190"/>
    <w:rsid w:val="00DC4FD6"/>
    <w:rsid w:val="00DC550F"/>
    <w:rsid w:val="00DC624D"/>
    <w:rsid w:val="00DD3B4C"/>
    <w:rsid w:val="00DD47B1"/>
    <w:rsid w:val="00DD5397"/>
    <w:rsid w:val="00DD5626"/>
    <w:rsid w:val="00DD6564"/>
    <w:rsid w:val="00DD65EB"/>
    <w:rsid w:val="00DD66CB"/>
    <w:rsid w:val="00DD69AB"/>
    <w:rsid w:val="00DE0009"/>
    <w:rsid w:val="00DE335C"/>
    <w:rsid w:val="00DE55C4"/>
    <w:rsid w:val="00DE74B4"/>
    <w:rsid w:val="00DE7655"/>
    <w:rsid w:val="00DF124C"/>
    <w:rsid w:val="00DF24CA"/>
    <w:rsid w:val="00DF2DFE"/>
    <w:rsid w:val="00DF3B2D"/>
    <w:rsid w:val="00DF4214"/>
    <w:rsid w:val="00DF6A72"/>
    <w:rsid w:val="00DF7C54"/>
    <w:rsid w:val="00DF7D2F"/>
    <w:rsid w:val="00E00149"/>
    <w:rsid w:val="00E02303"/>
    <w:rsid w:val="00E0424D"/>
    <w:rsid w:val="00E050A9"/>
    <w:rsid w:val="00E063A4"/>
    <w:rsid w:val="00E106DF"/>
    <w:rsid w:val="00E12991"/>
    <w:rsid w:val="00E145DE"/>
    <w:rsid w:val="00E17915"/>
    <w:rsid w:val="00E20F22"/>
    <w:rsid w:val="00E216B6"/>
    <w:rsid w:val="00E24B57"/>
    <w:rsid w:val="00E25424"/>
    <w:rsid w:val="00E25962"/>
    <w:rsid w:val="00E26223"/>
    <w:rsid w:val="00E308CA"/>
    <w:rsid w:val="00E30CF9"/>
    <w:rsid w:val="00E334AA"/>
    <w:rsid w:val="00E3390E"/>
    <w:rsid w:val="00E33E52"/>
    <w:rsid w:val="00E34005"/>
    <w:rsid w:val="00E344E7"/>
    <w:rsid w:val="00E35B55"/>
    <w:rsid w:val="00E35C5D"/>
    <w:rsid w:val="00E35C9B"/>
    <w:rsid w:val="00E3657F"/>
    <w:rsid w:val="00E41280"/>
    <w:rsid w:val="00E41395"/>
    <w:rsid w:val="00E428E8"/>
    <w:rsid w:val="00E429F4"/>
    <w:rsid w:val="00E4357F"/>
    <w:rsid w:val="00E4480E"/>
    <w:rsid w:val="00E4593A"/>
    <w:rsid w:val="00E46202"/>
    <w:rsid w:val="00E46A92"/>
    <w:rsid w:val="00E4776E"/>
    <w:rsid w:val="00E5059D"/>
    <w:rsid w:val="00E51452"/>
    <w:rsid w:val="00E51C9B"/>
    <w:rsid w:val="00E52836"/>
    <w:rsid w:val="00E52C69"/>
    <w:rsid w:val="00E52F96"/>
    <w:rsid w:val="00E560DC"/>
    <w:rsid w:val="00E6095F"/>
    <w:rsid w:val="00E60D06"/>
    <w:rsid w:val="00E6123F"/>
    <w:rsid w:val="00E61967"/>
    <w:rsid w:val="00E61D13"/>
    <w:rsid w:val="00E61D9D"/>
    <w:rsid w:val="00E61DB8"/>
    <w:rsid w:val="00E6256A"/>
    <w:rsid w:val="00E62A2D"/>
    <w:rsid w:val="00E62D06"/>
    <w:rsid w:val="00E63320"/>
    <w:rsid w:val="00E6513C"/>
    <w:rsid w:val="00E67A0F"/>
    <w:rsid w:val="00E7038C"/>
    <w:rsid w:val="00E709F3"/>
    <w:rsid w:val="00E71670"/>
    <w:rsid w:val="00E723DD"/>
    <w:rsid w:val="00E75A13"/>
    <w:rsid w:val="00E77221"/>
    <w:rsid w:val="00E82BB1"/>
    <w:rsid w:val="00E843DD"/>
    <w:rsid w:val="00E85671"/>
    <w:rsid w:val="00E85973"/>
    <w:rsid w:val="00E868FD"/>
    <w:rsid w:val="00E87457"/>
    <w:rsid w:val="00E90A1A"/>
    <w:rsid w:val="00E92027"/>
    <w:rsid w:val="00E9344B"/>
    <w:rsid w:val="00EA056C"/>
    <w:rsid w:val="00EA07EF"/>
    <w:rsid w:val="00EA55F7"/>
    <w:rsid w:val="00EA5DC2"/>
    <w:rsid w:val="00EA7040"/>
    <w:rsid w:val="00EA7CE9"/>
    <w:rsid w:val="00EB1AF4"/>
    <w:rsid w:val="00EB2C34"/>
    <w:rsid w:val="00EB3042"/>
    <w:rsid w:val="00EB3F71"/>
    <w:rsid w:val="00EB6D45"/>
    <w:rsid w:val="00EB76B1"/>
    <w:rsid w:val="00EC25FB"/>
    <w:rsid w:val="00EC38CC"/>
    <w:rsid w:val="00EC5324"/>
    <w:rsid w:val="00EC7202"/>
    <w:rsid w:val="00EC7833"/>
    <w:rsid w:val="00ED0CF7"/>
    <w:rsid w:val="00ED0F09"/>
    <w:rsid w:val="00ED2E67"/>
    <w:rsid w:val="00ED3CF7"/>
    <w:rsid w:val="00ED46F9"/>
    <w:rsid w:val="00ED493F"/>
    <w:rsid w:val="00ED4FC5"/>
    <w:rsid w:val="00ED7171"/>
    <w:rsid w:val="00EE07DE"/>
    <w:rsid w:val="00EE4C6D"/>
    <w:rsid w:val="00EE7001"/>
    <w:rsid w:val="00EE7357"/>
    <w:rsid w:val="00EF0259"/>
    <w:rsid w:val="00EF4F50"/>
    <w:rsid w:val="00EF5CC9"/>
    <w:rsid w:val="00EF6562"/>
    <w:rsid w:val="00F0111D"/>
    <w:rsid w:val="00F02382"/>
    <w:rsid w:val="00F02814"/>
    <w:rsid w:val="00F0284A"/>
    <w:rsid w:val="00F05331"/>
    <w:rsid w:val="00F074CD"/>
    <w:rsid w:val="00F07AEB"/>
    <w:rsid w:val="00F10844"/>
    <w:rsid w:val="00F10AB0"/>
    <w:rsid w:val="00F12053"/>
    <w:rsid w:val="00F1252F"/>
    <w:rsid w:val="00F1363A"/>
    <w:rsid w:val="00F139BE"/>
    <w:rsid w:val="00F1416E"/>
    <w:rsid w:val="00F15407"/>
    <w:rsid w:val="00F15B62"/>
    <w:rsid w:val="00F1606C"/>
    <w:rsid w:val="00F16314"/>
    <w:rsid w:val="00F17F7C"/>
    <w:rsid w:val="00F21468"/>
    <w:rsid w:val="00F21BF3"/>
    <w:rsid w:val="00F24312"/>
    <w:rsid w:val="00F247AD"/>
    <w:rsid w:val="00F250EE"/>
    <w:rsid w:val="00F310CB"/>
    <w:rsid w:val="00F34B52"/>
    <w:rsid w:val="00F40427"/>
    <w:rsid w:val="00F40FBE"/>
    <w:rsid w:val="00F41C52"/>
    <w:rsid w:val="00F43361"/>
    <w:rsid w:val="00F43C79"/>
    <w:rsid w:val="00F440B8"/>
    <w:rsid w:val="00F44508"/>
    <w:rsid w:val="00F446BF"/>
    <w:rsid w:val="00F44E46"/>
    <w:rsid w:val="00F44EA5"/>
    <w:rsid w:val="00F47C8E"/>
    <w:rsid w:val="00F533EF"/>
    <w:rsid w:val="00F601EF"/>
    <w:rsid w:val="00F61A5F"/>
    <w:rsid w:val="00F63C10"/>
    <w:rsid w:val="00F66C1F"/>
    <w:rsid w:val="00F71B65"/>
    <w:rsid w:val="00F753F8"/>
    <w:rsid w:val="00F756A3"/>
    <w:rsid w:val="00F801D3"/>
    <w:rsid w:val="00F803F1"/>
    <w:rsid w:val="00F80F0D"/>
    <w:rsid w:val="00F81E44"/>
    <w:rsid w:val="00F859FD"/>
    <w:rsid w:val="00F87250"/>
    <w:rsid w:val="00F87885"/>
    <w:rsid w:val="00F87D46"/>
    <w:rsid w:val="00F90303"/>
    <w:rsid w:val="00F9088C"/>
    <w:rsid w:val="00F91251"/>
    <w:rsid w:val="00F91E03"/>
    <w:rsid w:val="00F923BD"/>
    <w:rsid w:val="00F93252"/>
    <w:rsid w:val="00FA17CE"/>
    <w:rsid w:val="00FA1853"/>
    <w:rsid w:val="00FA351E"/>
    <w:rsid w:val="00FA381B"/>
    <w:rsid w:val="00FA398D"/>
    <w:rsid w:val="00FA4C90"/>
    <w:rsid w:val="00FA5538"/>
    <w:rsid w:val="00FA5932"/>
    <w:rsid w:val="00FB38BD"/>
    <w:rsid w:val="00FB5091"/>
    <w:rsid w:val="00FB5837"/>
    <w:rsid w:val="00FB5D03"/>
    <w:rsid w:val="00FB6EA9"/>
    <w:rsid w:val="00FB7942"/>
    <w:rsid w:val="00FC3A00"/>
    <w:rsid w:val="00FC4B76"/>
    <w:rsid w:val="00FC4C3C"/>
    <w:rsid w:val="00FC714F"/>
    <w:rsid w:val="00FD163C"/>
    <w:rsid w:val="00FD2B20"/>
    <w:rsid w:val="00FD352C"/>
    <w:rsid w:val="00FD778F"/>
    <w:rsid w:val="00FE04EF"/>
    <w:rsid w:val="00FE0890"/>
    <w:rsid w:val="00FE0CAA"/>
    <w:rsid w:val="00FE1134"/>
    <w:rsid w:val="00FE156C"/>
    <w:rsid w:val="00FE1ADE"/>
    <w:rsid w:val="00FE2AD2"/>
    <w:rsid w:val="00FE4A0C"/>
    <w:rsid w:val="00FE5058"/>
    <w:rsid w:val="00FE54B2"/>
    <w:rsid w:val="00FE7D97"/>
    <w:rsid w:val="00FF0C6B"/>
    <w:rsid w:val="00FF1DCA"/>
    <w:rsid w:val="00FF22F5"/>
    <w:rsid w:val="00FF36C5"/>
    <w:rsid w:val="00FF454E"/>
    <w:rsid w:val="00FF5773"/>
    <w:rsid w:val="00FF68A7"/>
    <w:rsid w:val="00FF68E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A170AE"/>
  <w15:docId w15:val="{9D8346A6-1568-4AC9-87E0-ED6BF1A69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line="360" w:lineRule="auto"/>
        <w:ind w:firstLine="851"/>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Texto"/>
    <w:qFormat/>
    <w:rsid w:val="00D62953"/>
    <w:rPr>
      <w:rFonts w:ascii="Arial" w:hAnsi="Arial"/>
      <w:sz w:val="24"/>
    </w:rPr>
  </w:style>
  <w:style w:type="paragraph" w:styleId="Ttulo1">
    <w:name w:val="heading 1"/>
    <w:basedOn w:val="Normal"/>
    <w:next w:val="Normal"/>
    <w:link w:val="Ttulo1Char"/>
    <w:autoRedefine/>
    <w:uiPriority w:val="9"/>
    <w:qFormat/>
    <w:rsid w:val="00A312F1"/>
    <w:pPr>
      <w:keepNext/>
      <w:keepLines/>
      <w:numPr>
        <w:numId w:val="4"/>
      </w:numPr>
      <w:jc w:val="left"/>
      <w:outlineLvl w:val="0"/>
    </w:pPr>
    <w:rPr>
      <w:rFonts w:eastAsiaTheme="majorEastAsia" w:cstheme="majorBidi"/>
      <w:b/>
      <w:caps/>
      <w:szCs w:val="32"/>
    </w:rPr>
  </w:style>
  <w:style w:type="paragraph" w:styleId="Ttulo2">
    <w:name w:val="heading 2"/>
    <w:basedOn w:val="Ttulo1"/>
    <w:next w:val="Normal"/>
    <w:link w:val="Ttulo2Char"/>
    <w:autoRedefine/>
    <w:uiPriority w:val="9"/>
    <w:unhideWhenUsed/>
    <w:qFormat/>
    <w:rsid w:val="00183625"/>
    <w:pPr>
      <w:numPr>
        <w:ilvl w:val="1"/>
      </w:numPr>
      <w:ind w:left="170"/>
      <w:outlineLvl w:val="1"/>
    </w:pPr>
    <w:rPr>
      <w:b w:val="0"/>
      <w:szCs w:val="26"/>
    </w:rPr>
  </w:style>
  <w:style w:type="paragraph" w:styleId="Ttulo3">
    <w:name w:val="heading 3"/>
    <w:basedOn w:val="Normal"/>
    <w:next w:val="Normal"/>
    <w:link w:val="Ttulo3Char"/>
    <w:uiPriority w:val="9"/>
    <w:unhideWhenUsed/>
    <w:qFormat/>
    <w:rsid w:val="00570E8A"/>
    <w:pPr>
      <w:keepNext/>
      <w:keepLines/>
      <w:numPr>
        <w:ilvl w:val="2"/>
        <w:numId w:val="4"/>
      </w:numPr>
      <w:spacing w:before="40"/>
      <w:outlineLvl w:val="2"/>
    </w:pPr>
    <w:rPr>
      <w:rFonts w:eastAsiaTheme="majorEastAsia" w:cstheme="majorBidi"/>
      <w:b/>
      <w:szCs w:val="24"/>
    </w:rPr>
  </w:style>
  <w:style w:type="paragraph" w:styleId="Ttulo4">
    <w:name w:val="heading 4"/>
    <w:basedOn w:val="Normal"/>
    <w:next w:val="Normal"/>
    <w:link w:val="Ttulo4Char"/>
    <w:uiPriority w:val="9"/>
    <w:unhideWhenUsed/>
    <w:qFormat/>
    <w:rsid w:val="00570E8A"/>
    <w:pPr>
      <w:keepNext/>
      <w:keepLines/>
      <w:numPr>
        <w:ilvl w:val="3"/>
        <w:numId w:val="4"/>
      </w:numPr>
      <w:spacing w:before="40"/>
      <w:outlineLvl w:val="3"/>
    </w:pPr>
    <w:rPr>
      <w:rFonts w:eastAsiaTheme="majorEastAsia" w:cstheme="majorBidi"/>
      <w:i/>
      <w:iCs/>
    </w:rPr>
  </w:style>
  <w:style w:type="paragraph" w:styleId="Ttulo5">
    <w:name w:val="heading 5"/>
    <w:basedOn w:val="Normal"/>
    <w:next w:val="Normal"/>
    <w:link w:val="Ttulo5Char"/>
    <w:uiPriority w:val="9"/>
    <w:semiHidden/>
    <w:unhideWhenUsed/>
    <w:qFormat/>
    <w:rsid w:val="00482219"/>
    <w:pPr>
      <w:keepNext/>
      <w:keepLines/>
      <w:numPr>
        <w:ilvl w:val="4"/>
        <w:numId w:val="4"/>
      </w:numPr>
      <w:outlineLvl w:val="4"/>
    </w:pPr>
    <w:rPr>
      <w:rFonts w:eastAsiaTheme="majorEastAsia" w:cstheme="majorBidi"/>
    </w:rPr>
  </w:style>
  <w:style w:type="paragraph" w:styleId="Ttulo6">
    <w:name w:val="heading 6"/>
    <w:basedOn w:val="Normal"/>
    <w:next w:val="Normal"/>
    <w:link w:val="Ttulo6Char"/>
    <w:uiPriority w:val="9"/>
    <w:semiHidden/>
    <w:unhideWhenUsed/>
    <w:qFormat/>
    <w:rsid w:val="00570E8A"/>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har"/>
    <w:uiPriority w:val="9"/>
    <w:semiHidden/>
    <w:unhideWhenUsed/>
    <w:qFormat/>
    <w:rsid w:val="00570E8A"/>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har"/>
    <w:uiPriority w:val="9"/>
    <w:semiHidden/>
    <w:unhideWhenUsed/>
    <w:qFormat/>
    <w:rsid w:val="00570E8A"/>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70E8A"/>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Refdecomentrio">
    <w:name w:val="annotation reference"/>
    <w:basedOn w:val="Fontepargpadro"/>
    <w:uiPriority w:val="99"/>
    <w:semiHidden/>
    <w:unhideWhenUsed/>
    <w:rsid w:val="006329E9"/>
    <w:rPr>
      <w:sz w:val="16"/>
      <w:szCs w:val="16"/>
    </w:rPr>
  </w:style>
  <w:style w:type="paragraph" w:styleId="Textodecomentrio">
    <w:name w:val="annotation text"/>
    <w:basedOn w:val="Normal"/>
    <w:link w:val="TextodecomentrioChar"/>
    <w:uiPriority w:val="99"/>
    <w:semiHidden/>
    <w:unhideWhenUsed/>
    <w:rsid w:val="006329E9"/>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6329E9"/>
    <w:rPr>
      <w:sz w:val="20"/>
      <w:szCs w:val="20"/>
    </w:rPr>
  </w:style>
  <w:style w:type="paragraph" w:styleId="Assuntodocomentrio">
    <w:name w:val="annotation subject"/>
    <w:basedOn w:val="Textodecomentrio"/>
    <w:next w:val="Textodecomentrio"/>
    <w:link w:val="AssuntodocomentrioChar"/>
    <w:uiPriority w:val="99"/>
    <w:semiHidden/>
    <w:unhideWhenUsed/>
    <w:rsid w:val="006329E9"/>
    <w:rPr>
      <w:b/>
      <w:bCs/>
    </w:rPr>
  </w:style>
  <w:style w:type="character" w:customStyle="1" w:styleId="AssuntodocomentrioChar">
    <w:name w:val="Assunto do comentário Char"/>
    <w:basedOn w:val="TextodecomentrioChar"/>
    <w:link w:val="Assuntodocomentrio"/>
    <w:uiPriority w:val="99"/>
    <w:semiHidden/>
    <w:rsid w:val="006329E9"/>
    <w:rPr>
      <w:b/>
      <w:bCs/>
      <w:sz w:val="20"/>
      <w:szCs w:val="20"/>
    </w:rPr>
  </w:style>
  <w:style w:type="paragraph" w:styleId="Textodebalo">
    <w:name w:val="Balloon Text"/>
    <w:basedOn w:val="Normal"/>
    <w:link w:val="TextodebaloChar"/>
    <w:uiPriority w:val="99"/>
    <w:semiHidden/>
    <w:unhideWhenUsed/>
    <w:rsid w:val="006329E9"/>
    <w:pPr>
      <w:spacing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6329E9"/>
    <w:rPr>
      <w:rFonts w:ascii="Segoe UI" w:hAnsi="Segoe UI" w:cs="Segoe UI"/>
      <w:sz w:val="18"/>
      <w:szCs w:val="18"/>
    </w:rPr>
  </w:style>
  <w:style w:type="character" w:styleId="Hyperlink">
    <w:name w:val="Hyperlink"/>
    <w:basedOn w:val="Fontepargpadro"/>
    <w:uiPriority w:val="99"/>
    <w:unhideWhenUsed/>
    <w:rsid w:val="00B14CCF"/>
    <w:rPr>
      <w:color w:val="0563C1" w:themeColor="hyperlink"/>
      <w:u w:val="single"/>
    </w:rPr>
  </w:style>
  <w:style w:type="paragraph" w:styleId="NormalWeb">
    <w:name w:val="Normal (Web)"/>
    <w:basedOn w:val="Normal"/>
    <w:uiPriority w:val="99"/>
    <w:unhideWhenUsed/>
    <w:rsid w:val="004F3B25"/>
    <w:pPr>
      <w:spacing w:before="100" w:beforeAutospacing="1" w:after="100" w:afterAutospacing="1" w:line="240" w:lineRule="auto"/>
    </w:pPr>
    <w:rPr>
      <w:rFonts w:ascii="Times New Roman" w:eastAsiaTheme="minorEastAsia" w:hAnsi="Times New Roman" w:cs="Times New Roman"/>
      <w:szCs w:val="24"/>
      <w:lang w:eastAsia="pt-BR"/>
    </w:rPr>
  </w:style>
  <w:style w:type="paragraph" w:styleId="PargrafodaLista">
    <w:name w:val="List Paragraph"/>
    <w:basedOn w:val="Normal"/>
    <w:uiPriority w:val="34"/>
    <w:qFormat/>
    <w:rsid w:val="00FE156C"/>
    <w:pPr>
      <w:ind w:left="720"/>
      <w:contextualSpacing/>
    </w:pPr>
  </w:style>
  <w:style w:type="paragraph" w:styleId="Cabealho">
    <w:name w:val="header"/>
    <w:basedOn w:val="Normal"/>
    <w:link w:val="CabealhoChar"/>
    <w:uiPriority w:val="99"/>
    <w:unhideWhenUsed/>
    <w:rsid w:val="00333E9A"/>
    <w:pPr>
      <w:tabs>
        <w:tab w:val="center" w:pos="4252"/>
        <w:tab w:val="right" w:pos="8504"/>
      </w:tabs>
      <w:spacing w:line="240" w:lineRule="auto"/>
    </w:pPr>
  </w:style>
  <w:style w:type="character" w:customStyle="1" w:styleId="CabealhoChar">
    <w:name w:val="Cabeçalho Char"/>
    <w:basedOn w:val="Fontepargpadro"/>
    <w:link w:val="Cabealho"/>
    <w:uiPriority w:val="99"/>
    <w:rsid w:val="00333E9A"/>
  </w:style>
  <w:style w:type="paragraph" w:styleId="Rodap">
    <w:name w:val="footer"/>
    <w:basedOn w:val="Normal"/>
    <w:link w:val="RodapChar"/>
    <w:uiPriority w:val="99"/>
    <w:unhideWhenUsed/>
    <w:rsid w:val="00333E9A"/>
    <w:pPr>
      <w:tabs>
        <w:tab w:val="center" w:pos="4252"/>
        <w:tab w:val="right" w:pos="8504"/>
      </w:tabs>
      <w:spacing w:line="240" w:lineRule="auto"/>
    </w:pPr>
  </w:style>
  <w:style w:type="character" w:customStyle="1" w:styleId="RodapChar">
    <w:name w:val="Rodapé Char"/>
    <w:basedOn w:val="Fontepargpadro"/>
    <w:link w:val="Rodap"/>
    <w:uiPriority w:val="99"/>
    <w:rsid w:val="00333E9A"/>
  </w:style>
  <w:style w:type="table" w:customStyle="1" w:styleId="TabeladeGrade5Escura-nfase11">
    <w:name w:val="Tabela de Grade 5 Escura - Ênfase 1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TabeladeGrade5Escura-nfase51">
    <w:name w:val="Tabela de Grade 5 Escura - Ênfase 51"/>
    <w:basedOn w:val="Tabelanormal"/>
    <w:uiPriority w:val="50"/>
    <w:rsid w:val="00F753F8"/>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character" w:customStyle="1" w:styleId="docs-title-input-label-inner">
    <w:name w:val="docs-title-input-label-inner"/>
    <w:basedOn w:val="Fontepargpadro"/>
    <w:rsid w:val="0073602B"/>
  </w:style>
  <w:style w:type="character" w:customStyle="1" w:styleId="LinkdaInternet">
    <w:name w:val="Link da Internet"/>
    <w:uiPriority w:val="99"/>
    <w:rsid w:val="001C58DC"/>
    <w:rPr>
      <w:color w:val="0000FF"/>
      <w:u w:val="single"/>
    </w:rPr>
  </w:style>
  <w:style w:type="paragraph" w:customStyle="1" w:styleId="PargrafodaLista1">
    <w:name w:val="Parágrafo da Lista1"/>
    <w:basedOn w:val="Normal"/>
    <w:uiPriority w:val="34"/>
    <w:rsid w:val="001C58DC"/>
    <w:pPr>
      <w:suppressAutoHyphens/>
    </w:pPr>
    <w:rPr>
      <w:rFonts w:ascii="Times New Roman" w:eastAsia="Times New Roman" w:hAnsi="Times New Roman" w:cs="Times New Roman"/>
      <w:szCs w:val="24"/>
    </w:rPr>
  </w:style>
  <w:style w:type="paragraph" w:styleId="SemEspaamento">
    <w:name w:val="No Spacing"/>
    <w:aliases w:val="Alíneas"/>
    <w:autoRedefine/>
    <w:uiPriority w:val="1"/>
    <w:rsid w:val="00D00A19"/>
    <w:pPr>
      <w:numPr>
        <w:numId w:val="1"/>
      </w:numPr>
    </w:pPr>
    <w:rPr>
      <w:rFonts w:ascii="Arial" w:hAnsi="Arial"/>
      <w:sz w:val="24"/>
    </w:rPr>
  </w:style>
  <w:style w:type="character" w:customStyle="1" w:styleId="Ttulo1Char">
    <w:name w:val="Título 1 Char"/>
    <w:basedOn w:val="Fontepargpadro"/>
    <w:link w:val="Ttulo1"/>
    <w:uiPriority w:val="9"/>
    <w:rsid w:val="00A312F1"/>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83625"/>
    <w:rPr>
      <w:rFonts w:ascii="Arial" w:eastAsiaTheme="majorEastAsia" w:hAnsi="Arial" w:cstheme="majorBidi"/>
      <w:caps/>
      <w:sz w:val="24"/>
      <w:szCs w:val="26"/>
    </w:rPr>
  </w:style>
  <w:style w:type="numbering" w:customStyle="1" w:styleId="Estilo1">
    <w:name w:val="Estilo1"/>
    <w:uiPriority w:val="99"/>
    <w:rsid w:val="00570E8A"/>
    <w:pPr>
      <w:numPr>
        <w:numId w:val="2"/>
      </w:numPr>
    </w:pPr>
  </w:style>
  <w:style w:type="numbering" w:customStyle="1" w:styleId="Estilo2">
    <w:name w:val="Estilo2"/>
    <w:uiPriority w:val="99"/>
    <w:rsid w:val="00570E8A"/>
    <w:pPr>
      <w:numPr>
        <w:numId w:val="3"/>
      </w:numPr>
    </w:pPr>
  </w:style>
  <w:style w:type="character" w:customStyle="1" w:styleId="Ttulo3Char">
    <w:name w:val="Título 3 Char"/>
    <w:basedOn w:val="Fontepargpadro"/>
    <w:link w:val="Ttulo3"/>
    <w:uiPriority w:val="9"/>
    <w:rsid w:val="00570E8A"/>
    <w:rPr>
      <w:rFonts w:ascii="Arial" w:eastAsiaTheme="majorEastAsia" w:hAnsi="Arial" w:cstheme="majorBidi"/>
      <w:b/>
      <w:sz w:val="24"/>
      <w:szCs w:val="24"/>
    </w:rPr>
  </w:style>
  <w:style w:type="character" w:customStyle="1" w:styleId="Ttulo4Char">
    <w:name w:val="Título 4 Char"/>
    <w:basedOn w:val="Fontepargpadro"/>
    <w:link w:val="Ttulo4"/>
    <w:uiPriority w:val="9"/>
    <w:rsid w:val="00570E8A"/>
    <w:rPr>
      <w:rFonts w:ascii="Arial" w:eastAsiaTheme="majorEastAsia" w:hAnsi="Arial" w:cstheme="majorBidi"/>
      <w:i/>
      <w:iCs/>
      <w:sz w:val="24"/>
    </w:rPr>
  </w:style>
  <w:style w:type="character" w:customStyle="1" w:styleId="Ttulo5Char">
    <w:name w:val="Título 5 Char"/>
    <w:basedOn w:val="Fontepargpadro"/>
    <w:link w:val="Ttulo5"/>
    <w:uiPriority w:val="9"/>
    <w:semiHidden/>
    <w:rsid w:val="00482219"/>
    <w:rPr>
      <w:rFonts w:ascii="Arial" w:eastAsiaTheme="majorEastAsia" w:hAnsi="Arial" w:cstheme="majorBidi"/>
      <w:sz w:val="24"/>
    </w:rPr>
  </w:style>
  <w:style w:type="character" w:customStyle="1" w:styleId="Ttulo6Char">
    <w:name w:val="Título 6 Char"/>
    <w:basedOn w:val="Fontepargpadro"/>
    <w:link w:val="Ttulo6"/>
    <w:uiPriority w:val="9"/>
    <w:semiHidden/>
    <w:rsid w:val="00570E8A"/>
    <w:rPr>
      <w:rFonts w:asciiTheme="majorHAnsi" w:eastAsiaTheme="majorEastAsia" w:hAnsiTheme="majorHAnsi" w:cstheme="majorBidi"/>
      <w:color w:val="1F4D78" w:themeColor="accent1" w:themeShade="7F"/>
      <w:sz w:val="24"/>
    </w:rPr>
  </w:style>
  <w:style w:type="character" w:customStyle="1" w:styleId="Ttulo7Char">
    <w:name w:val="Título 7 Char"/>
    <w:basedOn w:val="Fontepargpadro"/>
    <w:link w:val="Ttulo7"/>
    <w:uiPriority w:val="9"/>
    <w:semiHidden/>
    <w:rsid w:val="00570E8A"/>
    <w:rPr>
      <w:rFonts w:asciiTheme="majorHAnsi" w:eastAsiaTheme="majorEastAsia" w:hAnsiTheme="majorHAnsi" w:cstheme="majorBidi"/>
      <w:i/>
      <w:iCs/>
      <w:color w:val="1F4D78" w:themeColor="accent1" w:themeShade="7F"/>
      <w:sz w:val="24"/>
    </w:rPr>
  </w:style>
  <w:style w:type="character" w:customStyle="1" w:styleId="Ttulo8Char">
    <w:name w:val="Título 8 Char"/>
    <w:basedOn w:val="Fontepargpadro"/>
    <w:link w:val="Ttulo8"/>
    <w:uiPriority w:val="9"/>
    <w:semiHidden/>
    <w:rsid w:val="00570E8A"/>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70E8A"/>
    <w:rPr>
      <w:rFonts w:asciiTheme="majorHAnsi" w:eastAsiaTheme="majorEastAsia" w:hAnsiTheme="majorHAnsi" w:cstheme="majorBidi"/>
      <w:i/>
      <w:iCs/>
      <w:color w:val="272727" w:themeColor="text1" w:themeTint="D8"/>
      <w:sz w:val="21"/>
      <w:szCs w:val="21"/>
    </w:rPr>
  </w:style>
  <w:style w:type="paragraph" w:styleId="Ttulo">
    <w:name w:val="Title"/>
    <w:aliases w:val="Seções pré-textuais"/>
    <w:basedOn w:val="Normal"/>
    <w:next w:val="Normal"/>
    <w:link w:val="TtuloChar"/>
    <w:autoRedefine/>
    <w:uiPriority w:val="10"/>
    <w:qFormat/>
    <w:rsid w:val="001C4296"/>
    <w:pPr>
      <w:ind w:firstLine="0"/>
      <w:contextualSpacing/>
      <w:jc w:val="center"/>
    </w:pPr>
    <w:rPr>
      <w:rFonts w:eastAsiaTheme="majorEastAsia" w:cstheme="majorBidi"/>
      <w:b/>
      <w:caps/>
      <w:spacing w:val="-10"/>
      <w:kern w:val="28"/>
      <w:szCs w:val="56"/>
    </w:rPr>
  </w:style>
  <w:style w:type="character" w:customStyle="1" w:styleId="TtuloChar">
    <w:name w:val="Título Char"/>
    <w:aliases w:val="Seções pré-textuais Char"/>
    <w:basedOn w:val="Fontepargpadro"/>
    <w:link w:val="Ttulo"/>
    <w:uiPriority w:val="10"/>
    <w:rsid w:val="001C4296"/>
    <w:rPr>
      <w:rFonts w:ascii="Arial" w:eastAsiaTheme="majorEastAsia" w:hAnsi="Arial" w:cstheme="majorBidi"/>
      <w:b/>
      <w:caps/>
      <w:spacing w:val="-10"/>
      <w:kern w:val="28"/>
      <w:sz w:val="24"/>
      <w:szCs w:val="56"/>
    </w:rPr>
  </w:style>
  <w:style w:type="paragraph" w:styleId="Subttulo">
    <w:name w:val="Subtitle"/>
    <w:aliases w:val="Seções pós-textuais"/>
    <w:basedOn w:val="Normal"/>
    <w:next w:val="Normal"/>
    <w:link w:val="SubttuloChar"/>
    <w:autoRedefine/>
    <w:uiPriority w:val="11"/>
    <w:qFormat/>
    <w:rsid w:val="001C3507"/>
    <w:pPr>
      <w:numPr>
        <w:ilvl w:val="1"/>
      </w:numPr>
      <w:ind w:firstLine="851"/>
      <w:jc w:val="center"/>
      <w:outlineLvl w:val="6"/>
    </w:pPr>
    <w:rPr>
      <w:rFonts w:eastAsiaTheme="minorEastAsia"/>
      <w:b/>
      <w:caps/>
    </w:rPr>
  </w:style>
  <w:style w:type="character" w:customStyle="1" w:styleId="SubttuloChar">
    <w:name w:val="Subtítulo Char"/>
    <w:aliases w:val="Seções pós-textuais Char"/>
    <w:basedOn w:val="Fontepargpadro"/>
    <w:link w:val="Subttulo"/>
    <w:uiPriority w:val="11"/>
    <w:rsid w:val="001C3507"/>
    <w:rPr>
      <w:rFonts w:ascii="Arial" w:eastAsiaTheme="minorEastAsia" w:hAnsi="Arial"/>
      <w:b/>
      <w:caps/>
      <w:sz w:val="24"/>
    </w:rPr>
  </w:style>
  <w:style w:type="paragraph" w:styleId="Sumrio2">
    <w:name w:val="toc 2"/>
    <w:basedOn w:val="Normal"/>
    <w:next w:val="Normal"/>
    <w:autoRedefine/>
    <w:uiPriority w:val="39"/>
    <w:unhideWhenUsed/>
    <w:rsid w:val="00D47B14"/>
    <w:pPr>
      <w:ind w:firstLine="0"/>
    </w:pPr>
    <w:rPr>
      <w:caps/>
    </w:rPr>
  </w:style>
  <w:style w:type="paragraph" w:styleId="Sumrio1">
    <w:name w:val="toc 1"/>
    <w:basedOn w:val="Normal"/>
    <w:next w:val="Normal"/>
    <w:autoRedefine/>
    <w:uiPriority w:val="39"/>
    <w:unhideWhenUsed/>
    <w:rsid w:val="00D47B14"/>
    <w:pPr>
      <w:ind w:firstLine="0"/>
    </w:pPr>
    <w:rPr>
      <w:b/>
      <w:caps/>
    </w:rPr>
  </w:style>
  <w:style w:type="paragraph" w:styleId="Sumrio3">
    <w:name w:val="toc 3"/>
    <w:basedOn w:val="Normal"/>
    <w:next w:val="Normal"/>
    <w:autoRedefine/>
    <w:uiPriority w:val="39"/>
    <w:unhideWhenUsed/>
    <w:rsid w:val="00D47B14"/>
    <w:pPr>
      <w:ind w:firstLine="0"/>
    </w:pPr>
    <w:rPr>
      <w:b/>
    </w:rPr>
  </w:style>
  <w:style w:type="paragraph" w:styleId="Sumrio4">
    <w:name w:val="toc 4"/>
    <w:basedOn w:val="Normal"/>
    <w:next w:val="Normal"/>
    <w:autoRedefine/>
    <w:uiPriority w:val="39"/>
    <w:unhideWhenUsed/>
    <w:rsid w:val="00BD09C1"/>
    <w:pPr>
      <w:ind w:firstLine="0"/>
    </w:pPr>
    <w:rPr>
      <w:i/>
    </w:rPr>
  </w:style>
  <w:style w:type="character" w:styleId="RefernciaSutil">
    <w:name w:val="Subtle Reference"/>
    <w:basedOn w:val="Fontepargpadro"/>
    <w:uiPriority w:val="31"/>
    <w:rsid w:val="005C1CB2"/>
    <w:rPr>
      <w:smallCaps/>
      <w:color w:val="5A5A5A" w:themeColor="text1" w:themeTint="A5"/>
    </w:rPr>
  </w:style>
  <w:style w:type="character" w:styleId="RefernciaIntensa">
    <w:name w:val="Intense Reference"/>
    <w:basedOn w:val="Fontepargpadro"/>
    <w:uiPriority w:val="32"/>
    <w:rsid w:val="005C1CB2"/>
    <w:rPr>
      <w:b/>
      <w:bCs/>
      <w:smallCaps/>
      <w:color w:val="5B9BD5" w:themeColor="accent1"/>
      <w:spacing w:val="5"/>
    </w:rPr>
  </w:style>
  <w:style w:type="character" w:styleId="TtulodoLivro">
    <w:name w:val="Book Title"/>
    <w:basedOn w:val="Fontepargpadro"/>
    <w:uiPriority w:val="33"/>
    <w:rsid w:val="005C1CB2"/>
    <w:rPr>
      <w:b/>
      <w:bCs/>
      <w:i/>
      <w:iCs/>
      <w:spacing w:val="5"/>
    </w:rPr>
  </w:style>
  <w:style w:type="character" w:styleId="Forte">
    <w:name w:val="Strong"/>
    <w:basedOn w:val="Fontepargpadro"/>
    <w:uiPriority w:val="22"/>
    <w:qFormat/>
    <w:rsid w:val="005C1CB2"/>
    <w:rPr>
      <w:b/>
      <w:bCs/>
    </w:rPr>
  </w:style>
  <w:style w:type="character" w:styleId="nfase">
    <w:name w:val="Emphasis"/>
    <w:basedOn w:val="Fontepargpadro"/>
    <w:uiPriority w:val="20"/>
    <w:qFormat/>
    <w:rsid w:val="005C1CB2"/>
    <w:rPr>
      <w:i/>
      <w:iCs/>
    </w:rPr>
  </w:style>
  <w:style w:type="character" w:styleId="nfaseIntensa">
    <w:name w:val="Intense Emphasis"/>
    <w:basedOn w:val="Fontepargpadro"/>
    <w:uiPriority w:val="21"/>
    <w:rsid w:val="005C1CB2"/>
    <w:rPr>
      <w:i/>
      <w:iCs/>
      <w:color w:val="5B9BD5" w:themeColor="accent1"/>
    </w:rPr>
  </w:style>
  <w:style w:type="paragraph" w:styleId="CabealhodoSumrio">
    <w:name w:val="TOC Heading"/>
    <w:basedOn w:val="Ttulo1"/>
    <w:next w:val="Normal"/>
    <w:uiPriority w:val="39"/>
    <w:unhideWhenUsed/>
    <w:qFormat/>
    <w:rsid w:val="005C1CB2"/>
    <w:pPr>
      <w:numPr>
        <w:numId w:val="0"/>
      </w:numPr>
      <w:spacing w:before="240" w:line="259" w:lineRule="auto"/>
      <w:outlineLvl w:val="9"/>
    </w:pPr>
    <w:rPr>
      <w:rFonts w:asciiTheme="majorHAnsi" w:hAnsiTheme="majorHAnsi"/>
      <w:b w:val="0"/>
      <w:color w:val="2E74B5" w:themeColor="accent1" w:themeShade="BF"/>
      <w:sz w:val="32"/>
      <w:lang w:eastAsia="pt-BR"/>
    </w:rPr>
  </w:style>
  <w:style w:type="paragraph" w:styleId="Sumrio6">
    <w:name w:val="toc 6"/>
    <w:basedOn w:val="Normal"/>
    <w:next w:val="Normal"/>
    <w:autoRedefine/>
    <w:uiPriority w:val="39"/>
    <w:unhideWhenUsed/>
    <w:rsid w:val="00BD09C1"/>
    <w:pPr>
      <w:ind w:firstLine="0"/>
    </w:pPr>
    <w:rPr>
      <w:b/>
    </w:rPr>
  </w:style>
  <w:style w:type="paragraph" w:styleId="Sumrio5">
    <w:name w:val="toc 5"/>
    <w:basedOn w:val="Normal"/>
    <w:next w:val="Normal"/>
    <w:autoRedefine/>
    <w:uiPriority w:val="39"/>
    <w:semiHidden/>
    <w:unhideWhenUsed/>
    <w:rsid w:val="00D47B14"/>
    <w:pPr>
      <w:ind w:left="958" w:firstLine="0"/>
    </w:pPr>
  </w:style>
  <w:style w:type="paragraph" w:styleId="Sumrio9">
    <w:name w:val="toc 9"/>
    <w:basedOn w:val="Normal"/>
    <w:next w:val="Normal"/>
    <w:autoRedefine/>
    <w:uiPriority w:val="39"/>
    <w:semiHidden/>
    <w:unhideWhenUsed/>
    <w:rsid w:val="005C1CB2"/>
    <w:rPr>
      <w:b/>
      <w:caps/>
    </w:rPr>
  </w:style>
  <w:style w:type="paragraph" w:styleId="Sumrio7">
    <w:name w:val="toc 7"/>
    <w:basedOn w:val="Normal"/>
    <w:next w:val="Normal"/>
    <w:autoRedefine/>
    <w:uiPriority w:val="39"/>
    <w:unhideWhenUsed/>
    <w:rsid w:val="00D47B14"/>
    <w:pPr>
      <w:ind w:left="958" w:firstLine="0"/>
    </w:pPr>
    <w:rPr>
      <w:b/>
      <w:caps/>
    </w:rPr>
  </w:style>
  <w:style w:type="paragraph" w:styleId="Legenda">
    <w:name w:val="caption"/>
    <w:aliases w:val="Nota de Rodapé"/>
    <w:basedOn w:val="Normal"/>
    <w:next w:val="Normal"/>
    <w:autoRedefine/>
    <w:uiPriority w:val="35"/>
    <w:unhideWhenUsed/>
    <w:qFormat/>
    <w:rsid w:val="00A97A68"/>
    <w:pPr>
      <w:spacing w:line="240" w:lineRule="auto"/>
      <w:ind w:left="113" w:hanging="113"/>
      <w:jc w:val="left"/>
    </w:pPr>
    <w:rPr>
      <w:iCs/>
      <w:sz w:val="20"/>
      <w:szCs w:val="18"/>
    </w:rPr>
  </w:style>
  <w:style w:type="table" w:customStyle="1" w:styleId="TabeladeGrade4-nfase11">
    <w:name w:val="Tabela de Grade 4 - Ênfase 11"/>
    <w:basedOn w:val="Tabelanormal"/>
    <w:uiPriority w:val="49"/>
    <w:rsid w:val="00924560"/>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ndicedeilustraes">
    <w:name w:val="table of figures"/>
    <w:basedOn w:val="Normal"/>
    <w:next w:val="Normal"/>
    <w:uiPriority w:val="99"/>
    <w:unhideWhenUsed/>
    <w:rsid w:val="001C4296"/>
  </w:style>
  <w:style w:type="character" w:customStyle="1" w:styleId="markedcontent">
    <w:name w:val="markedcontent"/>
    <w:basedOn w:val="Fontepargpadro"/>
    <w:rsid w:val="00303A34"/>
  </w:style>
  <w:style w:type="paragraph" w:styleId="Textodenotaderodap">
    <w:name w:val="footnote text"/>
    <w:basedOn w:val="Normal"/>
    <w:link w:val="TextodenotaderodapChar"/>
    <w:uiPriority w:val="99"/>
    <w:semiHidden/>
    <w:unhideWhenUsed/>
    <w:rsid w:val="00BB3037"/>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BB3037"/>
    <w:rPr>
      <w:rFonts w:ascii="Arial" w:hAnsi="Arial"/>
      <w:sz w:val="20"/>
      <w:szCs w:val="20"/>
    </w:rPr>
  </w:style>
  <w:style w:type="character" w:styleId="Refdenotaderodap">
    <w:name w:val="footnote reference"/>
    <w:basedOn w:val="Fontepargpadro"/>
    <w:uiPriority w:val="99"/>
    <w:semiHidden/>
    <w:unhideWhenUsed/>
    <w:rsid w:val="00BB3037"/>
    <w:rPr>
      <w:vertAlign w:val="superscript"/>
    </w:rPr>
  </w:style>
  <w:style w:type="character" w:customStyle="1" w:styleId="MenoPendente1">
    <w:name w:val="Menção Pendente1"/>
    <w:basedOn w:val="Fontepargpadro"/>
    <w:uiPriority w:val="99"/>
    <w:semiHidden/>
    <w:unhideWhenUsed/>
    <w:rsid w:val="00C712D6"/>
    <w:rPr>
      <w:color w:val="605E5C"/>
      <w:shd w:val="clear" w:color="auto" w:fill="E1DFDD"/>
    </w:rPr>
  </w:style>
  <w:style w:type="character" w:customStyle="1" w:styleId="apple-converted-space">
    <w:name w:val="apple-converted-space"/>
    <w:basedOn w:val="Fontepargpadro"/>
    <w:rsid w:val="001C13F7"/>
  </w:style>
  <w:style w:type="table" w:styleId="TabelaSimples2">
    <w:name w:val="Plain Table 2"/>
    <w:basedOn w:val="Tabelanormal"/>
    <w:uiPriority w:val="42"/>
    <w:rsid w:val="00C27E3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elacomgrade">
    <w:name w:val="Table Grid"/>
    <w:basedOn w:val="Tabelanormal"/>
    <w:uiPriority w:val="39"/>
    <w:rsid w:val="00E61D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ss-1jxf684">
    <w:name w:val="css-1jxf684"/>
    <w:basedOn w:val="Fontepargpadro"/>
    <w:rsid w:val="004831FD"/>
  </w:style>
  <w:style w:type="character" w:customStyle="1" w:styleId="MenoPendente2">
    <w:name w:val="Menção Pendente2"/>
    <w:basedOn w:val="Fontepargpadro"/>
    <w:uiPriority w:val="99"/>
    <w:semiHidden/>
    <w:unhideWhenUsed/>
    <w:rsid w:val="00661914"/>
    <w:rPr>
      <w:color w:val="605E5C"/>
      <w:shd w:val="clear" w:color="auto" w:fill="E1DFDD"/>
    </w:rPr>
  </w:style>
  <w:style w:type="character" w:styleId="TextodoEspaoReservado">
    <w:name w:val="Placeholder Text"/>
    <w:basedOn w:val="Fontepargpadro"/>
    <w:uiPriority w:val="99"/>
    <w:semiHidden/>
    <w:rsid w:val="00DF2DF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415314">
      <w:bodyDiv w:val="1"/>
      <w:marLeft w:val="0"/>
      <w:marRight w:val="0"/>
      <w:marTop w:val="0"/>
      <w:marBottom w:val="0"/>
      <w:divBdr>
        <w:top w:val="none" w:sz="0" w:space="0" w:color="auto"/>
        <w:left w:val="none" w:sz="0" w:space="0" w:color="auto"/>
        <w:bottom w:val="none" w:sz="0" w:space="0" w:color="auto"/>
        <w:right w:val="none" w:sz="0" w:space="0" w:color="auto"/>
      </w:divBdr>
    </w:div>
    <w:div w:id="42559241">
      <w:bodyDiv w:val="1"/>
      <w:marLeft w:val="0"/>
      <w:marRight w:val="0"/>
      <w:marTop w:val="0"/>
      <w:marBottom w:val="0"/>
      <w:divBdr>
        <w:top w:val="none" w:sz="0" w:space="0" w:color="auto"/>
        <w:left w:val="none" w:sz="0" w:space="0" w:color="auto"/>
        <w:bottom w:val="none" w:sz="0" w:space="0" w:color="auto"/>
        <w:right w:val="none" w:sz="0" w:space="0" w:color="auto"/>
      </w:divBdr>
    </w:div>
    <w:div w:id="46421730">
      <w:bodyDiv w:val="1"/>
      <w:marLeft w:val="0"/>
      <w:marRight w:val="0"/>
      <w:marTop w:val="0"/>
      <w:marBottom w:val="0"/>
      <w:divBdr>
        <w:top w:val="none" w:sz="0" w:space="0" w:color="auto"/>
        <w:left w:val="none" w:sz="0" w:space="0" w:color="auto"/>
        <w:bottom w:val="none" w:sz="0" w:space="0" w:color="auto"/>
        <w:right w:val="none" w:sz="0" w:space="0" w:color="auto"/>
      </w:divBdr>
    </w:div>
    <w:div w:id="48695002">
      <w:bodyDiv w:val="1"/>
      <w:marLeft w:val="0"/>
      <w:marRight w:val="0"/>
      <w:marTop w:val="0"/>
      <w:marBottom w:val="0"/>
      <w:divBdr>
        <w:top w:val="none" w:sz="0" w:space="0" w:color="auto"/>
        <w:left w:val="none" w:sz="0" w:space="0" w:color="auto"/>
        <w:bottom w:val="none" w:sz="0" w:space="0" w:color="auto"/>
        <w:right w:val="none" w:sz="0" w:space="0" w:color="auto"/>
      </w:divBdr>
    </w:div>
    <w:div w:id="91367121">
      <w:bodyDiv w:val="1"/>
      <w:marLeft w:val="0"/>
      <w:marRight w:val="0"/>
      <w:marTop w:val="0"/>
      <w:marBottom w:val="0"/>
      <w:divBdr>
        <w:top w:val="none" w:sz="0" w:space="0" w:color="auto"/>
        <w:left w:val="none" w:sz="0" w:space="0" w:color="auto"/>
        <w:bottom w:val="none" w:sz="0" w:space="0" w:color="auto"/>
        <w:right w:val="none" w:sz="0" w:space="0" w:color="auto"/>
      </w:divBdr>
    </w:div>
    <w:div w:id="94643342">
      <w:bodyDiv w:val="1"/>
      <w:marLeft w:val="0"/>
      <w:marRight w:val="0"/>
      <w:marTop w:val="0"/>
      <w:marBottom w:val="0"/>
      <w:divBdr>
        <w:top w:val="none" w:sz="0" w:space="0" w:color="auto"/>
        <w:left w:val="none" w:sz="0" w:space="0" w:color="auto"/>
        <w:bottom w:val="none" w:sz="0" w:space="0" w:color="auto"/>
        <w:right w:val="none" w:sz="0" w:space="0" w:color="auto"/>
      </w:divBdr>
    </w:div>
    <w:div w:id="114952303">
      <w:bodyDiv w:val="1"/>
      <w:marLeft w:val="0"/>
      <w:marRight w:val="0"/>
      <w:marTop w:val="0"/>
      <w:marBottom w:val="0"/>
      <w:divBdr>
        <w:top w:val="none" w:sz="0" w:space="0" w:color="auto"/>
        <w:left w:val="none" w:sz="0" w:space="0" w:color="auto"/>
        <w:bottom w:val="none" w:sz="0" w:space="0" w:color="auto"/>
        <w:right w:val="none" w:sz="0" w:space="0" w:color="auto"/>
      </w:divBdr>
    </w:div>
    <w:div w:id="172889242">
      <w:bodyDiv w:val="1"/>
      <w:marLeft w:val="0"/>
      <w:marRight w:val="0"/>
      <w:marTop w:val="0"/>
      <w:marBottom w:val="0"/>
      <w:divBdr>
        <w:top w:val="none" w:sz="0" w:space="0" w:color="auto"/>
        <w:left w:val="none" w:sz="0" w:space="0" w:color="auto"/>
        <w:bottom w:val="none" w:sz="0" w:space="0" w:color="auto"/>
        <w:right w:val="none" w:sz="0" w:space="0" w:color="auto"/>
      </w:divBdr>
    </w:div>
    <w:div w:id="174537717">
      <w:bodyDiv w:val="1"/>
      <w:marLeft w:val="0"/>
      <w:marRight w:val="0"/>
      <w:marTop w:val="0"/>
      <w:marBottom w:val="0"/>
      <w:divBdr>
        <w:top w:val="none" w:sz="0" w:space="0" w:color="auto"/>
        <w:left w:val="none" w:sz="0" w:space="0" w:color="auto"/>
        <w:bottom w:val="none" w:sz="0" w:space="0" w:color="auto"/>
        <w:right w:val="none" w:sz="0" w:space="0" w:color="auto"/>
      </w:divBdr>
    </w:div>
    <w:div w:id="195386349">
      <w:bodyDiv w:val="1"/>
      <w:marLeft w:val="0"/>
      <w:marRight w:val="0"/>
      <w:marTop w:val="0"/>
      <w:marBottom w:val="0"/>
      <w:divBdr>
        <w:top w:val="none" w:sz="0" w:space="0" w:color="auto"/>
        <w:left w:val="none" w:sz="0" w:space="0" w:color="auto"/>
        <w:bottom w:val="none" w:sz="0" w:space="0" w:color="auto"/>
        <w:right w:val="none" w:sz="0" w:space="0" w:color="auto"/>
      </w:divBdr>
      <w:divsChild>
        <w:div w:id="129439319">
          <w:marLeft w:val="1267"/>
          <w:marRight w:val="0"/>
          <w:marTop w:val="86"/>
          <w:marBottom w:val="0"/>
          <w:divBdr>
            <w:top w:val="none" w:sz="0" w:space="0" w:color="auto"/>
            <w:left w:val="none" w:sz="0" w:space="0" w:color="auto"/>
            <w:bottom w:val="none" w:sz="0" w:space="0" w:color="auto"/>
            <w:right w:val="none" w:sz="0" w:space="0" w:color="auto"/>
          </w:divBdr>
        </w:div>
        <w:div w:id="569660799">
          <w:marLeft w:val="547"/>
          <w:marRight w:val="0"/>
          <w:marTop w:val="0"/>
          <w:marBottom w:val="0"/>
          <w:divBdr>
            <w:top w:val="none" w:sz="0" w:space="0" w:color="auto"/>
            <w:left w:val="none" w:sz="0" w:space="0" w:color="auto"/>
            <w:bottom w:val="none" w:sz="0" w:space="0" w:color="auto"/>
            <w:right w:val="none" w:sz="0" w:space="0" w:color="auto"/>
          </w:divBdr>
        </w:div>
        <w:div w:id="700935265">
          <w:marLeft w:val="1267"/>
          <w:marRight w:val="0"/>
          <w:marTop w:val="86"/>
          <w:marBottom w:val="0"/>
          <w:divBdr>
            <w:top w:val="none" w:sz="0" w:space="0" w:color="auto"/>
            <w:left w:val="none" w:sz="0" w:space="0" w:color="auto"/>
            <w:bottom w:val="none" w:sz="0" w:space="0" w:color="auto"/>
            <w:right w:val="none" w:sz="0" w:space="0" w:color="auto"/>
          </w:divBdr>
        </w:div>
        <w:div w:id="978925220">
          <w:marLeft w:val="1267"/>
          <w:marRight w:val="0"/>
          <w:marTop w:val="86"/>
          <w:marBottom w:val="0"/>
          <w:divBdr>
            <w:top w:val="none" w:sz="0" w:space="0" w:color="auto"/>
            <w:left w:val="none" w:sz="0" w:space="0" w:color="auto"/>
            <w:bottom w:val="none" w:sz="0" w:space="0" w:color="auto"/>
            <w:right w:val="none" w:sz="0" w:space="0" w:color="auto"/>
          </w:divBdr>
        </w:div>
        <w:div w:id="1883251374">
          <w:marLeft w:val="1267"/>
          <w:marRight w:val="0"/>
          <w:marTop w:val="86"/>
          <w:marBottom w:val="0"/>
          <w:divBdr>
            <w:top w:val="none" w:sz="0" w:space="0" w:color="auto"/>
            <w:left w:val="none" w:sz="0" w:space="0" w:color="auto"/>
            <w:bottom w:val="none" w:sz="0" w:space="0" w:color="auto"/>
            <w:right w:val="none" w:sz="0" w:space="0" w:color="auto"/>
          </w:divBdr>
        </w:div>
        <w:div w:id="2074228282">
          <w:marLeft w:val="547"/>
          <w:marRight w:val="0"/>
          <w:marTop w:val="0"/>
          <w:marBottom w:val="0"/>
          <w:divBdr>
            <w:top w:val="none" w:sz="0" w:space="0" w:color="auto"/>
            <w:left w:val="none" w:sz="0" w:space="0" w:color="auto"/>
            <w:bottom w:val="none" w:sz="0" w:space="0" w:color="auto"/>
            <w:right w:val="none" w:sz="0" w:space="0" w:color="auto"/>
          </w:divBdr>
        </w:div>
      </w:divsChild>
    </w:div>
    <w:div w:id="213781113">
      <w:bodyDiv w:val="1"/>
      <w:marLeft w:val="0"/>
      <w:marRight w:val="0"/>
      <w:marTop w:val="0"/>
      <w:marBottom w:val="0"/>
      <w:divBdr>
        <w:top w:val="none" w:sz="0" w:space="0" w:color="auto"/>
        <w:left w:val="none" w:sz="0" w:space="0" w:color="auto"/>
        <w:bottom w:val="none" w:sz="0" w:space="0" w:color="auto"/>
        <w:right w:val="none" w:sz="0" w:space="0" w:color="auto"/>
      </w:divBdr>
      <w:divsChild>
        <w:div w:id="208152956">
          <w:marLeft w:val="0"/>
          <w:marRight w:val="0"/>
          <w:marTop w:val="0"/>
          <w:marBottom w:val="0"/>
          <w:divBdr>
            <w:top w:val="single" w:sz="2" w:space="0" w:color="000000"/>
            <w:left w:val="single" w:sz="2" w:space="0" w:color="000000"/>
            <w:bottom w:val="single" w:sz="2" w:space="0" w:color="000000"/>
            <w:right w:val="single" w:sz="2" w:space="0" w:color="000000"/>
          </w:divBdr>
        </w:div>
        <w:div w:id="164083732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28031937">
      <w:bodyDiv w:val="1"/>
      <w:marLeft w:val="0"/>
      <w:marRight w:val="0"/>
      <w:marTop w:val="0"/>
      <w:marBottom w:val="0"/>
      <w:divBdr>
        <w:top w:val="none" w:sz="0" w:space="0" w:color="auto"/>
        <w:left w:val="none" w:sz="0" w:space="0" w:color="auto"/>
        <w:bottom w:val="none" w:sz="0" w:space="0" w:color="auto"/>
        <w:right w:val="none" w:sz="0" w:space="0" w:color="auto"/>
      </w:divBdr>
    </w:div>
    <w:div w:id="245967559">
      <w:bodyDiv w:val="1"/>
      <w:marLeft w:val="0"/>
      <w:marRight w:val="0"/>
      <w:marTop w:val="0"/>
      <w:marBottom w:val="0"/>
      <w:divBdr>
        <w:top w:val="none" w:sz="0" w:space="0" w:color="auto"/>
        <w:left w:val="none" w:sz="0" w:space="0" w:color="auto"/>
        <w:bottom w:val="none" w:sz="0" w:space="0" w:color="auto"/>
        <w:right w:val="none" w:sz="0" w:space="0" w:color="auto"/>
      </w:divBdr>
    </w:div>
    <w:div w:id="313340656">
      <w:bodyDiv w:val="1"/>
      <w:marLeft w:val="0"/>
      <w:marRight w:val="0"/>
      <w:marTop w:val="0"/>
      <w:marBottom w:val="0"/>
      <w:divBdr>
        <w:top w:val="none" w:sz="0" w:space="0" w:color="auto"/>
        <w:left w:val="none" w:sz="0" w:space="0" w:color="auto"/>
        <w:bottom w:val="none" w:sz="0" w:space="0" w:color="auto"/>
        <w:right w:val="none" w:sz="0" w:space="0" w:color="auto"/>
      </w:divBdr>
    </w:div>
    <w:div w:id="314336542">
      <w:bodyDiv w:val="1"/>
      <w:marLeft w:val="0"/>
      <w:marRight w:val="0"/>
      <w:marTop w:val="0"/>
      <w:marBottom w:val="0"/>
      <w:divBdr>
        <w:top w:val="none" w:sz="0" w:space="0" w:color="auto"/>
        <w:left w:val="none" w:sz="0" w:space="0" w:color="auto"/>
        <w:bottom w:val="none" w:sz="0" w:space="0" w:color="auto"/>
        <w:right w:val="none" w:sz="0" w:space="0" w:color="auto"/>
      </w:divBdr>
    </w:div>
    <w:div w:id="322243488">
      <w:bodyDiv w:val="1"/>
      <w:marLeft w:val="0"/>
      <w:marRight w:val="0"/>
      <w:marTop w:val="0"/>
      <w:marBottom w:val="0"/>
      <w:divBdr>
        <w:top w:val="none" w:sz="0" w:space="0" w:color="auto"/>
        <w:left w:val="none" w:sz="0" w:space="0" w:color="auto"/>
        <w:bottom w:val="none" w:sz="0" w:space="0" w:color="auto"/>
        <w:right w:val="none" w:sz="0" w:space="0" w:color="auto"/>
      </w:divBdr>
    </w:div>
    <w:div w:id="338315724">
      <w:bodyDiv w:val="1"/>
      <w:marLeft w:val="0"/>
      <w:marRight w:val="0"/>
      <w:marTop w:val="0"/>
      <w:marBottom w:val="0"/>
      <w:divBdr>
        <w:top w:val="none" w:sz="0" w:space="0" w:color="auto"/>
        <w:left w:val="none" w:sz="0" w:space="0" w:color="auto"/>
        <w:bottom w:val="none" w:sz="0" w:space="0" w:color="auto"/>
        <w:right w:val="none" w:sz="0" w:space="0" w:color="auto"/>
      </w:divBdr>
    </w:div>
    <w:div w:id="372924768">
      <w:bodyDiv w:val="1"/>
      <w:marLeft w:val="0"/>
      <w:marRight w:val="0"/>
      <w:marTop w:val="0"/>
      <w:marBottom w:val="0"/>
      <w:divBdr>
        <w:top w:val="none" w:sz="0" w:space="0" w:color="auto"/>
        <w:left w:val="none" w:sz="0" w:space="0" w:color="auto"/>
        <w:bottom w:val="none" w:sz="0" w:space="0" w:color="auto"/>
        <w:right w:val="none" w:sz="0" w:space="0" w:color="auto"/>
      </w:divBdr>
      <w:divsChild>
        <w:div w:id="29260819">
          <w:marLeft w:val="0"/>
          <w:marRight w:val="0"/>
          <w:marTop w:val="60"/>
          <w:marBottom w:val="0"/>
          <w:divBdr>
            <w:top w:val="none" w:sz="0" w:space="0" w:color="auto"/>
            <w:left w:val="none" w:sz="0" w:space="0" w:color="auto"/>
            <w:bottom w:val="none" w:sz="0" w:space="0" w:color="auto"/>
            <w:right w:val="none" w:sz="0" w:space="0" w:color="auto"/>
          </w:divBdr>
        </w:div>
        <w:div w:id="149250715">
          <w:marLeft w:val="0"/>
          <w:marRight w:val="0"/>
          <w:marTop w:val="60"/>
          <w:marBottom w:val="0"/>
          <w:divBdr>
            <w:top w:val="none" w:sz="0" w:space="0" w:color="auto"/>
            <w:left w:val="none" w:sz="0" w:space="0" w:color="auto"/>
            <w:bottom w:val="none" w:sz="0" w:space="0" w:color="auto"/>
            <w:right w:val="none" w:sz="0" w:space="0" w:color="auto"/>
          </w:divBdr>
        </w:div>
        <w:div w:id="157770056">
          <w:marLeft w:val="0"/>
          <w:marRight w:val="0"/>
          <w:marTop w:val="60"/>
          <w:marBottom w:val="0"/>
          <w:divBdr>
            <w:top w:val="none" w:sz="0" w:space="0" w:color="auto"/>
            <w:left w:val="none" w:sz="0" w:space="0" w:color="auto"/>
            <w:bottom w:val="none" w:sz="0" w:space="0" w:color="auto"/>
            <w:right w:val="none" w:sz="0" w:space="0" w:color="auto"/>
          </w:divBdr>
        </w:div>
        <w:div w:id="478959232">
          <w:marLeft w:val="0"/>
          <w:marRight w:val="0"/>
          <w:marTop w:val="60"/>
          <w:marBottom w:val="0"/>
          <w:divBdr>
            <w:top w:val="none" w:sz="0" w:space="0" w:color="auto"/>
            <w:left w:val="none" w:sz="0" w:space="0" w:color="auto"/>
            <w:bottom w:val="none" w:sz="0" w:space="0" w:color="auto"/>
            <w:right w:val="none" w:sz="0" w:space="0" w:color="auto"/>
          </w:divBdr>
        </w:div>
        <w:div w:id="578372338">
          <w:marLeft w:val="0"/>
          <w:marRight w:val="0"/>
          <w:marTop w:val="60"/>
          <w:marBottom w:val="0"/>
          <w:divBdr>
            <w:top w:val="none" w:sz="0" w:space="0" w:color="auto"/>
            <w:left w:val="none" w:sz="0" w:space="0" w:color="auto"/>
            <w:bottom w:val="none" w:sz="0" w:space="0" w:color="auto"/>
            <w:right w:val="none" w:sz="0" w:space="0" w:color="auto"/>
          </w:divBdr>
        </w:div>
        <w:div w:id="1100950253">
          <w:marLeft w:val="0"/>
          <w:marRight w:val="0"/>
          <w:marTop w:val="60"/>
          <w:marBottom w:val="0"/>
          <w:divBdr>
            <w:top w:val="none" w:sz="0" w:space="0" w:color="auto"/>
            <w:left w:val="none" w:sz="0" w:space="0" w:color="auto"/>
            <w:bottom w:val="none" w:sz="0" w:space="0" w:color="auto"/>
            <w:right w:val="none" w:sz="0" w:space="0" w:color="auto"/>
          </w:divBdr>
        </w:div>
        <w:div w:id="1137377776">
          <w:marLeft w:val="0"/>
          <w:marRight w:val="0"/>
          <w:marTop w:val="60"/>
          <w:marBottom w:val="0"/>
          <w:divBdr>
            <w:top w:val="none" w:sz="0" w:space="0" w:color="auto"/>
            <w:left w:val="none" w:sz="0" w:space="0" w:color="auto"/>
            <w:bottom w:val="none" w:sz="0" w:space="0" w:color="auto"/>
            <w:right w:val="none" w:sz="0" w:space="0" w:color="auto"/>
          </w:divBdr>
        </w:div>
        <w:div w:id="1641611356">
          <w:marLeft w:val="0"/>
          <w:marRight w:val="0"/>
          <w:marTop w:val="60"/>
          <w:marBottom w:val="0"/>
          <w:divBdr>
            <w:top w:val="none" w:sz="0" w:space="0" w:color="auto"/>
            <w:left w:val="none" w:sz="0" w:space="0" w:color="auto"/>
            <w:bottom w:val="none" w:sz="0" w:space="0" w:color="auto"/>
            <w:right w:val="none" w:sz="0" w:space="0" w:color="auto"/>
          </w:divBdr>
        </w:div>
      </w:divsChild>
    </w:div>
    <w:div w:id="422652026">
      <w:bodyDiv w:val="1"/>
      <w:marLeft w:val="0"/>
      <w:marRight w:val="0"/>
      <w:marTop w:val="0"/>
      <w:marBottom w:val="0"/>
      <w:divBdr>
        <w:top w:val="none" w:sz="0" w:space="0" w:color="auto"/>
        <w:left w:val="none" w:sz="0" w:space="0" w:color="auto"/>
        <w:bottom w:val="none" w:sz="0" w:space="0" w:color="auto"/>
        <w:right w:val="none" w:sz="0" w:space="0" w:color="auto"/>
      </w:divBdr>
    </w:div>
    <w:div w:id="426198235">
      <w:bodyDiv w:val="1"/>
      <w:marLeft w:val="0"/>
      <w:marRight w:val="0"/>
      <w:marTop w:val="0"/>
      <w:marBottom w:val="0"/>
      <w:divBdr>
        <w:top w:val="none" w:sz="0" w:space="0" w:color="auto"/>
        <w:left w:val="none" w:sz="0" w:space="0" w:color="auto"/>
        <w:bottom w:val="none" w:sz="0" w:space="0" w:color="auto"/>
        <w:right w:val="none" w:sz="0" w:space="0" w:color="auto"/>
      </w:divBdr>
    </w:div>
    <w:div w:id="430591119">
      <w:bodyDiv w:val="1"/>
      <w:marLeft w:val="0"/>
      <w:marRight w:val="0"/>
      <w:marTop w:val="0"/>
      <w:marBottom w:val="0"/>
      <w:divBdr>
        <w:top w:val="none" w:sz="0" w:space="0" w:color="auto"/>
        <w:left w:val="none" w:sz="0" w:space="0" w:color="auto"/>
        <w:bottom w:val="none" w:sz="0" w:space="0" w:color="auto"/>
        <w:right w:val="none" w:sz="0" w:space="0" w:color="auto"/>
      </w:divBdr>
    </w:div>
    <w:div w:id="437146391">
      <w:bodyDiv w:val="1"/>
      <w:marLeft w:val="0"/>
      <w:marRight w:val="0"/>
      <w:marTop w:val="0"/>
      <w:marBottom w:val="0"/>
      <w:divBdr>
        <w:top w:val="none" w:sz="0" w:space="0" w:color="auto"/>
        <w:left w:val="none" w:sz="0" w:space="0" w:color="auto"/>
        <w:bottom w:val="none" w:sz="0" w:space="0" w:color="auto"/>
        <w:right w:val="none" w:sz="0" w:space="0" w:color="auto"/>
      </w:divBdr>
    </w:div>
    <w:div w:id="465052705">
      <w:bodyDiv w:val="1"/>
      <w:marLeft w:val="0"/>
      <w:marRight w:val="0"/>
      <w:marTop w:val="0"/>
      <w:marBottom w:val="0"/>
      <w:divBdr>
        <w:top w:val="none" w:sz="0" w:space="0" w:color="auto"/>
        <w:left w:val="none" w:sz="0" w:space="0" w:color="auto"/>
        <w:bottom w:val="none" w:sz="0" w:space="0" w:color="auto"/>
        <w:right w:val="none" w:sz="0" w:space="0" w:color="auto"/>
      </w:divBdr>
    </w:div>
    <w:div w:id="466554047">
      <w:bodyDiv w:val="1"/>
      <w:marLeft w:val="0"/>
      <w:marRight w:val="0"/>
      <w:marTop w:val="0"/>
      <w:marBottom w:val="0"/>
      <w:divBdr>
        <w:top w:val="none" w:sz="0" w:space="0" w:color="auto"/>
        <w:left w:val="none" w:sz="0" w:space="0" w:color="auto"/>
        <w:bottom w:val="none" w:sz="0" w:space="0" w:color="auto"/>
        <w:right w:val="none" w:sz="0" w:space="0" w:color="auto"/>
      </w:divBdr>
    </w:div>
    <w:div w:id="505748199">
      <w:bodyDiv w:val="1"/>
      <w:marLeft w:val="0"/>
      <w:marRight w:val="0"/>
      <w:marTop w:val="0"/>
      <w:marBottom w:val="0"/>
      <w:divBdr>
        <w:top w:val="none" w:sz="0" w:space="0" w:color="auto"/>
        <w:left w:val="none" w:sz="0" w:space="0" w:color="auto"/>
        <w:bottom w:val="none" w:sz="0" w:space="0" w:color="auto"/>
        <w:right w:val="none" w:sz="0" w:space="0" w:color="auto"/>
      </w:divBdr>
    </w:div>
    <w:div w:id="508375770">
      <w:bodyDiv w:val="1"/>
      <w:marLeft w:val="0"/>
      <w:marRight w:val="0"/>
      <w:marTop w:val="0"/>
      <w:marBottom w:val="0"/>
      <w:divBdr>
        <w:top w:val="none" w:sz="0" w:space="0" w:color="auto"/>
        <w:left w:val="none" w:sz="0" w:space="0" w:color="auto"/>
        <w:bottom w:val="none" w:sz="0" w:space="0" w:color="auto"/>
        <w:right w:val="none" w:sz="0" w:space="0" w:color="auto"/>
      </w:divBdr>
    </w:div>
    <w:div w:id="510339966">
      <w:bodyDiv w:val="1"/>
      <w:marLeft w:val="0"/>
      <w:marRight w:val="0"/>
      <w:marTop w:val="0"/>
      <w:marBottom w:val="0"/>
      <w:divBdr>
        <w:top w:val="none" w:sz="0" w:space="0" w:color="auto"/>
        <w:left w:val="none" w:sz="0" w:space="0" w:color="auto"/>
        <w:bottom w:val="none" w:sz="0" w:space="0" w:color="auto"/>
        <w:right w:val="none" w:sz="0" w:space="0" w:color="auto"/>
      </w:divBdr>
      <w:divsChild>
        <w:div w:id="186911469">
          <w:marLeft w:val="0"/>
          <w:marRight w:val="0"/>
          <w:marTop w:val="0"/>
          <w:marBottom w:val="0"/>
          <w:divBdr>
            <w:top w:val="none" w:sz="0" w:space="0" w:color="auto"/>
            <w:left w:val="none" w:sz="0" w:space="0" w:color="auto"/>
            <w:bottom w:val="none" w:sz="0" w:space="0" w:color="auto"/>
            <w:right w:val="none" w:sz="0" w:space="0" w:color="auto"/>
          </w:divBdr>
        </w:div>
      </w:divsChild>
    </w:div>
    <w:div w:id="520509262">
      <w:bodyDiv w:val="1"/>
      <w:marLeft w:val="0"/>
      <w:marRight w:val="0"/>
      <w:marTop w:val="0"/>
      <w:marBottom w:val="0"/>
      <w:divBdr>
        <w:top w:val="none" w:sz="0" w:space="0" w:color="auto"/>
        <w:left w:val="none" w:sz="0" w:space="0" w:color="auto"/>
        <w:bottom w:val="none" w:sz="0" w:space="0" w:color="auto"/>
        <w:right w:val="none" w:sz="0" w:space="0" w:color="auto"/>
      </w:divBdr>
    </w:div>
    <w:div w:id="528379654">
      <w:bodyDiv w:val="1"/>
      <w:marLeft w:val="0"/>
      <w:marRight w:val="0"/>
      <w:marTop w:val="0"/>
      <w:marBottom w:val="0"/>
      <w:divBdr>
        <w:top w:val="none" w:sz="0" w:space="0" w:color="auto"/>
        <w:left w:val="none" w:sz="0" w:space="0" w:color="auto"/>
        <w:bottom w:val="none" w:sz="0" w:space="0" w:color="auto"/>
        <w:right w:val="none" w:sz="0" w:space="0" w:color="auto"/>
      </w:divBdr>
    </w:div>
    <w:div w:id="541208686">
      <w:bodyDiv w:val="1"/>
      <w:marLeft w:val="0"/>
      <w:marRight w:val="0"/>
      <w:marTop w:val="0"/>
      <w:marBottom w:val="0"/>
      <w:divBdr>
        <w:top w:val="none" w:sz="0" w:space="0" w:color="auto"/>
        <w:left w:val="none" w:sz="0" w:space="0" w:color="auto"/>
        <w:bottom w:val="none" w:sz="0" w:space="0" w:color="auto"/>
        <w:right w:val="none" w:sz="0" w:space="0" w:color="auto"/>
      </w:divBdr>
    </w:div>
    <w:div w:id="549271937">
      <w:bodyDiv w:val="1"/>
      <w:marLeft w:val="0"/>
      <w:marRight w:val="0"/>
      <w:marTop w:val="0"/>
      <w:marBottom w:val="0"/>
      <w:divBdr>
        <w:top w:val="none" w:sz="0" w:space="0" w:color="auto"/>
        <w:left w:val="none" w:sz="0" w:space="0" w:color="auto"/>
        <w:bottom w:val="none" w:sz="0" w:space="0" w:color="auto"/>
        <w:right w:val="none" w:sz="0" w:space="0" w:color="auto"/>
      </w:divBdr>
    </w:div>
    <w:div w:id="555632160">
      <w:bodyDiv w:val="1"/>
      <w:marLeft w:val="0"/>
      <w:marRight w:val="0"/>
      <w:marTop w:val="0"/>
      <w:marBottom w:val="0"/>
      <w:divBdr>
        <w:top w:val="none" w:sz="0" w:space="0" w:color="auto"/>
        <w:left w:val="none" w:sz="0" w:space="0" w:color="auto"/>
        <w:bottom w:val="none" w:sz="0" w:space="0" w:color="auto"/>
        <w:right w:val="none" w:sz="0" w:space="0" w:color="auto"/>
      </w:divBdr>
    </w:div>
    <w:div w:id="579949853">
      <w:bodyDiv w:val="1"/>
      <w:marLeft w:val="0"/>
      <w:marRight w:val="0"/>
      <w:marTop w:val="0"/>
      <w:marBottom w:val="0"/>
      <w:divBdr>
        <w:top w:val="none" w:sz="0" w:space="0" w:color="auto"/>
        <w:left w:val="none" w:sz="0" w:space="0" w:color="auto"/>
        <w:bottom w:val="none" w:sz="0" w:space="0" w:color="auto"/>
        <w:right w:val="none" w:sz="0" w:space="0" w:color="auto"/>
      </w:divBdr>
    </w:div>
    <w:div w:id="591398648">
      <w:bodyDiv w:val="1"/>
      <w:marLeft w:val="0"/>
      <w:marRight w:val="0"/>
      <w:marTop w:val="0"/>
      <w:marBottom w:val="0"/>
      <w:divBdr>
        <w:top w:val="none" w:sz="0" w:space="0" w:color="auto"/>
        <w:left w:val="none" w:sz="0" w:space="0" w:color="auto"/>
        <w:bottom w:val="none" w:sz="0" w:space="0" w:color="auto"/>
        <w:right w:val="none" w:sz="0" w:space="0" w:color="auto"/>
      </w:divBdr>
    </w:div>
    <w:div w:id="634943167">
      <w:bodyDiv w:val="1"/>
      <w:marLeft w:val="0"/>
      <w:marRight w:val="0"/>
      <w:marTop w:val="0"/>
      <w:marBottom w:val="0"/>
      <w:divBdr>
        <w:top w:val="none" w:sz="0" w:space="0" w:color="auto"/>
        <w:left w:val="none" w:sz="0" w:space="0" w:color="auto"/>
        <w:bottom w:val="none" w:sz="0" w:space="0" w:color="auto"/>
        <w:right w:val="none" w:sz="0" w:space="0" w:color="auto"/>
      </w:divBdr>
    </w:div>
    <w:div w:id="703094400">
      <w:bodyDiv w:val="1"/>
      <w:marLeft w:val="0"/>
      <w:marRight w:val="0"/>
      <w:marTop w:val="0"/>
      <w:marBottom w:val="0"/>
      <w:divBdr>
        <w:top w:val="none" w:sz="0" w:space="0" w:color="auto"/>
        <w:left w:val="none" w:sz="0" w:space="0" w:color="auto"/>
        <w:bottom w:val="none" w:sz="0" w:space="0" w:color="auto"/>
        <w:right w:val="none" w:sz="0" w:space="0" w:color="auto"/>
      </w:divBdr>
    </w:div>
    <w:div w:id="705060429">
      <w:bodyDiv w:val="1"/>
      <w:marLeft w:val="0"/>
      <w:marRight w:val="0"/>
      <w:marTop w:val="0"/>
      <w:marBottom w:val="0"/>
      <w:divBdr>
        <w:top w:val="none" w:sz="0" w:space="0" w:color="auto"/>
        <w:left w:val="none" w:sz="0" w:space="0" w:color="auto"/>
        <w:bottom w:val="none" w:sz="0" w:space="0" w:color="auto"/>
        <w:right w:val="none" w:sz="0" w:space="0" w:color="auto"/>
      </w:divBdr>
    </w:div>
    <w:div w:id="711150116">
      <w:bodyDiv w:val="1"/>
      <w:marLeft w:val="0"/>
      <w:marRight w:val="0"/>
      <w:marTop w:val="0"/>
      <w:marBottom w:val="0"/>
      <w:divBdr>
        <w:top w:val="none" w:sz="0" w:space="0" w:color="auto"/>
        <w:left w:val="none" w:sz="0" w:space="0" w:color="auto"/>
        <w:bottom w:val="none" w:sz="0" w:space="0" w:color="auto"/>
        <w:right w:val="none" w:sz="0" w:space="0" w:color="auto"/>
      </w:divBdr>
    </w:div>
    <w:div w:id="762381305">
      <w:bodyDiv w:val="1"/>
      <w:marLeft w:val="0"/>
      <w:marRight w:val="0"/>
      <w:marTop w:val="0"/>
      <w:marBottom w:val="0"/>
      <w:divBdr>
        <w:top w:val="none" w:sz="0" w:space="0" w:color="auto"/>
        <w:left w:val="none" w:sz="0" w:space="0" w:color="auto"/>
        <w:bottom w:val="none" w:sz="0" w:space="0" w:color="auto"/>
        <w:right w:val="none" w:sz="0" w:space="0" w:color="auto"/>
      </w:divBdr>
    </w:div>
    <w:div w:id="797796917">
      <w:bodyDiv w:val="1"/>
      <w:marLeft w:val="0"/>
      <w:marRight w:val="0"/>
      <w:marTop w:val="0"/>
      <w:marBottom w:val="0"/>
      <w:divBdr>
        <w:top w:val="none" w:sz="0" w:space="0" w:color="auto"/>
        <w:left w:val="none" w:sz="0" w:space="0" w:color="auto"/>
        <w:bottom w:val="none" w:sz="0" w:space="0" w:color="auto"/>
        <w:right w:val="none" w:sz="0" w:space="0" w:color="auto"/>
      </w:divBdr>
    </w:div>
    <w:div w:id="807285334">
      <w:bodyDiv w:val="1"/>
      <w:marLeft w:val="0"/>
      <w:marRight w:val="0"/>
      <w:marTop w:val="0"/>
      <w:marBottom w:val="0"/>
      <w:divBdr>
        <w:top w:val="none" w:sz="0" w:space="0" w:color="auto"/>
        <w:left w:val="none" w:sz="0" w:space="0" w:color="auto"/>
        <w:bottom w:val="none" w:sz="0" w:space="0" w:color="auto"/>
        <w:right w:val="none" w:sz="0" w:space="0" w:color="auto"/>
      </w:divBdr>
    </w:div>
    <w:div w:id="838077204">
      <w:bodyDiv w:val="1"/>
      <w:marLeft w:val="0"/>
      <w:marRight w:val="0"/>
      <w:marTop w:val="0"/>
      <w:marBottom w:val="0"/>
      <w:divBdr>
        <w:top w:val="none" w:sz="0" w:space="0" w:color="auto"/>
        <w:left w:val="none" w:sz="0" w:space="0" w:color="auto"/>
        <w:bottom w:val="none" w:sz="0" w:space="0" w:color="auto"/>
        <w:right w:val="none" w:sz="0" w:space="0" w:color="auto"/>
      </w:divBdr>
    </w:div>
    <w:div w:id="844831999">
      <w:bodyDiv w:val="1"/>
      <w:marLeft w:val="0"/>
      <w:marRight w:val="0"/>
      <w:marTop w:val="0"/>
      <w:marBottom w:val="0"/>
      <w:divBdr>
        <w:top w:val="none" w:sz="0" w:space="0" w:color="auto"/>
        <w:left w:val="none" w:sz="0" w:space="0" w:color="auto"/>
        <w:bottom w:val="none" w:sz="0" w:space="0" w:color="auto"/>
        <w:right w:val="none" w:sz="0" w:space="0" w:color="auto"/>
      </w:divBdr>
    </w:div>
    <w:div w:id="861088287">
      <w:bodyDiv w:val="1"/>
      <w:marLeft w:val="0"/>
      <w:marRight w:val="0"/>
      <w:marTop w:val="0"/>
      <w:marBottom w:val="0"/>
      <w:divBdr>
        <w:top w:val="none" w:sz="0" w:space="0" w:color="auto"/>
        <w:left w:val="none" w:sz="0" w:space="0" w:color="auto"/>
        <w:bottom w:val="none" w:sz="0" w:space="0" w:color="auto"/>
        <w:right w:val="none" w:sz="0" w:space="0" w:color="auto"/>
      </w:divBdr>
    </w:div>
    <w:div w:id="863128465">
      <w:bodyDiv w:val="1"/>
      <w:marLeft w:val="0"/>
      <w:marRight w:val="0"/>
      <w:marTop w:val="0"/>
      <w:marBottom w:val="0"/>
      <w:divBdr>
        <w:top w:val="none" w:sz="0" w:space="0" w:color="auto"/>
        <w:left w:val="none" w:sz="0" w:space="0" w:color="auto"/>
        <w:bottom w:val="none" w:sz="0" w:space="0" w:color="auto"/>
        <w:right w:val="none" w:sz="0" w:space="0" w:color="auto"/>
      </w:divBdr>
    </w:div>
    <w:div w:id="935022185">
      <w:bodyDiv w:val="1"/>
      <w:marLeft w:val="0"/>
      <w:marRight w:val="0"/>
      <w:marTop w:val="0"/>
      <w:marBottom w:val="0"/>
      <w:divBdr>
        <w:top w:val="none" w:sz="0" w:space="0" w:color="auto"/>
        <w:left w:val="none" w:sz="0" w:space="0" w:color="auto"/>
        <w:bottom w:val="none" w:sz="0" w:space="0" w:color="auto"/>
        <w:right w:val="none" w:sz="0" w:space="0" w:color="auto"/>
      </w:divBdr>
    </w:div>
    <w:div w:id="941382328">
      <w:bodyDiv w:val="1"/>
      <w:marLeft w:val="0"/>
      <w:marRight w:val="0"/>
      <w:marTop w:val="0"/>
      <w:marBottom w:val="0"/>
      <w:divBdr>
        <w:top w:val="none" w:sz="0" w:space="0" w:color="auto"/>
        <w:left w:val="none" w:sz="0" w:space="0" w:color="auto"/>
        <w:bottom w:val="none" w:sz="0" w:space="0" w:color="auto"/>
        <w:right w:val="none" w:sz="0" w:space="0" w:color="auto"/>
      </w:divBdr>
    </w:div>
    <w:div w:id="951981081">
      <w:bodyDiv w:val="1"/>
      <w:marLeft w:val="0"/>
      <w:marRight w:val="0"/>
      <w:marTop w:val="0"/>
      <w:marBottom w:val="0"/>
      <w:divBdr>
        <w:top w:val="none" w:sz="0" w:space="0" w:color="auto"/>
        <w:left w:val="none" w:sz="0" w:space="0" w:color="auto"/>
        <w:bottom w:val="none" w:sz="0" w:space="0" w:color="auto"/>
        <w:right w:val="none" w:sz="0" w:space="0" w:color="auto"/>
      </w:divBdr>
    </w:div>
    <w:div w:id="953366735">
      <w:bodyDiv w:val="1"/>
      <w:marLeft w:val="0"/>
      <w:marRight w:val="0"/>
      <w:marTop w:val="0"/>
      <w:marBottom w:val="0"/>
      <w:divBdr>
        <w:top w:val="none" w:sz="0" w:space="0" w:color="auto"/>
        <w:left w:val="none" w:sz="0" w:space="0" w:color="auto"/>
        <w:bottom w:val="none" w:sz="0" w:space="0" w:color="auto"/>
        <w:right w:val="none" w:sz="0" w:space="0" w:color="auto"/>
      </w:divBdr>
    </w:div>
    <w:div w:id="953555588">
      <w:bodyDiv w:val="1"/>
      <w:marLeft w:val="0"/>
      <w:marRight w:val="0"/>
      <w:marTop w:val="0"/>
      <w:marBottom w:val="0"/>
      <w:divBdr>
        <w:top w:val="none" w:sz="0" w:space="0" w:color="auto"/>
        <w:left w:val="none" w:sz="0" w:space="0" w:color="auto"/>
        <w:bottom w:val="none" w:sz="0" w:space="0" w:color="auto"/>
        <w:right w:val="none" w:sz="0" w:space="0" w:color="auto"/>
      </w:divBdr>
    </w:div>
    <w:div w:id="1001542244">
      <w:bodyDiv w:val="1"/>
      <w:marLeft w:val="0"/>
      <w:marRight w:val="0"/>
      <w:marTop w:val="0"/>
      <w:marBottom w:val="0"/>
      <w:divBdr>
        <w:top w:val="none" w:sz="0" w:space="0" w:color="auto"/>
        <w:left w:val="none" w:sz="0" w:space="0" w:color="auto"/>
        <w:bottom w:val="none" w:sz="0" w:space="0" w:color="auto"/>
        <w:right w:val="none" w:sz="0" w:space="0" w:color="auto"/>
      </w:divBdr>
      <w:divsChild>
        <w:div w:id="329410705">
          <w:marLeft w:val="0"/>
          <w:marRight w:val="0"/>
          <w:marTop w:val="0"/>
          <w:marBottom w:val="0"/>
          <w:divBdr>
            <w:top w:val="none" w:sz="0" w:space="0" w:color="auto"/>
            <w:left w:val="none" w:sz="0" w:space="0" w:color="auto"/>
            <w:bottom w:val="none" w:sz="0" w:space="0" w:color="auto"/>
            <w:right w:val="none" w:sz="0" w:space="0" w:color="auto"/>
          </w:divBdr>
        </w:div>
      </w:divsChild>
    </w:div>
    <w:div w:id="1017542607">
      <w:bodyDiv w:val="1"/>
      <w:marLeft w:val="0"/>
      <w:marRight w:val="0"/>
      <w:marTop w:val="0"/>
      <w:marBottom w:val="0"/>
      <w:divBdr>
        <w:top w:val="none" w:sz="0" w:space="0" w:color="auto"/>
        <w:left w:val="none" w:sz="0" w:space="0" w:color="auto"/>
        <w:bottom w:val="none" w:sz="0" w:space="0" w:color="auto"/>
        <w:right w:val="none" w:sz="0" w:space="0" w:color="auto"/>
      </w:divBdr>
    </w:div>
    <w:div w:id="1047099051">
      <w:bodyDiv w:val="1"/>
      <w:marLeft w:val="0"/>
      <w:marRight w:val="0"/>
      <w:marTop w:val="0"/>
      <w:marBottom w:val="0"/>
      <w:divBdr>
        <w:top w:val="none" w:sz="0" w:space="0" w:color="auto"/>
        <w:left w:val="none" w:sz="0" w:space="0" w:color="auto"/>
        <w:bottom w:val="none" w:sz="0" w:space="0" w:color="auto"/>
        <w:right w:val="none" w:sz="0" w:space="0" w:color="auto"/>
      </w:divBdr>
    </w:div>
    <w:div w:id="1132864872">
      <w:bodyDiv w:val="1"/>
      <w:marLeft w:val="0"/>
      <w:marRight w:val="0"/>
      <w:marTop w:val="0"/>
      <w:marBottom w:val="0"/>
      <w:divBdr>
        <w:top w:val="none" w:sz="0" w:space="0" w:color="auto"/>
        <w:left w:val="none" w:sz="0" w:space="0" w:color="auto"/>
        <w:bottom w:val="none" w:sz="0" w:space="0" w:color="auto"/>
        <w:right w:val="none" w:sz="0" w:space="0" w:color="auto"/>
      </w:divBdr>
    </w:div>
    <w:div w:id="1173569480">
      <w:bodyDiv w:val="1"/>
      <w:marLeft w:val="0"/>
      <w:marRight w:val="0"/>
      <w:marTop w:val="0"/>
      <w:marBottom w:val="0"/>
      <w:divBdr>
        <w:top w:val="none" w:sz="0" w:space="0" w:color="auto"/>
        <w:left w:val="none" w:sz="0" w:space="0" w:color="auto"/>
        <w:bottom w:val="none" w:sz="0" w:space="0" w:color="auto"/>
        <w:right w:val="none" w:sz="0" w:space="0" w:color="auto"/>
      </w:divBdr>
    </w:div>
    <w:div w:id="1228227921">
      <w:bodyDiv w:val="1"/>
      <w:marLeft w:val="0"/>
      <w:marRight w:val="0"/>
      <w:marTop w:val="0"/>
      <w:marBottom w:val="0"/>
      <w:divBdr>
        <w:top w:val="none" w:sz="0" w:space="0" w:color="auto"/>
        <w:left w:val="none" w:sz="0" w:space="0" w:color="auto"/>
        <w:bottom w:val="none" w:sz="0" w:space="0" w:color="auto"/>
        <w:right w:val="none" w:sz="0" w:space="0" w:color="auto"/>
      </w:divBdr>
    </w:div>
    <w:div w:id="1231114616">
      <w:bodyDiv w:val="1"/>
      <w:marLeft w:val="0"/>
      <w:marRight w:val="0"/>
      <w:marTop w:val="0"/>
      <w:marBottom w:val="0"/>
      <w:divBdr>
        <w:top w:val="none" w:sz="0" w:space="0" w:color="auto"/>
        <w:left w:val="none" w:sz="0" w:space="0" w:color="auto"/>
        <w:bottom w:val="none" w:sz="0" w:space="0" w:color="auto"/>
        <w:right w:val="none" w:sz="0" w:space="0" w:color="auto"/>
      </w:divBdr>
    </w:div>
    <w:div w:id="1314985626">
      <w:bodyDiv w:val="1"/>
      <w:marLeft w:val="0"/>
      <w:marRight w:val="0"/>
      <w:marTop w:val="0"/>
      <w:marBottom w:val="0"/>
      <w:divBdr>
        <w:top w:val="none" w:sz="0" w:space="0" w:color="auto"/>
        <w:left w:val="none" w:sz="0" w:space="0" w:color="auto"/>
        <w:bottom w:val="none" w:sz="0" w:space="0" w:color="auto"/>
        <w:right w:val="none" w:sz="0" w:space="0" w:color="auto"/>
      </w:divBdr>
      <w:divsChild>
        <w:div w:id="232084367">
          <w:marLeft w:val="0"/>
          <w:marRight w:val="0"/>
          <w:marTop w:val="312"/>
          <w:marBottom w:val="144"/>
          <w:divBdr>
            <w:top w:val="single" w:sz="2" w:space="0" w:color="000000"/>
            <w:left w:val="single" w:sz="2" w:space="0" w:color="000000"/>
            <w:bottom w:val="single" w:sz="2" w:space="0" w:color="000000"/>
            <w:right w:val="single" w:sz="2" w:space="0" w:color="000000"/>
          </w:divBdr>
        </w:div>
        <w:div w:id="626468592">
          <w:marLeft w:val="0"/>
          <w:marRight w:val="0"/>
          <w:marTop w:val="0"/>
          <w:marBottom w:val="0"/>
          <w:divBdr>
            <w:top w:val="single" w:sz="2" w:space="0" w:color="000000"/>
            <w:left w:val="single" w:sz="2" w:space="0" w:color="000000"/>
            <w:bottom w:val="single" w:sz="2" w:space="12" w:color="000000"/>
            <w:right w:val="single" w:sz="2" w:space="0" w:color="000000"/>
          </w:divBdr>
          <w:divsChild>
            <w:div w:id="131101552">
              <w:marLeft w:val="0"/>
              <w:marRight w:val="0"/>
              <w:marTop w:val="0"/>
              <w:marBottom w:val="0"/>
              <w:divBdr>
                <w:top w:val="single" w:sz="2" w:space="6" w:color="000000"/>
                <w:left w:val="single" w:sz="2" w:space="9" w:color="000000"/>
                <w:bottom w:val="single" w:sz="2" w:space="6" w:color="000000"/>
                <w:right w:val="single" w:sz="2" w:space="9" w:color="000000"/>
              </w:divBdr>
              <w:divsChild>
                <w:div w:id="386718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3106704">
              <w:marLeft w:val="0"/>
              <w:marRight w:val="0"/>
              <w:marTop w:val="0"/>
              <w:marBottom w:val="0"/>
              <w:divBdr>
                <w:top w:val="single" w:sz="2" w:space="6" w:color="000000"/>
                <w:left w:val="single" w:sz="2" w:space="9" w:color="000000"/>
                <w:bottom w:val="single" w:sz="2" w:space="6" w:color="000000"/>
                <w:right w:val="single" w:sz="2" w:space="9" w:color="000000"/>
              </w:divBdr>
              <w:divsChild>
                <w:div w:id="12963776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41842124">
              <w:marLeft w:val="0"/>
              <w:marRight w:val="0"/>
              <w:marTop w:val="0"/>
              <w:marBottom w:val="0"/>
              <w:divBdr>
                <w:top w:val="single" w:sz="2" w:space="6" w:color="000000"/>
                <w:left w:val="single" w:sz="2" w:space="9" w:color="000000"/>
                <w:bottom w:val="single" w:sz="2" w:space="6" w:color="000000"/>
                <w:right w:val="single" w:sz="2" w:space="9" w:color="000000"/>
              </w:divBdr>
              <w:divsChild>
                <w:div w:id="98524099">
                  <w:marLeft w:val="0"/>
                  <w:marRight w:val="0"/>
                  <w:marTop w:val="0"/>
                  <w:marBottom w:val="0"/>
                  <w:divBdr>
                    <w:top w:val="single" w:sz="2" w:space="0" w:color="000000"/>
                    <w:left w:val="single" w:sz="2" w:space="0" w:color="000000"/>
                    <w:bottom w:val="single" w:sz="2" w:space="0" w:color="000000"/>
                    <w:right w:val="single" w:sz="2" w:space="0" w:color="000000"/>
                  </w:divBdr>
                </w:div>
                <w:div w:id="960843138">
                  <w:marLeft w:val="0"/>
                  <w:marRight w:val="0"/>
                  <w:marTop w:val="0"/>
                  <w:marBottom w:val="0"/>
                  <w:divBdr>
                    <w:top w:val="single" w:sz="2" w:space="0" w:color="000000"/>
                    <w:left w:val="single" w:sz="2" w:space="0" w:color="000000"/>
                    <w:bottom w:val="single" w:sz="2" w:space="0" w:color="000000"/>
                    <w:right w:val="single" w:sz="2" w:space="0" w:color="000000"/>
                  </w:divBdr>
                </w:div>
                <w:div w:id="21119704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67664092">
              <w:marLeft w:val="0"/>
              <w:marRight w:val="0"/>
              <w:marTop w:val="0"/>
              <w:marBottom w:val="0"/>
              <w:divBdr>
                <w:top w:val="single" w:sz="2" w:space="6" w:color="000000"/>
                <w:left w:val="single" w:sz="2" w:space="9" w:color="000000"/>
                <w:bottom w:val="single" w:sz="2" w:space="6" w:color="000000"/>
                <w:right w:val="single" w:sz="2" w:space="9" w:color="000000"/>
              </w:divBdr>
              <w:divsChild>
                <w:div w:id="10907361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07188824">
              <w:marLeft w:val="0"/>
              <w:marRight w:val="0"/>
              <w:marTop w:val="0"/>
              <w:marBottom w:val="0"/>
              <w:divBdr>
                <w:top w:val="single" w:sz="2" w:space="6" w:color="000000"/>
                <w:left w:val="single" w:sz="2" w:space="9" w:color="000000"/>
                <w:bottom w:val="single" w:sz="2" w:space="6" w:color="000000"/>
                <w:right w:val="single" w:sz="2" w:space="9" w:color="000000"/>
              </w:divBdr>
              <w:divsChild>
                <w:div w:id="6690668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96775981">
              <w:marLeft w:val="0"/>
              <w:marRight w:val="0"/>
              <w:marTop w:val="0"/>
              <w:marBottom w:val="0"/>
              <w:divBdr>
                <w:top w:val="single" w:sz="2" w:space="6" w:color="000000"/>
                <w:left w:val="single" w:sz="2" w:space="9" w:color="000000"/>
                <w:bottom w:val="single" w:sz="2" w:space="6" w:color="000000"/>
                <w:right w:val="single" w:sz="2" w:space="9" w:color="000000"/>
              </w:divBdr>
              <w:divsChild>
                <w:div w:id="6270519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27566586">
              <w:marLeft w:val="0"/>
              <w:marRight w:val="0"/>
              <w:marTop w:val="0"/>
              <w:marBottom w:val="0"/>
              <w:divBdr>
                <w:top w:val="single" w:sz="2" w:space="6" w:color="000000"/>
                <w:left w:val="single" w:sz="2" w:space="9" w:color="000000"/>
                <w:bottom w:val="single" w:sz="2" w:space="6" w:color="000000"/>
                <w:right w:val="single" w:sz="2" w:space="9" w:color="000000"/>
              </w:divBdr>
              <w:divsChild>
                <w:div w:id="17607599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66965099">
              <w:marLeft w:val="0"/>
              <w:marRight w:val="0"/>
              <w:marTop w:val="0"/>
              <w:marBottom w:val="0"/>
              <w:divBdr>
                <w:top w:val="single" w:sz="2" w:space="6" w:color="000000"/>
                <w:left w:val="single" w:sz="2" w:space="9" w:color="000000"/>
                <w:bottom w:val="single" w:sz="2" w:space="6" w:color="000000"/>
                <w:right w:val="single" w:sz="2" w:space="9" w:color="000000"/>
              </w:divBdr>
              <w:divsChild>
                <w:div w:id="12377135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49746220">
              <w:marLeft w:val="0"/>
              <w:marRight w:val="0"/>
              <w:marTop w:val="0"/>
              <w:marBottom w:val="0"/>
              <w:divBdr>
                <w:top w:val="single" w:sz="2" w:space="6" w:color="000000"/>
                <w:left w:val="single" w:sz="2" w:space="9" w:color="000000"/>
                <w:bottom w:val="single" w:sz="2" w:space="6" w:color="000000"/>
                <w:right w:val="single" w:sz="2" w:space="9" w:color="000000"/>
              </w:divBdr>
              <w:divsChild>
                <w:div w:id="8900737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34029646">
              <w:marLeft w:val="0"/>
              <w:marRight w:val="0"/>
              <w:marTop w:val="0"/>
              <w:marBottom w:val="0"/>
              <w:divBdr>
                <w:top w:val="single" w:sz="2" w:space="6" w:color="000000"/>
                <w:left w:val="single" w:sz="2" w:space="9" w:color="000000"/>
                <w:bottom w:val="single" w:sz="2" w:space="6" w:color="000000"/>
                <w:right w:val="single" w:sz="2" w:space="9" w:color="000000"/>
              </w:divBdr>
              <w:divsChild>
                <w:div w:id="125300343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83269234">
              <w:marLeft w:val="0"/>
              <w:marRight w:val="0"/>
              <w:marTop w:val="0"/>
              <w:marBottom w:val="0"/>
              <w:divBdr>
                <w:top w:val="single" w:sz="2" w:space="6" w:color="000000"/>
                <w:left w:val="single" w:sz="2" w:space="9" w:color="000000"/>
                <w:bottom w:val="single" w:sz="2" w:space="6" w:color="000000"/>
                <w:right w:val="single" w:sz="2" w:space="9" w:color="000000"/>
              </w:divBdr>
              <w:divsChild>
                <w:div w:id="872618624">
                  <w:marLeft w:val="0"/>
                  <w:marRight w:val="0"/>
                  <w:marTop w:val="0"/>
                  <w:marBottom w:val="0"/>
                  <w:divBdr>
                    <w:top w:val="single" w:sz="2" w:space="0" w:color="000000"/>
                    <w:left w:val="single" w:sz="2" w:space="0" w:color="000000"/>
                    <w:bottom w:val="single" w:sz="2" w:space="0" w:color="000000"/>
                    <w:right w:val="single" w:sz="2" w:space="0" w:color="000000"/>
                  </w:divBdr>
                </w:div>
                <w:div w:id="11014929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66879942">
              <w:marLeft w:val="0"/>
              <w:marRight w:val="0"/>
              <w:marTop w:val="0"/>
              <w:marBottom w:val="0"/>
              <w:divBdr>
                <w:top w:val="single" w:sz="2" w:space="6" w:color="000000"/>
                <w:left w:val="single" w:sz="2" w:space="9" w:color="000000"/>
                <w:bottom w:val="single" w:sz="2" w:space="6" w:color="000000"/>
                <w:right w:val="single" w:sz="2" w:space="9" w:color="000000"/>
              </w:divBdr>
              <w:divsChild>
                <w:div w:id="1021861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43156319">
              <w:marLeft w:val="0"/>
              <w:marRight w:val="0"/>
              <w:marTop w:val="0"/>
              <w:marBottom w:val="0"/>
              <w:divBdr>
                <w:top w:val="single" w:sz="2" w:space="6" w:color="000000"/>
                <w:left w:val="single" w:sz="2" w:space="9" w:color="000000"/>
                <w:bottom w:val="single" w:sz="2" w:space="6" w:color="000000"/>
                <w:right w:val="single" w:sz="2" w:space="9" w:color="000000"/>
              </w:divBdr>
              <w:divsChild>
                <w:div w:id="1039017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61505247">
              <w:marLeft w:val="0"/>
              <w:marRight w:val="0"/>
              <w:marTop w:val="0"/>
              <w:marBottom w:val="0"/>
              <w:divBdr>
                <w:top w:val="single" w:sz="2" w:space="6" w:color="000000"/>
                <w:left w:val="single" w:sz="2" w:space="9" w:color="000000"/>
                <w:bottom w:val="single" w:sz="2" w:space="6" w:color="000000"/>
                <w:right w:val="single" w:sz="2" w:space="9" w:color="000000"/>
              </w:divBdr>
              <w:divsChild>
                <w:div w:id="643777242">
                  <w:marLeft w:val="0"/>
                  <w:marRight w:val="0"/>
                  <w:marTop w:val="0"/>
                  <w:marBottom w:val="0"/>
                  <w:divBdr>
                    <w:top w:val="single" w:sz="2" w:space="0" w:color="000000"/>
                    <w:left w:val="single" w:sz="2" w:space="0" w:color="000000"/>
                    <w:bottom w:val="single" w:sz="2" w:space="0" w:color="000000"/>
                    <w:right w:val="single" w:sz="2" w:space="0" w:color="000000"/>
                  </w:divBdr>
                </w:div>
                <w:div w:id="19745569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3807671">
              <w:marLeft w:val="0"/>
              <w:marRight w:val="0"/>
              <w:marTop w:val="0"/>
              <w:marBottom w:val="0"/>
              <w:divBdr>
                <w:top w:val="single" w:sz="2" w:space="6" w:color="000000"/>
                <w:left w:val="single" w:sz="2" w:space="9" w:color="000000"/>
                <w:bottom w:val="single" w:sz="2" w:space="6" w:color="000000"/>
                <w:right w:val="single" w:sz="2" w:space="9" w:color="000000"/>
              </w:divBdr>
              <w:divsChild>
                <w:div w:id="3166175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78175404">
              <w:marLeft w:val="0"/>
              <w:marRight w:val="0"/>
              <w:marTop w:val="0"/>
              <w:marBottom w:val="0"/>
              <w:divBdr>
                <w:top w:val="single" w:sz="2" w:space="6" w:color="000000"/>
                <w:left w:val="single" w:sz="2" w:space="9" w:color="000000"/>
                <w:bottom w:val="single" w:sz="2" w:space="6" w:color="000000"/>
                <w:right w:val="single" w:sz="2" w:space="9" w:color="000000"/>
              </w:divBdr>
              <w:divsChild>
                <w:div w:id="682321712">
                  <w:marLeft w:val="0"/>
                  <w:marRight w:val="0"/>
                  <w:marTop w:val="0"/>
                  <w:marBottom w:val="0"/>
                  <w:divBdr>
                    <w:top w:val="single" w:sz="2" w:space="0" w:color="000000"/>
                    <w:left w:val="single" w:sz="2" w:space="0" w:color="000000"/>
                    <w:bottom w:val="single" w:sz="2" w:space="0" w:color="000000"/>
                    <w:right w:val="single" w:sz="2" w:space="0" w:color="000000"/>
                  </w:divBdr>
                </w:div>
                <w:div w:id="779185945">
                  <w:marLeft w:val="0"/>
                  <w:marRight w:val="0"/>
                  <w:marTop w:val="0"/>
                  <w:marBottom w:val="0"/>
                  <w:divBdr>
                    <w:top w:val="single" w:sz="2" w:space="0" w:color="000000"/>
                    <w:left w:val="single" w:sz="2" w:space="0" w:color="000000"/>
                    <w:bottom w:val="single" w:sz="2" w:space="0" w:color="000000"/>
                    <w:right w:val="single" w:sz="2" w:space="0" w:color="000000"/>
                  </w:divBdr>
                </w:div>
                <w:div w:id="13096335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16766045">
              <w:marLeft w:val="0"/>
              <w:marRight w:val="0"/>
              <w:marTop w:val="0"/>
              <w:marBottom w:val="0"/>
              <w:divBdr>
                <w:top w:val="single" w:sz="2" w:space="6" w:color="000000"/>
                <w:left w:val="single" w:sz="2" w:space="9" w:color="000000"/>
                <w:bottom w:val="single" w:sz="2" w:space="6" w:color="000000"/>
                <w:right w:val="single" w:sz="2" w:space="9" w:color="000000"/>
              </w:divBdr>
              <w:divsChild>
                <w:div w:id="6438523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367870564">
              <w:marLeft w:val="0"/>
              <w:marRight w:val="0"/>
              <w:marTop w:val="0"/>
              <w:marBottom w:val="0"/>
              <w:divBdr>
                <w:top w:val="single" w:sz="2" w:space="6" w:color="000000"/>
                <w:left w:val="single" w:sz="2" w:space="9" w:color="000000"/>
                <w:bottom w:val="single" w:sz="2" w:space="6" w:color="000000"/>
                <w:right w:val="single" w:sz="2" w:space="9" w:color="000000"/>
              </w:divBdr>
              <w:divsChild>
                <w:div w:id="779427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16199732">
              <w:marLeft w:val="0"/>
              <w:marRight w:val="0"/>
              <w:marTop w:val="0"/>
              <w:marBottom w:val="0"/>
              <w:divBdr>
                <w:top w:val="single" w:sz="2" w:space="6" w:color="000000"/>
                <w:left w:val="single" w:sz="2" w:space="9" w:color="000000"/>
                <w:bottom w:val="single" w:sz="2" w:space="6" w:color="000000"/>
                <w:right w:val="single" w:sz="2" w:space="9" w:color="000000"/>
              </w:divBdr>
              <w:divsChild>
                <w:div w:id="6345262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32244720">
              <w:marLeft w:val="0"/>
              <w:marRight w:val="0"/>
              <w:marTop w:val="0"/>
              <w:marBottom w:val="0"/>
              <w:divBdr>
                <w:top w:val="single" w:sz="2" w:space="6" w:color="000000"/>
                <w:left w:val="single" w:sz="2" w:space="9" w:color="000000"/>
                <w:bottom w:val="single" w:sz="2" w:space="6" w:color="000000"/>
                <w:right w:val="single" w:sz="2" w:space="9" w:color="000000"/>
              </w:divBdr>
              <w:divsChild>
                <w:div w:id="812912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9471024">
              <w:marLeft w:val="0"/>
              <w:marRight w:val="0"/>
              <w:marTop w:val="0"/>
              <w:marBottom w:val="0"/>
              <w:divBdr>
                <w:top w:val="single" w:sz="2" w:space="6" w:color="000000"/>
                <w:left w:val="single" w:sz="2" w:space="9" w:color="000000"/>
                <w:bottom w:val="single" w:sz="2" w:space="6" w:color="000000"/>
                <w:right w:val="single" w:sz="2" w:space="9" w:color="000000"/>
              </w:divBdr>
              <w:divsChild>
                <w:div w:id="847216084">
                  <w:marLeft w:val="0"/>
                  <w:marRight w:val="0"/>
                  <w:marTop w:val="0"/>
                  <w:marBottom w:val="0"/>
                  <w:divBdr>
                    <w:top w:val="single" w:sz="2" w:space="0" w:color="000000"/>
                    <w:left w:val="single" w:sz="2" w:space="0" w:color="000000"/>
                    <w:bottom w:val="single" w:sz="2" w:space="0" w:color="000000"/>
                    <w:right w:val="single" w:sz="2" w:space="0" w:color="000000"/>
                  </w:divBdr>
                </w:div>
                <w:div w:id="1327132946">
                  <w:marLeft w:val="0"/>
                  <w:marRight w:val="0"/>
                  <w:marTop w:val="0"/>
                  <w:marBottom w:val="0"/>
                  <w:divBdr>
                    <w:top w:val="single" w:sz="2" w:space="0" w:color="000000"/>
                    <w:left w:val="single" w:sz="2" w:space="0" w:color="000000"/>
                    <w:bottom w:val="single" w:sz="2" w:space="0" w:color="000000"/>
                    <w:right w:val="single" w:sz="2" w:space="0" w:color="000000"/>
                  </w:divBdr>
                </w:div>
                <w:div w:id="1763798835">
                  <w:marLeft w:val="0"/>
                  <w:marRight w:val="0"/>
                  <w:marTop w:val="0"/>
                  <w:marBottom w:val="0"/>
                  <w:divBdr>
                    <w:top w:val="single" w:sz="2" w:space="0" w:color="000000"/>
                    <w:left w:val="single" w:sz="2" w:space="0" w:color="000000"/>
                    <w:bottom w:val="single" w:sz="2" w:space="0" w:color="000000"/>
                    <w:right w:val="single" w:sz="2" w:space="0" w:color="000000"/>
                  </w:divBdr>
                </w:div>
                <w:div w:id="18322131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1299465">
              <w:marLeft w:val="0"/>
              <w:marRight w:val="0"/>
              <w:marTop w:val="0"/>
              <w:marBottom w:val="0"/>
              <w:divBdr>
                <w:top w:val="single" w:sz="2" w:space="6" w:color="000000"/>
                <w:left w:val="single" w:sz="2" w:space="9" w:color="000000"/>
                <w:bottom w:val="single" w:sz="2" w:space="6" w:color="000000"/>
                <w:right w:val="single" w:sz="2" w:space="9" w:color="000000"/>
              </w:divBdr>
              <w:divsChild>
                <w:div w:id="459887734">
                  <w:marLeft w:val="0"/>
                  <w:marRight w:val="0"/>
                  <w:marTop w:val="0"/>
                  <w:marBottom w:val="0"/>
                  <w:divBdr>
                    <w:top w:val="single" w:sz="2" w:space="0" w:color="000000"/>
                    <w:left w:val="single" w:sz="2" w:space="0" w:color="000000"/>
                    <w:bottom w:val="single" w:sz="2" w:space="0" w:color="000000"/>
                    <w:right w:val="single" w:sz="2" w:space="0" w:color="000000"/>
                  </w:divBdr>
                </w:div>
                <w:div w:id="2013793170">
                  <w:marLeft w:val="0"/>
                  <w:marRight w:val="0"/>
                  <w:marTop w:val="0"/>
                  <w:marBottom w:val="0"/>
                  <w:divBdr>
                    <w:top w:val="single" w:sz="2" w:space="0" w:color="000000"/>
                    <w:left w:val="single" w:sz="2" w:space="0" w:color="000000"/>
                    <w:bottom w:val="single" w:sz="2" w:space="0" w:color="000000"/>
                    <w:right w:val="single" w:sz="2" w:space="0" w:color="000000"/>
                  </w:divBdr>
                </w:div>
                <w:div w:id="2067675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1349172">
              <w:marLeft w:val="0"/>
              <w:marRight w:val="0"/>
              <w:marTop w:val="0"/>
              <w:marBottom w:val="0"/>
              <w:divBdr>
                <w:top w:val="single" w:sz="2" w:space="6" w:color="000000"/>
                <w:left w:val="single" w:sz="2" w:space="9" w:color="000000"/>
                <w:bottom w:val="single" w:sz="2" w:space="6" w:color="000000"/>
                <w:right w:val="single" w:sz="2" w:space="9" w:color="000000"/>
              </w:divBdr>
              <w:divsChild>
                <w:div w:id="1109163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80698691">
              <w:marLeft w:val="0"/>
              <w:marRight w:val="0"/>
              <w:marTop w:val="0"/>
              <w:marBottom w:val="0"/>
              <w:divBdr>
                <w:top w:val="single" w:sz="2" w:space="6" w:color="000000"/>
                <w:left w:val="single" w:sz="2" w:space="9" w:color="000000"/>
                <w:bottom w:val="single" w:sz="2" w:space="6" w:color="000000"/>
                <w:right w:val="single" w:sz="2" w:space="9" w:color="000000"/>
              </w:divBdr>
              <w:divsChild>
                <w:div w:id="4438171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128886129">
              <w:marLeft w:val="0"/>
              <w:marRight w:val="0"/>
              <w:marTop w:val="0"/>
              <w:marBottom w:val="0"/>
              <w:divBdr>
                <w:top w:val="single" w:sz="2" w:space="6" w:color="000000"/>
                <w:left w:val="single" w:sz="2" w:space="9" w:color="000000"/>
                <w:bottom w:val="single" w:sz="2" w:space="6" w:color="000000"/>
                <w:right w:val="single" w:sz="2" w:space="9" w:color="000000"/>
              </w:divBdr>
              <w:divsChild>
                <w:div w:id="219486062">
                  <w:marLeft w:val="0"/>
                  <w:marRight w:val="0"/>
                  <w:marTop w:val="0"/>
                  <w:marBottom w:val="0"/>
                  <w:divBdr>
                    <w:top w:val="single" w:sz="2" w:space="0" w:color="000000"/>
                    <w:left w:val="single" w:sz="2" w:space="0" w:color="000000"/>
                    <w:bottom w:val="single" w:sz="2" w:space="0" w:color="000000"/>
                    <w:right w:val="single" w:sz="2" w:space="0" w:color="000000"/>
                  </w:divBdr>
                </w:div>
                <w:div w:id="1390421191">
                  <w:marLeft w:val="0"/>
                  <w:marRight w:val="0"/>
                  <w:marTop w:val="0"/>
                  <w:marBottom w:val="0"/>
                  <w:divBdr>
                    <w:top w:val="single" w:sz="2" w:space="0" w:color="000000"/>
                    <w:left w:val="single" w:sz="2" w:space="0" w:color="000000"/>
                    <w:bottom w:val="single" w:sz="2" w:space="0" w:color="000000"/>
                    <w:right w:val="single" w:sz="2" w:space="0" w:color="000000"/>
                  </w:divBdr>
                </w:div>
                <w:div w:id="16454310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20960072">
      <w:bodyDiv w:val="1"/>
      <w:marLeft w:val="0"/>
      <w:marRight w:val="0"/>
      <w:marTop w:val="0"/>
      <w:marBottom w:val="0"/>
      <w:divBdr>
        <w:top w:val="none" w:sz="0" w:space="0" w:color="auto"/>
        <w:left w:val="none" w:sz="0" w:space="0" w:color="auto"/>
        <w:bottom w:val="none" w:sz="0" w:space="0" w:color="auto"/>
        <w:right w:val="none" w:sz="0" w:space="0" w:color="auto"/>
      </w:divBdr>
    </w:div>
    <w:div w:id="1336422246">
      <w:bodyDiv w:val="1"/>
      <w:marLeft w:val="0"/>
      <w:marRight w:val="0"/>
      <w:marTop w:val="0"/>
      <w:marBottom w:val="0"/>
      <w:divBdr>
        <w:top w:val="none" w:sz="0" w:space="0" w:color="auto"/>
        <w:left w:val="none" w:sz="0" w:space="0" w:color="auto"/>
        <w:bottom w:val="none" w:sz="0" w:space="0" w:color="auto"/>
        <w:right w:val="none" w:sz="0" w:space="0" w:color="auto"/>
      </w:divBdr>
    </w:div>
    <w:div w:id="1341423397">
      <w:bodyDiv w:val="1"/>
      <w:marLeft w:val="0"/>
      <w:marRight w:val="0"/>
      <w:marTop w:val="0"/>
      <w:marBottom w:val="0"/>
      <w:divBdr>
        <w:top w:val="none" w:sz="0" w:space="0" w:color="auto"/>
        <w:left w:val="none" w:sz="0" w:space="0" w:color="auto"/>
        <w:bottom w:val="none" w:sz="0" w:space="0" w:color="auto"/>
        <w:right w:val="none" w:sz="0" w:space="0" w:color="auto"/>
      </w:divBdr>
    </w:div>
    <w:div w:id="1343359399">
      <w:bodyDiv w:val="1"/>
      <w:marLeft w:val="0"/>
      <w:marRight w:val="0"/>
      <w:marTop w:val="0"/>
      <w:marBottom w:val="0"/>
      <w:divBdr>
        <w:top w:val="none" w:sz="0" w:space="0" w:color="auto"/>
        <w:left w:val="none" w:sz="0" w:space="0" w:color="auto"/>
        <w:bottom w:val="none" w:sz="0" w:space="0" w:color="auto"/>
        <w:right w:val="none" w:sz="0" w:space="0" w:color="auto"/>
      </w:divBdr>
    </w:div>
    <w:div w:id="1351250420">
      <w:bodyDiv w:val="1"/>
      <w:marLeft w:val="0"/>
      <w:marRight w:val="0"/>
      <w:marTop w:val="0"/>
      <w:marBottom w:val="0"/>
      <w:divBdr>
        <w:top w:val="none" w:sz="0" w:space="0" w:color="auto"/>
        <w:left w:val="none" w:sz="0" w:space="0" w:color="auto"/>
        <w:bottom w:val="none" w:sz="0" w:space="0" w:color="auto"/>
        <w:right w:val="none" w:sz="0" w:space="0" w:color="auto"/>
      </w:divBdr>
    </w:div>
    <w:div w:id="1356423792">
      <w:bodyDiv w:val="1"/>
      <w:marLeft w:val="0"/>
      <w:marRight w:val="0"/>
      <w:marTop w:val="0"/>
      <w:marBottom w:val="0"/>
      <w:divBdr>
        <w:top w:val="none" w:sz="0" w:space="0" w:color="auto"/>
        <w:left w:val="none" w:sz="0" w:space="0" w:color="auto"/>
        <w:bottom w:val="none" w:sz="0" w:space="0" w:color="auto"/>
        <w:right w:val="none" w:sz="0" w:space="0" w:color="auto"/>
      </w:divBdr>
    </w:div>
    <w:div w:id="1366296079">
      <w:bodyDiv w:val="1"/>
      <w:marLeft w:val="0"/>
      <w:marRight w:val="0"/>
      <w:marTop w:val="0"/>
      <w:marBottom w:val="0"/>
      <w:divBdr>
        <w:top w:val="none" w:sz="0" w:space="0" w:color="auto"/>
        <w:left w:val="none" w:sz="0" w:space="0" w:color="auto"/>
        <w:bottom w:val="none" w:sz="0" w:space="0" w:color="auto"/>
        <w:right w:val="none" w:sz="0" w:space="0" w:color="auto"/>
      </w:divBdr>
    </w:div>
    <w:div w:id="1368528201">
      <w:bodyDiv w:val="1"/>
      <w:marLeft w:val="0"/>
      <w:marRight w:val="0"/>
      <w:marTop w:val="0"/>
      <w:marBottom w:val="0"/>
      <w:divBdr>
        <w:top w:val="none" w:sz="0" w:space="0" w:color="auto"/>
        <w:left w:val="none" w:sz="0" w:space="0" w:color="auto"/>
        <w:bottom w:val="none" w:sz="0" w:space="0" w:color="auto"/>
        <w:right w:val="none" w:sz="0" w:space="0" w:color="auto"/>
      </w:divBdr>
    </w:div>
    <w:div w:id="1368992288">
      <w:bodyDiv w:val="1"/>
      <w:marLeft w:val="0"/>
      <w:marRight w:val="0"/>
      <w:marTop w:val="0"/>
      <w:marBottom w:val="0"/>
      <w:divBdr>
        <w:top w:val="none" w:sz="0" w:space="0" w:color="auto"/>
        <w:left w:val="none" w:sz="0" w:space="0" w:color="auto"/>
        <w:bottom w:val="none" w:sz="0" w:space="0" w:color="auto"/>
        <w:right w:val="none" w:sz="0" w:space="0" w:color="auto"/>
      </w:divBdr>
    </w:div>
    <w:div w:id="1417046084">
      <w:bodyDiv w:val="1"/>
      <w:marLeft w:val="0"/>
      <w:marRight w:val="0"/>
      <w:marTop w:val="0"/>
      <w:marBottom w:val="0"/>
      <w:divBdr>
        <w:top w:val="none" w:sz="0" w:space="0" w:color="auto"/>
        <w:left w:val="none" w:sz="0" w:space="0" w:color="auto"/>
        <w:bottom w:val="none" w:sz="0" w:space="0" w:color="auto"/>
        <w:right w:val="none" w:sz="0" w:space="0" w:color="auto"/>
      </w:divBdr>
    </w:div>
    <w:div w:id="1448771343">
      <w:bodyDiv w:val="1"/>
      <w:marLeft w:val="0"/>
      <w:marRight w:val="0"/>
      <w:marTop w:val="0"/>
      <w:marBottom w:val="0"/>
      <w:divBdr>
        <w:top w:val="none" w:sz="0" w:space="0" w:color="auto"/>
        <w:left w:val="none" w:sz="0" w:space="0" w:color="auto"/>
        <w:bottom w:val="none" w:sz="0" w:space="0" w:color="auto"/>
        <w:right w:val="none" w:sz="0" w:space="0" w:color="auto"/>
      </w:divBdr>
      <w:divsChild>
        <w:div w:id="1071464385">
          <w:marLeft w:val="0"/>
          <w:marRight w:val="0"/>
          <w:marTop w:val="0"/>
          <w:marBottom w:val="300"/>
          <w:divBdr>
            <w:top w:val="single" w:sz="2" w:space="0" w:color="000000"/>
            <w:left w:val="single" w:sz="2" w:space="0" w:color="000000"/>
            <w:bottom w:val="single" w:sz="2" w:space="0" w:color="000000"/>
            <w:right w:val="single" w:sz="2" w:space="0" w:color="000000"/>
          </w:divBdr>
        </w:div>
        <w:div w:id="197659564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57870386">
      <w:bodyDiv w:val="1"/>
      <w:marLeft w:val="0"/>
      <w:marRight w:val="0"/>
      <w:marTop w:val="0"/>
      <w:marBottom w:val="0"/>
      <w:divBdr>
        <w:top w:val="none" w:sz="0" w:space="0" w:color="auto"/>
        <w:left w:val="none" w:sz="0" w:space="0" w:color="auto"/>
        <w:bottom w:val="none" w:sz="0" w:space="0" w:color="auto"/>
        <w:right w:val="none" w:sz="0" w:space="0" w:color="auto"/>
      </w:divBdr>
    </w:div>
    <w:div w:id="1489589620">
      <w:bodyDiv w:val="1"/>
      <w:marLeft w:val="0"/>
      <w:marRight w:val="0"/>
      <w:marTop w:val="0"/>
      <w:marBottom w:val="0"/>
      <w:divBdr>
        <w:top w:val="none" w:sz="0" w:space="0" w:color="auto"/>
        <w:left w:val="none" w:sz="0" w:space="0" w:color="auto"/>
        <w:bottom w:val="none" w:sz="0" w:space="0" w:color="auto"/>
        <w:right w:val="none" w:sz="0" w:space="0" w:color="auto"/>
      </w:divBdr>
    </w:div>
    <w:div w:id="1527986850">
      <w:bodyDiv w:val="1"/>
      <w:marLeft w:val="0"/>
      <w:marRight w:val="0"/>
      <w:marTop w:val="0"/>
      <w:marBottom w:val="0"/>
      <w:divBdr>
        <w:top w:val="none" w:sz="0" w:space="0" w:color="auto"/>
        <w:left w:val="none" w:sz="0" w:space="0" w:color="auto"/>
        <w:bottom w:val="none" w:sz="0" w:space="0" w:color="auto"/>
        <w:right w:val="none" w:sz="0" w:space="0" w:color="auto"/>
      </w:divBdr>
    </w:div>
    <w:div w:id="1541741593">
      <w:bodyDiv w:val="1"/>
      <w:marLeft w:val="0"/>
      <w:marRight w:val="0"/>
      <w:marTop w:val="0"/>
      <w:marBottom w:val="0"/>
      <w:divBdr>
        <w:top w:val="none" w:sz="0" w:space="0" w:color="auto"/>
        <w:left w:val="none" w:sz="0" w:space="0" w:color="auto"/>
        <w:bottom w:val="none" w:sz="0" w:space="0" w:color="auto"/>
        <w:right w:val="none" w:sz="0" w:space="0" w:color="auto"/>
      </w:divBdr>
      <w:divsChild>
        <w:div w:id="895973640">
          <w:marLeft w:val="0"/>
          <w:marRight w:val="0"/>
          <w:marTop w:val="0"/>
          <w:marBottom w:val="0"/>
          <w:divBdr>
            <w:top w:val="single" w:sz="2" w:space="0" w:color="000000"/>
            <w:left w:val="single" w:sz="2" w:space="0" w:color="000000"/>
            <w:bottom w:val="single" w:sz="2" w:space="12" w:color="000000"/>
            <w:right w:val="single" w:sz="2" w:space="0" w:color="000000"/>
          </w:divBdr>
          <w:divsChild>
            <w:div w:id="48916305">
              <w:marLeft w:val="0"/>
              <w:marRight w:val="0"/>
              <w:marTop w:val="0"/>
              <w:marBottom w:val="0"/>
              <w:divBdr>
                <w:top w:val="single" w:sz="2" w:space="6" w:color="000000"/>
                <w:left w:val="single" w:sz="2" w:space="9" w:color="000000"/>
                <w:bottom w:val="single" w:sz="2" w:space="6" w:color="000000"/>
                <w:right w:val="single" w:sz="2" w:space="9" w:color="000000"/>
              </w:divBdr>
              <w:divsChild>
                <w:div w:id="91254302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44706907">
              <w:marLeft w:val="0"/>
              <w:marRight w:val="0"/>
              <w:marTop w:val="0"/>
              <w:marBottom w:val="0"/>
              <w:divBdr>
                <w:top w:val="single" w:sz="2" w:space="6" w:color="000000"/>
                <w:left w:val="single" w:sz="2" w:space="9" w:color="000000"/>
                <w:bottom w:val="single" w:sz="2" w:space="6" w:color="000000"/>
                <w:right w:val="single" w:sz="2" w:space="9" w:color="000000"/>
              </w:divBdr>
              <w:divsChild>
                <w:div w:id="17179674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54558351">
              <w:marLeft w:val="0"/>
              <w:marRight w:val="0"/>
              <w:marTop w:val="0"/>
              <w:marBottom w:val="0"/>
              <w:divBdr>
                <w:top w:val="single" w:sz="2" w:space="6" w:color="000000"/>
                <w:left w:val="single" w:sz="2" w:space="9" w:color="000000"/>
                <w:bottom w:val="single" w:sz="2" w:space="6" w:color="000000"/>
                <w:right w:val="single" w:sz="2" w:space="9" w:color="000000"/>
              </w:divBdr>
              <w:divsChild>
                <w:div w:id="1217396941">
                  <w:marLeft w:val="0"/>
                  <w:marRight w:val="0"/>
                  <w:marTop w:val="0"/>
                  <w:marBottom w:val="0"/>
                  <w:divBdr>
                    <w:top w:val="single" w:sz="2" w:space="0" w:color="000000"/>
                    <w:left w:val="single" w:sz="2" w:space="0" w:color="000000"/>
                    <w:bottom w:val="single" w:sz="2" w:space="0" w:color="000000"/>
                    <w:right w:val="single" w:sz="2" w:space="0" w:color="000000"/>
                  </w:divBdr>
                </w:div>
                <w:div w:id="1250770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86882132">
              <w:marLeft w:val="0"/>
              <w:marRight w:val="0"/>
              <w:marTop w:val="0"/>
              <w:marBottom w:val="0"/>
              <w:divBdr>
                <w:top w:val="single" w:sz="2" w:space="6" w:color="000000"/>
                <w:left w:val="single" w:sz="2" w:space="9" w:color="000000"/>
                <w:bottom w:val="single" w:sz="2" w:space="6" w:color="000000"/>
                <w:right w:val="single" w:sz="2" w:space="9" w:color="000000"/>
              </w:divBdr>
              <w:divsChild>
                <w:div w:id="104203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09025198">
              <w:marLeft w:val="0"/>
              <w:marRight w:val="0"/>
              <w:marTop w:val="0"/>
              <w:marBottom w:val="0"/>
              <w:divBdr>
                <w:top w:val="single" w:sz="2" w:space="6" w:color="000000"/>
                <w:left w:val="single" w:sz="2" w:space="9" w:color="000000"/>
                <w:bottom w:val="single" w:sz="2" w:space="6" w:color="000000"/>
                <w:right w:val="single" w:sz="2" w:space="9" w:color="000000"/>
              </w:divBdr>
              <w:divsChild>
                <w:div w:id="1023214263">
                  <w:marLeft w:val="0"/>
                  <w:marRight w:val="0"/>
                  <w:marTop w:val="0"/>
                  <w:marBottom w:val="0"/>
                  <w:divBdr>
                    <w:top w:val="single" w:sz="2" w:space="0" w:color="000000"/>
                    <w:left w:val="single" w:sz="2" w:space="0" w:color="000000"/>
                    <w:bottom w:val="single" w:sz="2" w:space="0" w:color="000000"/>
                    <w:right w:val="single" w:sz="2" w:space="0" w:color="000000"/>
                  </w:divBdr>
                </w:div>
                <w:div w:id="1724601388">
                  <w:marLeft w:val="0"/>
                  <w:marRight w:val="0"/>
                  <w:marTop w:val="0"/>
                  <w:marBottom w:val="0"/>
                  <w:divBdr>
                    <w:top w:val="single" w:sz="2" w:space="0" w:color="000000"/>
                    <w:left w:val="single" w:sz="2" w:space="0" w:color="000000"/>
                    <w:bottom w:val="single" w:sz="2" w:space="0" w:color="000000"/>
                    <w:right w:val="single" w:sz="2" w:space="0" w:color="000000"/>
                  </w:divBdr>
                </w:div>
                <w:div w:id="20189997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27316826">
              <w:marLeft w:val="0"/>
              <w:marRight w:val="0"/>
              <w:marTop w:val="0"/>
              <w:marBottom w:val="0"/>
              <w:divBdr>
                <w:top w:val="single" w:sz="2" w:space="6" w:color="000000"/>
                <w:left w:val="single" w:sz="2" w:space="9" w:color="000000"/>
                <w:bottom w:val="single" w:sz="2" w:space="6" w:color="000000"/>
                <w:right w:val="single" w:sz="2" w:space="9" w:color="000000"/>
              </w:divBdr>
              <w:divsChild>
                <w:div w:id="1025134741">
                  <w:marLeft w:val="0"/>
                  <w:marRight w:val="0"/>
                  <w:marTop w:val="0"/>
                  <w:marBottom w:val="0"/>
                  <w:divBdr>
                    <w:top w:val="single" w:sz="2" w:space="0" w:color="000000"/>
                    <w:left w:val="single" w:sz="2" w:space="0" w:color="000000"/>
                    <w:bottom w:val="single" w:sz="2" w:space="0" w:color="000000"/>
                    <w:right w:val="single" w:sz="2" w:space="0" w:color="000000"/>
                  </w:divBdr>
                </w:div>
                <w:div w:id="1561280825">
                  <w:marLeft w:val="0"/>
                  <w:marRight w:val="0"/>
                  <w:marTop w:val="0"/>
                  <w:marBottom w:val="0"/>
                  <w:divBdr>
                    <w:top w:val="single" w:sz="2" w:space="0" w:color="000000"/>
                    <w:left w:val="single" w:sz="2" w:space="0" w:color="000000"/>
                    <w:bottom w:val="single" w:sz="2" w:space="0" w:color="000000"/>
                    <w:right w:val="single" w:sz="2" w:space="0" w:color="000000"/>
                  </w:divBdr>
                </w:div>
                <w:div w:id="21147405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2214628">
              <w:marLeft w:val="0"/>
              <w:marRight w:val="0"/>
              <w:marTop w:val="0"/>
              <w:marBottom w:val="0"/>
              <w:divBdr>
                <w:top w:val="single" w:sz="2" w:space="6" w:color="000000"/>
                <w:left w:val="single" w:sz="2" w:space="9" w:color="000000"/>
                <w:bottom w:val="single" w:sz="2" w:space="6" w:color="000000"/>
                <w:right w:val="single" w:sz="2" w:space="9" w:color="000000"/>
              </w:divBdr>
              <w:divsChild>
                <w:div w:id="20409321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747772316">
              <w:marLeft w:val="0"/>
              <w:marRight w:val="0"/>
              <w:marTop w:val="0"/>
              <w:marBottom w:val="0"/>
              <w:divBdr>
                <w:top w:val="single" w:sz="2" w:space="6" w:color="000000"/>
                <w:left w:val="single" w:sz="2" w:space="9" w:color="000000"/>
                <w:bottom w:val="single" w:sz="2" w:space="6" w:color="000000"/>
                <w:right w:val="single" w:sz="2" w:space="9" w:color="000000"/>
              </w:divBdr>
              <w:divsChild>
                <w:div w:id="9742144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45904104">
              <w:marLeft w:val="0"/>
              <w:marRight w:val="0"/>
              <w:marTop w:val="0"/>
              <w:marBottom w:val="0"/>
              <w:divBdr>
                <w:top w:val="single" w:sz="2" w:space="6" w:color="000000"/>
                <w:left w:val="single" w:sz="2" w:space="9" w:color="000000"/>
                <w:bottom w:val="single" w:sz="2" w:space="6" w:color="000000"/>
                <w:right w:val="single" w:sz="2" w:space="9" w:color="000000"/>
              </w:divBdr>
              <w:divsChild>
                <w:div w:id="466751584">
                  <w:marLeft w:val="0"/>
                  <w:marRight w:val="0"/>
                  <w:marTop w:val="0"/>
                  <w:marBottom w:val="0"/>
                  <w:divBdr>
                    <w:top w:val="single" w:sz="2" w:space="0" w:color="000000"/>
                    <w:left w:val="single" w:sz="2" w:space="0" w:color="000000"/>
                    <w:bottom w:val="single" w:sz="2" w:space="0" w:color="000000"/>
                    <w:right w:val="single" w:sz="2" w:space="0" w:color="000000"/>
                  </w:divBdr>
                </w:div>
                <w:div w:id="1476986794">
                  <w:marLeft w:val="0"/>
                  <w:marRight w:val="0"/>
                  <w:marTop w:val="0"/>
                  <w:marBottom w:val="0"/>
                  <w:divBdr>
                    <w:top w:val="single" w:sz="2" w:space="0" w:color="000000"/>
                    <w:left w:val="single" w:sz="2" w:space="0" w:color="000000"/>
                    <w:bottom w:val="single" w:sz="2" w:space="0" w:color="000000"/>
                    <w:right w:val="single" w:sz="2" w:space="0" w:color="000000"/>
                  </w:divBdr>
                </w:div>
                <w:div w:id="1651904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858010971">
              <w:marLeft w:val="0"/>
              <w:marRight w:val="0"/>
              <w:marTop w:val="0"/>
              <w:marBottom w:val="0"/>
              <w:divBdr>
                <w:top w:val="single" w:sz="2" w:space="6" w:color="000000"/>
                <w:left w:val="single" w:sz="2" w:space="9" w:color="000000"/>
                <w:bottom w:val="single" w:sz="2" w:space="6" w:color="000000"/>
                <w:right w:val="single" w:sz="2" w:space="9" w:color="000000"/>
              </w:divBdr>
              <w:divsChild>
                <w:div w:id="148747356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25578348">
              <w:marLeft w:val="0"/>
              <w:marRight w:val="0"/>
              <w:marTop w:val="0"/>
              <w:marBottom w:val="0"/>
              <w:divBdr>
                <w:top w:val="single" w:sz="2" w:space="6" w:color="000000"/>
                <w:left w:val="single" w:sz="2" w:space="9" w:color="000000"/>
                <w:bottom w:val="single" w:sz="2" w:space="6" w:color="000000"/>
                <w:right w:val="single" w:sz="2" w:space="9" w:color="000000"/>
              </w:divBdr>
              <w:divsChild>
                <w:div w:id="812647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14302439">
              <w:marLeft w:val="0"/>
              <w:marRight w:val="0"/>
              <w:marTop w:val="0"/>
              <w:marBottom w:val="0"/>
              <w:divBdr>
                <w:top w:val="single" w:sz="2" w:space="6" w:color="000000"/>
                <w:left w:val="single" w:sz="2" w:space="9" w:color="000000"/>
                <w:bottom w:val="single" w:sz="2" w:space="6" w:color="000000"/>
                <w:right w:val="single" w:sz="2" w:space="9" w:color="000000"/>
              </w:divBdr>
              <w:divsChild>
                <w:div w:id="19090700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46375771">
              <w:marLeft w:val="0"/>
              <w:marRight w:val="0"/>
              <w:marTop w:val="0"/>
              <w:marBottom w:val="0"/>
              <w:divBdr>
                <w:top w:val="single" w:sz="2" w:space="6" w:color="000000"/>
                <w:left w:val="single" w:sz="2" w:space="9" w:color="000000"/>
                <w:bottom w:val="single" w:sz="2" w:space="6" w:color="000000"/>
                <w:right w:val="single" w:sz="2" w:space="9" w:color="000000"/>
              </w:divBdr>
              <w:divsChild>
                <w:div w:id="16012517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5966093">
              <w:marLeft w:val="0"/>
              <w:marRight w:val="0"/>
              <w:marTop w:val="0"/>
              <w:marBottom w:val="0"/>
              <w:divBdr>
                <w:top w:val="single" w:sz="2" w:space="6" w:color="000000"/>
                <w:left w:val="single" w:sz="2" w:space="9" w:color="000000"/>
                <w:bottom w:val="single" w:sz="2" w:space="6" w:color="000000"/>
                <w:right w:val="single" w:sz="2" w:space="9" w:color="000000"/>
              </w:divBdr>
              <w:divsChild>
                <w:div w:id="740643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17281922">
              <w:marLeft w:val="0"/>
              <w:marRight w:val="0"/>
              <w:marTop w:val="0"/>
              <w:marBottom w:val="0"/>
              <w:divBdr>
                <w:top w:val="single" w:sz="2" w:space="6" w:color="000000"/>
                <w:left w:val="single" w:sz="2" w:space="9" w:color="000000"/>
                <w:bottom w:val="single" w:sz="2" w:space="6" w:color="000000"/>
                <w:right w:val="single" w:sz="2" w:space="9" w:color="000000"/>
              </w:divBdr>
              <w:divsChild>
                <w:div w:id="10524590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39778985">
              <w:marLeft w:val="0"/>
              <w:marRight w:val="0"/>
              <w:marTop w:val="0"/>
              <w:marBottom w:val="0"/>
              <w:divBdr>
                <w:top w:val="single" w:sz="2" w:space="6" w:color="000000"/>
                <w:left w:val="single" w:sz="2" w:space="9" w:color="000000"/>
                <w:bottom w:val="single" w:sz="2" w:space="6" w:color="000000"/>
                <w:right w:val="single" w:sz="2" w:space="9" w:color="000000"/>
              </w:divBdr>
              <w:divsChild>
                <w:div w:id="3134886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40893295">
              <w:marLeft w:val="0"/>
              <w:marRight w:val="0"/>
              <w:marTop w:val="0"/>
              <w:marBottom w:val="0"/>
              <w:divBdr>
                <w:top w:val="single" w:sz="2" w:space="6" w:color="000000"/>
                <w:left w:val="single" w:sz="2" w:space="9" w:color="000000"/>
                <w:bottom w:val="single" w:sz="2" w:space="6" w:color="000000"/>
                <w:right w:val="single" w:sz="2" w:space="9" w:color="000000"/>
              </w:divBdr>
              <w:divsChild>
                <w:div w:id="998341176">
                  <w:marLeft w:val="0"/>
                  <w:marRight w:val="0"/>
                  <w:marTop w:val="0"/>
                  <w:marBottom w:val="0"/>
                  <w:divBdr>
                    <w:top w:val="single" w:sz="2" w:space="0" w:color="000000"/>
                    <w:left w:val="single" w:sz="2" w:space="0" w:color="000000"/>
                    <w:bottom w:val="single" w:sz="2" w:space="0" w:color="000000"/>
                    <w:right w:val="single" w:sz="2" w:space="0" w:color="000000"/>
                  </w:divBdr>
                </w:div>
                <w:div w:id="1350064036">
                  <w:marLeft w:val="0"/>
                  <w:marRight w:val="0"/>
                  <w:marTop w:val="0"/>
                  <w:marBottom w:val="0"/>
                  <w:divBdr>
                    <w:top w:val="single" w:sz="2" w:space="0" w:color="000000"/>
                    <w:left w:val="single" w:sz="2" w:space="0" w:color="000000"/>
                    <w:bottom w:val="single" w:sz="2" w:space="0" w:color="000000"/>
                    <w:right w:val="single" w:sz="2" w:space="0" w:color="000000"/>
                  </w:divBdr>
                </w:div>
                <w:div w:id="1573540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563835815">
              <w:marLeft w:val="0"/>
              <w:marRight w:val="0"/>
              <w:marTop w:val="0"/>
              <w:marBottom w:val="0"/>
              <w:divBdr>
                <w:top w:val="single" w:sz="2" w:space="6" w:color="000000"/>
                <w:left w:val="single" w:sz="2" w:space="9" w:color="000000"/>
                <w:bottom w:val="single" w:sz="2" w:space="6" w:color="000000"/>
                <w:right w:val="single" w:sz="2" w:space="9" w:color="000000"/>
              </w:divBdr>
              <w:divsChild>
                <w:div w:id="361055342">
                  <w:marLeft w:val="0"/>
                  <w:marRight w:val="0"/>
                  <w:marTop w:val="0"/>
                  <w:marBottom w:val="0"/>
                  <w:divBdr>
                    <w:top w:val="single" w:sz="2" w:space="0" w:color="000000"/>
                    <w:left w:val="single" w:sz="2" w:space="0" w:color="000000"/>
                    <w:bottom w:val="single" w:sz="2" w:space="0" w:color="000000"/>
                    <w:right w:val="single" w:sz="2" w:space="0" w:color="000000"/>
                  </w:divBdr>
                </w:div>
                <w:div w:id="13315929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759786649">
              <w:marLeft w:val="0"/>
              <w:marRight w:val="0"/>
              <w:marTop w:val="0"/>
              <w:marBottom w:val="0"/>
              <w:divBdr>
                <w:top w:val="single" w:sz="2" w:space="6" w:color="000000"/>
                <w:left w:val="single" w:sz="2" w:space="9" w:color="000000"/>
                <w:bottom w:val="single" w:sz="2" w:space="6" w:color="000000"/>
                <w:right w:val="single" w:sz="2" w:space="9" w:color="000000"/>
              </w:divBdr>
              <w:divsChild>
                <w:div w:id="859294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20804076">
              <w:marLeft w:val="0"/>
              <w:marRight w:val="0"/>
              <w:marTop w:val="0"/>
              <w:marBottom w:val="0"/>
              <w:divBdr>
                <w:top w:val="single" w:sz="2" w:space="6" w:color="000000"/>
                <w:left w:val="single" w:sz="2" w:space="9" w:color="000000"/>
                <w:bottom w:val="single" w:sz="2" w:space="6" w:color="000000"/>
                <w:right w:val="single" w:sz="2" w:space="9" w:color="000000"/>
              </w:divBdr>
              <w:divsChild>
                <w:div w:id="190691059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23489548">
              <w:marLeft w:val="0"/>
              <w:marRight w:val="0"/>
              <w:marTop w:val="0"/>
              <w:marBottom w:val="0"/>
              <w:divBdr>
                <w:top w:val="single" w:sz="2" w:space="6" w:color="000000"/>
                <w:left w:val="single" w:sz="2" w:space="9" w:color="000000"/>
                <w:bottom w:val="single" w:sz="2" w:space="6" w:color="000000"/>
                <w:right w:val="single" w:sz="2" w:space="9" w:color="000000"/>
              </w:divBdr>
              <w:divsChild>
                <w:div w:id="21373345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2200948">
              <w:marLeft w:val="0"/>
              <w:marRight w:val="0"/>
              <w:marTop w:val="0"/>
              <w:marBottom w:val="0"/>
              <w:divBdr>
                <w:top w:val="single" w:sz="2" w:space="6" w:color="000000"/>
                <w:left w:val="single" w:sz="2" w:space="9" w:color="000000"/>
                <w:bottom w:val="single" w:sz="2" w:space="6" w:color="000000"/>
                <w:right w:val="single" w:sz="2" w:space="9" w:color="000000"/>
              </w:divBdr>
              <w:divsChild>
                <w:div w:id="575750925">
                  <w:marLeft w:val="0"/>
                  <w:marRight w:val="0"/>
                  <w:marTop w:val="0"/>
                  <w:marBottom w:val="0"/>
                  <w:divBdr>
                    <w:top w:val="single" w:sz="2" w:space="0" w:color="000000"/>
                    <w:left w:val="single" w:sz="2" w:space="0" w:color="000000"/>
                    <w:bottom w:val="single" w:sz="2" w:space="0" w:color="000000"/>
                    <w:right w:val="single" w:sz="2" w:space="0" w:color="000000"/>
                  </w:divBdr>
                </w:div>
                <w:div w:id="708384245">
                  <w:marLeft w:val="0"/>
                  <w:marRight w:val="0"/>
                  <w:marTop w:val="0"/>
                  <w:marBottom w:val="0"/>
                  <w:divBdr>
                    <w:top w:val="single" w:sz="2" w:space="0" w:color="000000"/>
                    <w:left w:val="single" w:sz="2" w:space="0" w:color="000000"/>
                    <w:bottom w:val="single" w:sz="2" w:space="0" w:color="000000"/>
                    <w:right w:val="single" w:sz="2" w:space="0" w:color="000000"/>
                  </w:divBdr>
                </w:div>
                <w:div w:id="1406030501">
                  <w:marLeft w:val="0"/>
                  <w:marRight w:val="0"/>
                  <w:marTop w:val="0"/>
                  <w:marBottom w:val="0"/>
                  <w:divBdr>
                    <w:top w:val="single" w:sz="2" w:space="0" w:color="000000"/>
                    <w:left w:val="single" w:sz="2" w:space="0" w:color="000000"/>
                    <w:bottom w:val="single" w:sz="2" w:space="0" w:color="000000"/>
                    <w:right w:val="single" w:sz="2" w:space="0" w:color="000000"/>
                  </w:divBdr>
                </w:div>
                <w:div w:id="18390748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31450634">
              <w:marLeft w:val="0"/>
              <w:marRight w:val="0"/>
              <w:marTop w:val="0"/>
              <w:marBottom w:val="0"/>
              <w:divBdr>
                <w:top w:val="single" w:sz="2" w:space="6" w:color="000000"/>
                <w:left w:val="single" w:sz="2" w:space="9" w:color="000000"/>
                <w:bottom w:val="single" w:sz="2" w:space="6" w:color="000000"/>
                <w:right w:val="single" w:sz="2" w:space="9" w:color="000000"/>
              </w:divBdr>
              <w:divsChild>
                <w:div w:id="916306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68456294">
              <w:marLeft w:val="0"/>
              <w:marRight w:val="0"/>
              <w:marTop w:val="0"/>
              <w:marBottom w:val="0"/>
              <w:divBdr>
                <w:top w:val="single" w:sz="2" w:space="6" w:color="000000"/>
                <w:left w:val="single" w:sz="2" w:space="9" w:color="000000"/>
                <w:bottom w:val="single" w:sz="2" w:space="6" w:color="000000"/>
                <w:right w:val="single" w:sz="2" w:space="9" w:color="000000"/>
              </w:divBdr>
              <w:divsChild>
                <w:div w:id="19782944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093501696">
              <w:marLeft w:val="0"/>
              <w:marRight w:val="0"/>
              <w:marTop w:val="0"/>
              <w:marBottom w:val="0"/>
              <w:divBdr>
                <w:top w:val="single" w:sz="2" w:space="6" w:color="000000"/>
                <w:left w:val="single" w:sz="2" w:space="9" w:color="000000"/>
                <w:bottom w:val="single" w:sz="2" w:space="6" w:color="000000"/>
                <w:right w:val="single" w:sz="2" w:space="9" w:color="000000"/>
              </w:divBdr>
              <w:divsChild>
                <w:div w:id="15871554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29655355">
          <w:marLeft w:val="0"/>
          <w:marRight w:val="0"/>
          <w:marTop w:val="312"/>
          <w:marBottom w:val="144"/>
          <w:divBdr>
            <w:top w:val="single" w:sz="2" w:space="0" w:color="000000"/>
            <w:left w:val="single" w:sz="2" w:space="0" w:color="000000"/>
            <w:bottom w:val="single" w:sz="2" w:space="0" w:color="000000"/>
            <w:right w:val="single" w:sz="2" w:space="0" w:color="000000"/>
          </w:divBdr>
        </w:div>
      </w:divsChild>
    </w:div>
    <w:div w:id="1560944515">
      <w:bodyDiv w:val="1"/>
      <w:marLeft w:val="0"/>
      <w:marRight w:val="0"/>
      <w:marTop w:val="0"/>
      <w:marBottom w:val="0"/>
      <w:divBdr>
        <w:top w:val="none" w:sz="0" w:space="0" w:color="auto"/>
        <w:left w:val="none" w:sz="0" w:space="0" w:color="auto"/>
        <w:bottom w:val="none" w:sz="0" w:space="0" w:color="auto"/>
        <w:right w:val="none" w:sz="0" w:space="0" w:color="auto"/>
      </w:divBdr>
      <w:divsChild>
        <w:div w:id="536045981">
          <w:blockQuote w:val="1"/>
          <w:marLeft w:val="720"/>
          <w:marRight w:val="720"/>
          <w:marTop w:val="100"/>
          <w:marBottom w:val="100"/>
          <w:divBdr>
            <w:top w:val="none" w:sz="0" w:space="0" w:color="auto"/>
            <w:left w:val="none" w:sz="0" w:space="0" w:color="auto"/>
            <w:bottom w:val="none" w:sz="0" w:space="0" w:color="auto"/>
            <w:right w:val="none" w:sz="0" w:space="0" w:color="auto"/>
          </w:divBdr>
        </w:div>
        <w:div w:id="623388710">
          <w:blockQuote w:val="1"/>
          <w:marLeft w:val="720"/>
          <w:marRight w:val="720"/>
          <w:marTop w:val="100"/>
          <w:marBottom w:val="100"/>
          <w:divBdr>
            <w:top w:val="none" w:sz="0" w:space="0" w:color="auto"/>
            <w:left w:val="none" w:sz="0" w:space="0" w:color="auto"/>
            <w:bottom w:val="none" w:sz="0" w:space="0" w:color="auto"/>
            <w:right w:val="none" w:sz="0" w:space="0" w:color="auto"/>
          </w:divBdr>
        </w:div>
        <w:div w:id="680933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46660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1793771">
      <w:bodyDiv w:val="1"/>
      <w:marLeft w:val="0"/>
      <w:marRight w:val="0"/>
      <w:marTop w:val="0"/>
      <w:marBottom w:val="0"/>
      <w:divBdr>
        <w:top w:val="none" w:sz="0" w:space="0" w:color="auto"/>
        <w:left w:val="none" w:sz="0" w:space="0" w:color="auto"/>
        <w:bottom w:val="none" w:sz="0" w:space="0" w:color="auto"/>
        <w:right w:val="none" w:sz="0" w:space="0" w:color="auto"/>
      </w:divBdr>
    </w:div>
    <w:div w:id="1584294516">
      <w:bodyDiv w:val="1"/>
      <w:marLeft w:val="0"/>
      <w:marRight w:val="0"/>
      <w:marTop w:val="0"/>
      <w:marBottom w:val="0"/>
      <w:divBdr>
        <w:top w:val="none" w:sz="0" w:space="0" w:color="auto"/>
        <w:left w:val="none" w:sz="0" w:space="0" w:color="auto"/>
        <w:bottom w:val="none" w:sz="0" w:space="0" w:color="auto"/>
        <w:right w:val="none" w:sz="0" w:space="0" w:color="auto"/>
      </w:divBdr>
    </w:div>
    <w:div w:id="1623462903">
      <w:bodyDiv w:val="1"/>
      <w:marLeft w:val="0"/>
      <w:marRight w:val="0"/>
      <w:marTop w:val="0"/>
      <w:marBottom w:val="0"/>
      <w:divBdr>
        <w:top w:val="none" w:sz="0" w:space="0" w:color="auto"/>
        <w:left w:val="none" w:sz="0" w:space="0" w:color="auto"/>
        <w:bottom w:val="none" w:sz="0" w:space="0" w:color="auto"/>
        <w:right w:val="none" w:sz="0" w:space="0" w:color="auto"/>
      </w:divBdr>
    </w:div>
    <w:div w:id="1624652409">
      <w:bodyDiv w:val="1"/>
      <w:marLeft w:val="0"/>
      <w:marRight w:val="0"/>
      <w:marTop w:val="0"/>
      <w:marBottom w:val="0"/>
      <w:divBdr>
        <w:top w:val="none" w:sz="0" w:space="0" w:color="auto"/>
        <w:left w:val="none" w:sz="0" w:space="0" w:color="auto"/>
        <w:bottom w:val="none" w:sz="0" w:space="0" w:color="auto"/>
        <w:right w:val="none" w:sz="0" w:space="0" w:color="auto"/>
      </w:divBdr>
    </w:div>
    <w:div w:id="1665205126">
      <w:bodyDiv w:val="1"/>
      <w:marLeft w:val="0"/>
      <w:marRight w:val="0"/>
      <w:marTop w:val="0"/>
      <w:marBottom w:val="0"/>
      <w:divBdr>
        <w:top w:val="none" w:sz="0" w:space="0" w:color="auto"/>
        <w:left w:val="none" w:sz="0" w:space="0" w:color="auto"/>
        <w:bottom w:val="none" w:sz="0" w:space="0" w:color="auto"/>
        <w:right w:val="none" w:sz="0" w:space="0" w:color="auto"/>
      </w:divBdr>
    </w:div>
    <w:div w:id="1665812361">
      <w:bodyDiv w:val="1"/>
      <w:marLeft w:val="0"/>
      <w:marRight w:val="0"/>
      <w:marTop w:val="0"/>
      <w:marBottom w:val="0"/>
      <w:divBdr>
        <w:top w:val="none" w:sz="0" w:space="0" w:color="auto"/>
        <w:left w:val="none" w:sz="0" w:space="0" w:color="auto"/>
        <w:bottom w:val="none" w:sz="0" w:space="0" w:color="auto"/>
        <w:right w:val="none" w:sz="0" w:space="0" w:color="auto"/>
      </w:divBdr>
    </w:div>
    <w:div w:id="1668509379">
      <w:bodyDiv w:val="1"/>
      <w:marLeft w:val="0"/>
      <w:marRight w:val="0"/>
      <w:marTop w:val="0"/>
      <w:marBottom w:val="0"/>
      <w:divBdr>
        <w:top w:val="none" w:sz="0" w:space="0" w:color="auto"/>
        <w:left w:val="none" w:sz="0" w:space="0" w:color="auto"/>
        <w:bottom w:val="none" w:sz="0" w:space="0" w:color="auto"/>
        <w:right w:val="none" w:sz="0" w:space="0" w:color="auto"/>
      </w:divBdr>
    </w:div>
    <w:div w:id="1687361263">
      <w:bodyDiv w:val="1"/>
      <w:marLeft w:val="0"/>
      <w:marRight w:val="0"/>
      <w:marTop w:val="0"/>
      <w:marBottom w:val="0"/>
      <w:divBdr>
        <w:top w:val="none" w:sz="0" w:space="0" w:color="auto"/>
        <w:left w:val="none" w:sz="0" w:space="0" w:color="auto"/>
        <w:bottom w:val="none" w:sz="0" w:space="0" w:color="auto"/>
        <w:right w:val="none" w:sz="0" w:space="0" w:color="auto"/>
      </w:divBdr>
    </w:div>
    <w:div w:id="1701932287">
      <w:bodyDiv w:val="1"/>
      <w:marLeft w:val="0"/>
      <w:marRight w:val="0"/>
      <w:marTop w:val="0"/>
      <w:marBottom w:val="0"/>
      <w:divBdr>
        <w:top w:val="none" w:sz="0" w:space="0" w:color="auto"/>
        <w:left w:val="none" w:sz="0" w:space="0" w:color="auto"/>
        <w:bottom w:val="none" w:sz="0" w:space="0" w:color="auto"/>
        <w:right w:val="none" w:sz="0" w:space="0" w:color="auto"/>
      </w:divBdr>
      <w:divsChild>
        <w:div w:id="616375658">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57252546">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17506783">
      <w:bodyDiv w:val="1"/>
      <w:marLeft w:val="0"/>
      <w:marRight w:val="0"/>
      <w:marTop w:val="0"/>
      <w:marBottom w:val="0"/>
      <w:divBdr>
        <w:top w:val="none" w:sz="0" w:space="0" w:color="auto"/>
        <w:left w:val="none" w:sz="0" w:space="0" w:color="auto"/>
        <w:bottom w:val="none" w:sz="0" w:space="0" w:color="auto"/>
        <w:right w:val="none" w:sz="0" w:space="0" w:color="auto"/>
      </w:divBdr>
      <w:divsChild>
        <w:div w:id="383023715">
          <w:blockQuote w:val="1"/>
          <w:marLeft w:val="0"/>
          <w:marRight w:val="0"/>
          <w:marTop w:val="0"/>
          <w:marBottom w:val="0"/>
          <w:divBdr>
            <w:top w:val="none" w:sz="0" w:space="0" w:color="auto"/>
            <w:left w:val="single" w:sz="12" w:space="5" w:color="1010FF"/>
            <w:bottom w:val="none" w:sz="0" w:space="0" w:color="auto"/>
            <w:right w:val="none" w:sz="0" w:space="0" w:color="auto"/>
          </w:divBdr>
          <w:divsChild>
            <w:div w:id="1936205607">
              <w:blockQuote w:val="1"/>
              <w:marLeft w:val="0"/>
              <w:marRight w:val="0"/>
              <w:marTop w:val="0"/>
              <w:marBottom w:val="0"/>
              <w:divBdr>
                <w:top w:val="none" w:sz="0" w:space="0" w:color="auto"/>
                <w:left w:val="single" w:sz="12" w:space="5" w:color="1010FF"/>
                <w:bottom w:val="none" w:sz="0" w:space="0" w:color="auto"/>
                <w:right w:val="none" w:sz="0" w:space="0" w:color="auto"/>
              </w:divBdr>
            </w:div>
          </w:divsChild>
        </w:div>
      </w:divsChild>
    </w:div>
    <w:div w:id="1741829837">
      <w:bodyDiv w:val="1"/>
      <w:marLeft w:val="0"/>
      <w:marRight w:val="0"/>
      <w:marTop w:val="0"/>
      <w:marBottom w:val="0"/>
      <w:divBdr>
        <w:top w:val="none" w:sz="0" w:space="0" w:color="auto"/>
        <w:left w:val="none" w:sz="0" w:space="0" w:color="auto"/>
        <w:bottom w:val="none" w:sz="0" w:space="0" w:color="auto"/>
        <w:right w:val="none" w:sz="0" w:space="0" w:color="auto"/>
      </w:divBdr>
    </w:div>
    <w:div w:id="1743023068">
      <w:bodyDiv w:val="1"/>
      <w:marLeft w:val="0"/>
      <w:marRight w:val="0"/>
      <w:marTop w:val="0"/>
      <w:marBottom w:val="0"/>
      <w:divBdr>
        <w:top w:val="none" w:sz="0" w:space="0" w:color="auto"/>
        <w:left w:val="none" w:sz="0" w:space="0" w:color="auto"/>
        <w:bottom w:val="none" w:sz="0" w:space="0" w:color="auto"/>
        <w:right w:val="none" w:sz="0" w:space="0" w:color="auto"/>
      </w:divBdr>
      <w:divsChild>
        <w:div w:id="291180421">
          <w:blockQuote w:val="1"/>
          <w:marLeft w:val="720"/>
          <w:marRight w:val="720"/>
          <w:marTop w:val="100"/>
          <w:marBottom w:val="100"/>
          <w:divBdr>
            <w:top w:val="none" w:sz="0" w:space="0" w:color="auto"/>
            <w:left w:val="none" w:sz="0" w:space="0" w:color="auto"/>
            <w:bottom w:val="none" w:sz="0" w:space="0" w:color="auto"/>
            <w:right w:val="none" w:sz="0" w:space="0" w:color="auto"/>
          </w:divBdr>
        </w:div>
        <w:div w:id="417364715">
          <w:blockQuote w:val="1"/>
          <w:marLeft w:val="720"/>
          <w:marRight w:val="720"/>
          <w:marTop w:val="100"/>
          <w:marBottom w:val="100"/>
          <w:divBdr>
            <w:top w:val="none" w:sz="0" w:space="0" w:color="auto"/>
            <w:left w:val="none" w:sz="0" w:space="0" w:color="auto"/>
            <w:bottom w:val="none" w:sz="0" w:space="0" w:color="auto"/>
            <w:right w:val="none" w:sz="0" w:space="0" w:color="auto"/>
          </w:divBdr>
        </w:div>
        <w:div w:id="696124051">
          <w:blockQuote w:val="1"/>
          <w:marLeft w:val="720"/>
          <w:marRight w:val="720"/>
          <w:marTop w:val="100"/>
          <w:marBottom w:val="100"/>
          <w:divBdr>
            <w:top w:val="none" w:sz="0" w:space="0" w:color="auto"/>
            <w:left w:val="none" w:sz="0" w:space="0" w:color="auto"/>
            <w:bottom w:val="none" w:sz="0" w:space="0" w:color="auto"/>
            <w:right w:val="none" w:sz="0" w:space="0" w:color="auto"/>
          </w:divBdr>
        </w:div>
        <w:div w:id="2038002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5949382">
      <w:bodyDiv w:val="1"/>
      <w:marLeft w:val="0"/>
      <w:marRight w:val="0"/>
      <w:marTop w:val="0"/>
      <w:marBottom w:val="0"/>
      <w:divBdr>
        <w:top w:val="none" w:sz="0" w:space="0" w:color="auto"/>
        <w:left w:val="none" w:sz="0" w:space="0" w:color="auto"/>
        <w:bottom w:val="none" w:sz="0" w:space="0" w:color="auto"/>
        <w:right w:val="none" w:sz="0" w:space="0" w:color="auto"/>
      </w:divBdr>
      <w:divsChild>
        <w:div w:id="621109519">
          <w:marLeft w:val="0"/>
          <w:marRight w:val="0"/>
          <w:marTop w:val="0"/>
          <w:marBottom w:val="0"/>
          <w:divBdr>
            <w:top w:val="none" w:sz="0" w:space="0" w:color="auto"/>
            <w:left w:val="none" w:sz="0" w:space="0" w:color="auto"/>
            <w:bottom w:val="none" w:sz="0" w:space="0" w:color="auto"/>
            <w:right w:val="none" w:sz="0" w:space="0" w:color="auto"/>
          </w:divBdr>
          <w:divsChild>
            <w:div w:id="226300857">
              <w:marLeft w:val="0"/>
              <w:marRight w:val="0"/>
              <w:marTop w:val="0"/>
              <w:marBottom w:val="0"/>
              <w:divBdr>
                <w:top w:val="none" w:sz="0" w:space="0" w:color="auto"/>
                <w:left w:val="none" w:sz="0" w:space="0" w:color="auto"/>
                <w:bottom w:val="none" w:sz="0" w:space="0" w:color="auto"/>
                <w:right w:val="none" w:sz="0" w:space="0" w:color="auto"/>
              </w:divBdr>
            </w:div>
          </w:divsChild>
        </w:div>
        <w:div w:id="672299892">
          <w:marLeft w:val="0"/>
          <w:marRight w:val="0"/>
          <w:marTop w:val="0"/>
          <w:marBottom w:val="0"/>
          <w:divBdr>
            <w:top w:val="none" w:sz="0" w:space="0" w:color="auto"/>
            <w:left w:val="none" w:sz="0" w:space="0" w:color="auto"/>
            <w:bottom w:val="none" w:sz="0" w:space="0" w:color="auto"/>
            <w:right w:val="none" w:sz="0" w:space="0" w:color="auto"/>
          </w:divBdr>
          <w:divsChild>
            <w:div w:id="66998952">
              <w:marLeft w:val="0"/>
              <w:marRight w:val="0"/>
              <w:marTop w:val="0"/>
              <w:marBottom w:val="0"/>
              <w:divBdr>
                <w:top w:val="none" w:sz="0" w:space="0" w:color="auto"/>
                <w:left w:val="none" w:sz="0" w:space="0" w:color="auto"/>
                <w:bottom w:val="none" w:sz="0" w:space="0" w:color="auto"/>
                <w:right w:val="none" w:sz="0" w:space="0" w:color="auto"/>
              </w:divBdr>
            </w:div>
          </w:divsChild>
        </w:div>
        <w:div w:id="781614545">
          <w:marLeft w:val="0"/>
          <w:marRight w:val="0"/>
          <w:marTop w:val="0"/>
          <w:marBottom w:val="0"/>
          <w:divBdr>
            <w:top w:val="none" w:sz="0" w:space="0" w:color="auto"/>
            <w:left w:val="none" w:sz="0" w:space="0" w:color="auto"/>
            <w:bottom w:val="none" w:sz="0" w:space="0" w:color="auto"/>
            <w:right w:val="none" w:sz="0" w:space="0" w:color="auto"/>
          </w:divBdr>
          <w:divsChild>
            <w:div w:id="636036183">
              <w:marLeft w:val="0"/>
              <w:marRight w:val="0"/>
              <w:marTop w:val="0"/>
              <w:marBottom w:val="0"/>
              <w:divBdr>
                <w:top w:val="none" w:sz="0" w:space="0" w:color="auto"/>
                <w:left w:val="none" w:sz="0" w:space="0" w:color="auto"/>
                <w:bottom w:val="none" w:sz="0" w:space="0" w:color="auto"/>
                <w:right w:val="none" w:sz="0" w:space="0" w:color="auto"/>
              </w:divBdr>
            </w:div>
          </w:divsChild>
        </w:div>
        <w:div w:id="922109532">
          <w:marLeft w:val="0"/>
          <w:marRight w:val="0"/>
          <w:marTop w:val="0"/>
          <w:marBottom w:val="0"/>
          <w:divBdr>
            <w:top w:val="none" w:sz="0" w:space="0" w:color="auto"/>
            <w:left w:val="none" w:sz="0" w:space="0" w:color="auto"/>
            <w:bottom w:val="none" w:sz="0" w:space="0" w:color="auto"/>
            <w:right w:val="none" w:sz="0" w:space="0" w:color="auto"/>
          </w:divBdr>
          <w:divsChild>
            <w:div w:id="1164007445">
              <w:marLeft w:val="0"/>
              <w:marRight w:val="0"/>
              <w:marTop w:val="0"/>
              <w:marBottom w:val="0"/>
              <w:divBdr>
                <w:top w:val="none" w:sz="0" w:space="0" w:color="auto"/>
                <w:left w:val="none" w:sz="0" w:space="0" w:color="auto"/>
                <w:bottom w:val="none" w:sz="0" w:space="0" w:color="auto"/>
                <w:right w:val="none" w:sz="0" w:space="0" w:color="auto"/>
              </w:divBdr>
            </w:div>
          </w:divsChild>
        </w:div>
        <w:div w:id="983120640">
          <w:marLeft w:val="0"/>
          <w:marRight w:val="0"/>
          <w:marTop w:val="0"/>
          <w:marBottom w:val="0"/>
          <w:divBdr>
            <w:top w:val="none" w:sz="0" w:space="0" w:color="auto"/>
            <w:left w:val="none" w:sz="0" w:space="0" w:color="auto"/>
            <w:bottom w:val="none" w:sz="0" w:space="0" w:color="auto"/>
            <w:right w:val="none" w:sz="0" w:space="0" w:color="auto"/>
          </w:divBdr>
          <w:divsChild>
            <w:div w:id="1717508216">
              <w:marLeft w:val="0"/>
              <w:marRight w:val="0"/>
              <w:marTop w:val="0"/>
              <w:marBottom w:val="0"/>
              <w:divBdr>
                <w:top w:val="none" w:sz="0" w:space="0" w:color="auto"/>
                <w:left w:val="none" w:sz="0" w:space="0" w:color="auto"/>
                <w:bottom w:val="none" w:sz="0" w:space="0" w:color="auto"/>
                <w:right w:val="none" w:sz="0" w:space="0" w:color="auto"/>
              </w:divBdr>
            </w:div>
          </w:divsChild>
        </w:div>
        <w:div w:id="1362392769">
          <w:marLeft w:val="0"/>
          <w:marRight w:val="0"/>
          <w:marTop w:val="0"/>
          <w:marBottom w:val="0"/>
          <w:divBdr>
            <w:top w:val="none" w:sz="0" w:space="0" w:color="auto"/>
            <w:left w:val="none" w:sz="0" w:space="0" w:color="auto"/>
            <w:bottom w:val="none" w:sz="0" w:space="0" w:color="auto"/>
            <w:right w:val="none" w:sz="0" w:space="0" w:color="auto"/>
          </w:divBdr>
          <w:divsChild>
            <w:div w:id="423696498">
              <w:marLeft w:val="0"/>
              <w:marRight w:val="0"/>
              <w:marTop w:val="0"/>
              <w:marBottom w:val="0"/>
              <w:divBdr>
                <w:top w:val="none" w:sz="0" w:space="0" w:color="auto"/>
                <w:left w:val="none" w:sz="0" w:space="0" w:color="auto"/>
                <w:bottom w:val="none" w:sz="0" w:space="0" w:color="auto"/>
                <w:right w:val="none" w:sz="0" w:space="0" w:color="auto"/>
              </w:divBdr>
            </w:div>
          </w:divsChild>
        </w:div>
        <w:div w:id="1814061328">
          <w:marLeft w:val="0"/>
          <w:marRight w:val="0"/>
          <w:marTop w:val="0"/>
          <w:marBottom w:val="0"/>
          <w:divBdr>
            <w:top w:val="none" w:sz="0" w:space="0" w:color="auto"/>
            <w:left w:val="none" w:sz="0" w:space="0" w:color="auto"/>
            <w:bottom w:val="none" w:sz="0" w:space="0" w:color="auto"/>
            <w:right w:val="none" w:sz="0" w:space="0" w:color="auto"/>
          </w:divBdr>
          <w:divsChild>
            <w:div w:id="1702823195">
              <w:marLeft w:val="0"/>
              <w:marRight w:val="0"/>
              <w:marTop w:val="0"/>
              <w:marBottom w:val="0"/>
              <w:divBdr>
                <w:top w:val="none" w:sz="0" w:space="0" w:color="auto"/>
                <w:left w:val="none" w:sz="0" w:space="0" w:color="auto"/>
                <w:bottom w:val="none" w:sz="0" w:space="0" w:color="auto"/>
                <w:right w:val="none" w:sz="0" w:space="0" w:color="auto"/>
              </w:divBdr>
            </w:div>
          </w:divsChild>
        </w:div>
        <w:div w:id="2024890335">
          <w:marLeft w:val="0"/>
          <w:marRight w:val="0"/>
          <w:marTop w:val="0"/>
          <w:marBottom w:val="0"/>
          <w:divBdr>
            <w:top w:val="none" w:sz="0" w:space="0" w:color="auto"/>
            <w:left w:val="none" w:sz="0" w:space="0" w:color="auto"/>
            <w:bottom w:val="none" w:sz="0" w:space="0" w:color="auto"/>
            <w:right w:val="none" w:sz="0" w:space="0" w:color="auto"/>
          </w:divBdr>
          <w:divsChild>
            <w:div w:id="1501579893">
              <w:marLeft w:val="0"/>
              <w:marRight w:val="0"/>
              <w:marTop w:val="0"/>
              <w:marBottom w:val="0"/>
              <w:divBdr>
                <w:top w:val="none" w:sz="0" w:space="0" w:color="auto"/>
                <w:left w:val="none" w:sz="0" w:space="0" w:color="auto"/>
                <w:bottom w:val="none" w:sz="0" w:space="0" w:color="auto"/>
                <w:right w:val="none" w:sz="0" w:space="0" w:color="auto"/>
              </w:divBdr>
            </w:div>
          </w:divsChild>
        </w:div>
        <w:div w:id="2044668236">
          <w:marLeft w:val="0"/>
          <w:marRight w:val="0"/>
          <w:marTop w:val="0"/>
          <w:marBottom w:val="0"/>
          <w:divBdr>
            <w:top w:val="none" w:sz="0" w:space="0" w:color="auto"/>
            <w:left w:val="none" w:sz="0" w:space="0" w:color="auto"/>
            <w:bottom w:val="none" w:sz="0" w:space="0" w:color="auto"/>
            <w:right w:val="none" w:sz="0" w:space="0" w:color="auto"/>
          </w:divBdr>
          <w:divsChild>
            <w:div w:id="28547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793470">
      <w:bodyDiv w:val="1"/>
      <w:marLeft w:val="0"/>
      <w:marRight w:val="0"/>
      <w:marTop w:val="0"/>
      <w:marBottom w:val="0"/>
      <w:divBdr>
        <w:top w:val="none" w:sz="0" w:space="0" w:color="auto"/>
        <w:left w:val="none" w:sz="0" w:space="0" w:color="auto"/>
        <w:bottom w:val="none" w:sz="0" w:space="0" w:color="auto"/>
        <w:right w:val="none" w:sz="0" w:space="0" w:color="auto"/>
      </w:divBdr>
    </w:div>
    <w:div w:id="1791823105">
      <w:bodyDiv w:val="1"/>
      <w:marLeft w:val="0"/>
      <w:marRight w:val="0"/>
      <w:marTop w:val="0"/>
      <w:marBottom w:val="0"/>
      <w:divBdr>
        <w:top w:val="none" w:sz="0" w:space="0" w:color="auto"/>
        <w:left w:val="none" w:sz="0" w:space="0" w:color="auto"/>
        <w:bottom w:val="none" w:sz="0" w:space="0" w:color="auto"/>
        <w:right w:val="none" w:sz="0" w:space="0" w:color="auto"/>
      </w:divBdr>
    </w:div>
    <w:div w:id="1808353211">
      <w:bodyDiv w:val="1"/>
      <w:marLeft w:val="0"/>
      <w:marRight w:val="0"/>
      <w:marTop w:val="0"/>
      <w:marBottom w:val="0"/>
      <w:divBdr>
        <w:top w:val="none" w:sz="0" w:space="0" w:color="auto"/>
        <w:left w:val="none" w:sz="0" w:space="0" w:color="auto"/>
        <w:bottom w:val="none" w:sz="0" w:space="0" w:color="auto"/>
        <w:right w:val="none" w:sz="0" w:space="0" w:color="auto"/>
      </w:divBdr>
      <w:divsChild>
        <w:div w:id="1261450063">
          <w:marLeft w:val="547"/>
          <w:marRight w:val="0"/>
          <w:marTop w:val="0"/>
          <w:marBottom w:val="0"/>
          <w:divBdr>
            <w:top w:val="none" w:sz="0" w:space="0" w:color="auto"/>
            <w:left w:val="none" w:sz="0" w:space="0" w:color="auto"/>
            <w:bottom w:val="none" w:sz="0" w:space="0" w:color="auto"/>
            <w:right w:val="none" w:sz="0" w:space="0" w:color="auto"/>
          </w:divBdr>
        </w:div>
        <w:div w:id="1345978464">
          <w:marLeft w:val="547"/>
          <w:marRight w:val="0"/>
          <w:marTop w:val="0"/>
          <w:marBottom w:val="0"/>
          <w:divBdr>
            <w:top w:val="none" w:sz="0" w:space="0" w:color="auto"/>
            <w:left w:val="none" w:sz="0" w:space="0" w:color="auto"/>
            <w:bottom w:val="none" w:sz="0" w:space="0" w:color="auto"/>
            <w:right w:val="none" w:sz="0" w:space="0" w:color="auto"/>
          </w:divBdr>
        </w:div>
      </w:divsChild>
    </w:div>
    <w:div w:id="1810633342">
      <w:bodyDiv w:val="1"/>
      <w:marLeft w:val="0"/>
      <w:marRight w:val="0"/>
      <w:marTop w:val="0"/>
      <w:marBottom w:val="0"/>
      <w:divBdr>
        <w:top w:val="none" w:sz="0" w:space="0" w:color="auto"/>
        <w:left w:val="none" w:sz="0" w:space="0" w:color="auto"/>
        <w:bottom w:val="none" w:sz="0" w:space="0" w:color="auto"/>
        <w:right w:val="none" w:sz="0" w:space="0" w:color="auto"/>
      </w:divBdr>
      <w:divsChild>
        <w:div w:id="42755890">
          <w:marLeft w:val="0"/>
          <w:marRight w:val="0"/>
          <w:marTop w:val="0"/>
          <w:marBottom w:val="300"/>
          <w:divBdr>
            <w:top w:val="single" w:sz="2" w:space="0" w:color="000000"/>
            <w:left w:val="single" w:sz="2" w:space="0" w:color="000000"/>
            <w:bottom w:val="single" w:sz="2" w:space="0" w:color="000000"/>
            <w:right w:val="single" w:sz="2" w:space="0" w:color="000000"/>
          </w:divBdr>
        </w:div>
        <w:div w:id="138885854">
          <w:marLeft w:val="0"/>
          <w:marRight w:val="0"/>
          <w:marTop w:val="0"/>
          <w:marBottom w:val="300"/>
          <w:divBdr>
            <w:top w:val="single" w:sz="2" w:space="0" w:color="000000"/>
            <w:left w:val="single" w:sz="2" w:space="0" w:color="000000"/>
            <w:bottom w:val="single" w:sz="2" w:space="0" w:color="000000"/>
            <w:right w:val="single" w:sz="2" w:space="0" w:color="000000"/>
          </w:divBdr>
        </w:div>
        <w:div w:id="1265770028">
          <w:marLeft w:val="0"/>
          <w:marRight w:val="0"/>
          <w:marTop w:val="0"/>
          <w:marBottom w:val="300"/>
          <w:divBdr>
            <w:top w:val="single" w:sz="2" w:space="0" w:color="000000"/>
            <w:left w:val="single" w:sz="2" w:space="0" w:color="000000"/>
            <w:bottom w:val="single" w:sz="2" w:space="0" w:color="000000"/>
            <w:right w:val="single" w:sz="2" w:space="0" w:color="000000"/>
          </w:divBdr>
        </w:div>
        <w:div w:id="1370884156">
          <w:marLeft w:val="0"/>
          <w:marRight w:val="0"/>
          <w:marTop w:val="0"/>
          <w:marBottom w:val="300"/>
          <w:divBdr>
            <w:top w:val="single" w:sz="2" w:space="0" w:color="000000"/>
            <w:left w:val="single" w:sz="2" w:space="0" w:color="000000"/>
            <w:bottom w:val="single" w:sz="2" w:space="0" w:color="000000"/>
            <w:right w:val="single" w:sz="2" w:space="0" w:color="000000"/>
          </w:divBdr>
        </w:div>
        <w:div w:id="1710373935">
          <w:marLeft w:val="0"/>
          <w:marRight w:val="0"/>
          <w:marTop w:val="0"/>
          <w:marBottom w:val="300"/>
          <w:divBdr>
            <w:top w:val="single" w:sz="2" w:space="0" w:color="000000"/>
            <w:left w:val="single" w:sz="2" w:space="0" w:color="000000"/>
            <w:bottom w:val="single" w:sz="2" w:space="0" w:color="000000"/>
            <w:right w:val="single" w:sz="2" w:space="0" w:color="000000"/>
          </w:divBdr>
        </w:div>
        <w:div w:id="1998722650">
          <w:marLeft w:val="0"/>
          <w:marRight w:val="0"/>
          <w:marTop w:val="0"/>
          <w:marBottom w:val="300"/>
          <w:divBdr>
            <w:top w:val="single" w:sz="2" w:space="0" w:color="000000"/>
            <w:left w:val="single" w:sz="2" w:space="0" w:color="000000"/>
            <w:bottom w:val="single" w:sz="2" w:space="0" w:color="000000"/>
            <w:right w:val="single" w:sz="2" w:space="0" w:color="000000"/>
          </w:divBdr>
        </w:div>
        <w:div w:id="2001344329">
          <w:marLeft w:val="0"/>
          <w:marRight w:val="0"/>
          <w:marTop w:val="0"/>
          <w:marBottom w:val="300"/>
          <w:divBdr>
            <w:top w:val="single" w:sz="2" w:space="0" w:color="000000"/>
            <w:left w:val="single" w:sz="2" w:space="0" w:color="000000"/>
            <w:bottom w:val="single" w:sz="2" w:space="0" w:color="000000"/>
            <w:right w:val="single" w:sz="2" w:space="0" w:color="000000"/>
          </w:divBdr>
        </w:div>
        <w:div w:id="2131775780">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1812821601">
      <w:bodyDiv w:val="1"/>
      <w:marLeft w:val="0"/>
      <w:marRight w:val="0"/>
      <w:marTop w:val="0"/>
      <w:marBottom w:val="0"/>
      <w:divBdr>
        <w:top w:val="none" w:sz="0" w:space="0" w:color="auto"/>
        <w:left w:val="none" w:sz="0" w:space="0" w:color="auto"/>
        <w:bottom w:val="none" w:sz="0" w:space="0" w:color="auto"/>
        <w:right w:val="none" w:sz="0" w:space="0" w:color="auto"/>
      </w:divBdr>
    </w:div>
    <w:div w:id="1817064312">
      <w:bodyDiv w:val="1"/>
      <w:marLeft w:val="0"/>
      <w:marRight w:val="0"/>
      <w:marTop w:val="0"/>
      <w:marBottom w:val="0"/>
      <w:divBdr>
        <w:top w:val="none" w:sz="0" w:space="0" w:color="auto"/>
        <w:left w:val="none" w:sz="0" w:space="0" w:color="auto"/>
        <w:bottom w:val="none" w:sz="0" w:space="0" w:color="auto"/>
        <w:right w:val="none" w:sz="0" w:space="0" w:color="auto"/>
      </w:divBdr>
    </w:div>
    <w:div w:id="1822501766">
      <w:bodyDiv w:val="1"/>
      <w:marLeft w:val="0"/>
      <w:marRight w:val="0"/>
      <w:marTop w:val="0"/>
      <w:marBottom w:val="0"/>
      <w:divBdr>
        <w:top w:val="none" w:sz="0" w:space="0" w:color="auto"/>
        <w:left w:val="none" w:sz="0" w:space="0" w:color="auto"/>
        <w:bottom w:val="none" w:sz="0" w:space="0" w:color="auto"/>
        <w:right w:val="none" w:sz="0" w:space="0" w:color="auto"/>
      </w:divBdr>
    </w:div>
    <w:div w:id="1848472966">
      <w:bodyDiv w:val="1"/>
      <w:marLeft w:val="0"/>
      <w:marRight w:val="0"/>
      <w:marTop w:val="0"/>
      <w:marBottom w:val="0"/>
      <w:divBdr>
        <w:top w:val="none" w:sz="0" w:space="0" w:color="auto"/>
        <w:left w:val="none" w:sz="0" w:space="0" w:color="auto"/>
        <w:bottom w:val="none" w:sz="0" w:space="0" w:color="auto"/>
        <w:right w:val="none" w:sz="0" w:space="0" w:color="auto"/>
      </w:divBdr>
    </w:div>
    <w:div w:id="1893418418">
      <w:bodyDiv w:val="1"/>
      <w:marLeft w:val="0"/>
      <w:marRight w:val="0"/>
      <w:marTop w:val="0"/>
      <w:marBottom w:val="0"/>
      <w:divBdr>
        <w:top w:val="none" w:sz="0" w:space="0" w:color="auto"/>
        <w:left w:val="none" w:sz="0" w:space="0" w:color="auto"/>
        <w:bottom w:val="none" w:sz="0" w:space="0" w:color="auto"/>
        <w:right w:val="none" w:sz="0" w:space="0" w:color="auto"/>
      </w:divBdr>
    </w:div>
    <w:div w:id="1897155730">
      <w:bodyDiv w:val="1"/>
      <w:marLeft w:val="0"/>
      <w:marRight w:val="0"/>
      <w:marTop w:val="0"/>
      <w:marBottom w:val="0"/>
      <w:divBdr>
        <w:top w:val="none" w:sz="0" w:space="0" w:color="auto"/>
        <w:left w:val="none" w:sz="0" w:space="0" w:color="auto"/>
        <w:bottom w:val="none" w:sz="0" w:space="0" w:color="auto"/>
        <w:right w:val="none" w:sz="0" w:space="0" w:color="auto"/>
      </w:divBdr>
    </w:div>
    <w:div w:id="1904288583">
      <w:bodyDiv w:val="1"/>
      <w:marLeft w:val="0"/>
      <w:marRight w:val="0"/>
      <w:marTop w:val="0"/>
      <w:marBottom w:val="0"/>
      <w:divBdr>
        <w:top w:val="none" w:sz="0" w:space="0" w:color="auto"/>
        <w:left w:val="none" w:sz="0" w:space="0" w:color="auto"/>
        <w:bottom w:val="none" w:sz="0" w:space="0" w:color="auto"/>
        <w:right w:val="none" w:sz="0" w:space="0" w:color="auto"/>
      </w:divBdr>
    </w:div>
    <w:div w:id="1971208758">
      <w:bodyDiv w:val="1"/>
      <w:marLeft w:val="0"/>
      <w:marRight w:val="0"/>
      <w:marTop w:val="0"/>
      <w:marBottom w:val="0"/>
      <w:divBdr>
        <w:top w:val="none" w:sz="0" w:space="0" w:color="auto"/>
        <w:left w:val="none" w:sz="0" w:space="0" w:color="auto"/>
        <w:bottom w:val="none" w:sz="0" w:space="0" w:color="auto"/>
        <w:right w:val="none" w:sz="0" w:space="0" w:color="auto"/>
      </w:divBdr>
    </w:div>
    <w:div w:id="1998880708">
      <w:bodyDiv w:val="1"/>
      <w:marLeft w:val="0"/>
      <w:marRight w:val="0"/>
      <w:marTop w:val="0"/>
      <w:marBottom w:val="0"/>
      <w:divBdr>
        <w:top w:val="none" w:sz="0" w:space="0" w:color="auto"/>
        <w:left w:val="none" w:sz="0" w:space="0" w:color="auto"/>
        <w:bottom w:val="none" w:sz="0" w:space="0" w:color="auto"/>
        <w:right w:val="none" w:sz="0" w:space="0" w:color="auto"/>
      </w:divBdr>
    </w:div>
    <w:div w:id="2053191879">
      <w:bodyDiv w:val="1"/>
      <w:marLeft w:val="0"/>
      <w:marRight w:val="0"/>
      <w:marTop w:val="0"/>
      <w:marBottom w:val="0"/>
      <w:divBdr>
        <w:top w:val="none" w:sz="0" w:space="0" w:color="auto"/>
        <w:left w:val="none" w:sz="0" w:space="0" w:color="auto"/>
        <w:bottom w:val="none" w:sz="0" w:space="0" w:color="auto"/>
        <w:right w:val="none" w:sz="0" w:space="0" w:color="auto"/>
      </w:divBdr>
    </w:div>
    <w:div w:id="2067100942">
      <w:bodyDiv w:val="1"/>
      <w:marLeft w:val="0"/>
      <w:marRight w:val="0"/>
      <w:marTop w:val="0"/>
      <w:marBottom w:val="0"/>
      <w:divBdr>
        <w:top w:val="none" w:sz="0" w:space="0" w:color="auto"/>
        <w:left w:val="none" w:sz="0" w:space="0" w:color="auto"/>
        <w:bottom w:val="none" w:sz="0" w:space="0" w:color="auto"/>
        <w:right w:val="none" w:sz="0" w:space="0" w:color="auto"/>
      </w:divBdr>
      <w:divsChild>
        <w:div w:id="116995326">
          <w:marLeft w:val="0"/>
          <w:marRight w:val="0"/>
          <w:marTop w:val="0"/>
          <w:marBottom w:val="300"/>
          <w:divBdr>
            <w:top w:val="single" w:sz="2" w:space="0" w:color="000000"/>
            <w:left w:val="single" w:sz="2" w:space="0" w:color="000000"/>
            <w:bottom w:val="single" w:sz="2" w:space="0" w:color="000000"/>
            <w:right w:val="single" w:sz="2" w:space="0" w:color="000000"/>
          </w:divBdr>
        </w:div>
        <w:div w:id="428621825">
          <w:marLeft w:val="0"/>
          <w:marRight w:val="0"/>
          <w:marTop w:val="0"/>
          <w:marBottom w:val="300"/>
          <w:divBdr>
            <w:top w:val="single" w:sz="2" w:space="0" w:color="000000"/>
            <w:left w:val="single" w:sz="2" w:space="0" w:color="000000"/>
            <w:bottom w:val="single" w:sz="2" w:space="0" w:color="000000"/>
            <w:right w:val="single" w:sz="2" w:space="0" w:color="000000"/>
          </w:divBdr>
        </w:div>
        <w:div w:id="780732622">
          <w:marLeft w:val="0"/>
          <w:marRight w:val="0"/>
          <w:marTop w:val="0"/>
          <w:marBottom w:val="300"/>
          <w:divBdr>
            <w:top w:val="single" w:sz="2" w:space="0" w:color="000000"/>
            <w:left w:val="single" w:sz="2" w:space="0" w:color="000000"/>
            <w:bottom w:val="single" w:sz="2" w:space="0" w:color="000000"/>
            <w:right w:val="single" w:sz="2" w:space="0" w:color="000000"/>
          </w:divBdr>
        </w:div>
        <w:div w:id="1585525556">
          <w:marLeft w:val="0"/>
          <w:marRight w:val="0"/>
          <w:marTop w:val="0"/>
          <w:marBottom w:val="300"/>
          <w:divBdr>
            <w:top w:val="single" w:sz="2" w:space="0" w:color="000000"/>
            <w:left w:val="single" w:sz="2" w:space="0" w:color="000000"/>
            <w:bottom w:val="single" w:sz="2" w:space="0" w:color="000000"/>
            <w:right w:val="single" w:sz="2" w:space="0" w:color="000000"/>
          </w:divBdr>
        </w:div>
        <w:div w:id="1881941836">
          <w:marLeft w:val="0"/>
          <w:marRight w:val="0"/>
          <w:marTop w:val="0"/>
          <w:marBottom w:val="300"/>
          <w:divBdr>
            <w:top w:val="single" w:sz="2" w:space="0" w:color="000000"/>
            <w:left w:val="single" w:sz="2" w:space="0" w:color="000000"/>
            <w:bottom w:val="single" w:sz="2" w:space="0" w:color="000000"/>
            <w:right w:val="single" w:sz="2" w:space="0" w:color="000000"/>
          </w:divBdr>
        </w:div>
        <w:div w:id="1993098728">
          <w:marLeft w:val="0"/>
          <w:marRight w:val="0"/>
          <w:marTop w:val="0"/>
          <w:marBottom w:val="300"/>
          <w:divBdr>
            <w:top w:val="single" w:sz="2" w:space="0" w:color="000000"/>
            <w:left w:val="single" w:sz="2" w:space="0" w:color="000000"/>
            <w:bottom w:val="single" w:sz="2" w:space="0" w:color="000000"/>
            <w:right w:val="single" w:sz="2" w:space="0" w:color="000000"/>
          </w:divBdr>
        </w:div>
        <w:div w:id="2039235792">
          <w:marLeft w:val="0"/>
          <w:marRight w:val="0"/>
          <w:marTop w:val="0"/>
          <w:marBottom w:val="300"/>
          <w:divBdr>
            <w:top w:val="single" w:sz="2" w:space="0" w:color="000000"/>
            <w:left w:val="single" w:sz="2" w:space="0" w:color="000000"/>
            <w:bottom w:val="single" w:sz="2" w:space="0" w:color="000000"/>
            <w:right w:val="single" w:sz="2" w:space="0" w:color="000000"/>
          </w:divBdr>
        </w:div>
        <w:div w:id="2080444373">
          <w:marLeft w:val="0"/>
          <w:marRight w:val="0"/>
          <w:marTop w:val="0"/>
          <w:marBottom w:val="300"/>
          <w:divBdr>
            <w:top w:val="single" w:sz="2" w:space="0" w:color="000000"/>
            <w:left w:val="single" w:sz="2" w:space="0" w:color="000000"/>
            <w:bottom w:val="single" w:sz="2" w:space="0" w:color="000000"/>
            <w:right w:val="single" w:sz="2" w:space="0" w:color="000000"/>
          </w:divBdr>
        </w:div>
      </w:divsChild>
    </w:div>
    <w:div w:id="2096198441">
      <w:bodyDiv w:val="1"/>
      <w:marLeft w:val="0"/>
      <w:marRight w:val="0"/>
      <w:marTop w:val="0"/>
      <w:marBottom w:val="0"/>
      <w:divBdr>
        <w:top w:val="none" w:sz="0" w:space="0" w:color="auto"/>
        <w:left w:val="none" w:sz="0" w:space="0" w:color="auto"/>
        <w:bottom w:val="none" w:sz="0" w:space="0" w:color="auto"/>
        <w:right w:val="none" w:sz="0" w:space="0" w:color="auto"/>
      </w:divBdr>
    </w:div>
    <w:div w:id="2099250819">
      <w:bodyDiv w:val="1"/>
      <w:marLeft w:val="0"/>
      <w:marRight w:val="0"/>
      <w:marTop w:val="0"/>
      <w:marBottom w:val="0"/>
      <w:divBdr>
        <w:top w:val="none" w:sz="0" w:space="0" w:color="auto"/>
        <w:left w:val="none" w:sz="0" w:space="0" w:color="auto"/>
        <w:bottom w:val="none" w:sz="0" w:space="0" w:color="auto"/>
        <w:right w:val="none" w:sz="0" w:space="0" w:color="auto"/>
      </w:divBdr>
    </w:div>
    <w:div w:id="2100903320">
      <w:bodyDiv w:val="1"/>
      <w:marLeft w:val="0"/>
      <w:marRight w:val="0"/>
      <w:marTop w:val="0"/>
      <w:marBottom w:val="0"/>
      <w:divBdr>
        <w:top w:val="none" w:sz="0" w:space="0" w:color="auto"/>
        <w:left w:val="none" w:sz="0" w:space="0" w:color="auto"/>
        <w:bottom w:val="none" w:sz="0" w:space="0" w:color="auto"/>
        <w:right w:val="none" w:sz="0" w:space="0" w:color="auto"/>
      </w:divBdr>
    </w:div>
    <w:div w:id="2105683510">
      <w:bodyDiv w:val="1"/>
      <w:marLeft w:val="0"/>
      <w:marRight w:val="0"/>
      <w:marTop w:val="0"/>
      <w:marBottom w:val="0"/>
      <w:divBdr>
        <w:top w:val="none" w:sz="0" w:space="0" w:color="auto"/>
        <w:left w:val="none" w:sz="0" w:space="0" w:color="auto"/>
        <w:bottom w:val="none" w:sz="0" w:space="0" w:color="auto"/>
        <w:right w:val="none" w:sz="0" w:space="0" w:color="auto"/>
      </w:divBdr>
    </w:div>
    <w:div w:id="2106605484">
      <w:bodyDiv w:val="1"/>
      <w:marLeft w:val="0"/>
      <w:marRight w:val="0"/>
      <w:marTop w:val="0"/>
      <w:marBottom w:val="0"/>
      <w:divBdr>
        <w:top w:val="none" w:sz="0" w:space="0" w:color="auto"/>
        <w:left w:val="none" w:sz="0" w:space="0" w:color="auto"/>
        <w:bottom w:val="none" w:sz="0" w:space="0" w:color="auto"/>
        <w:right w:val="none" w:sz="0" w:space="0" w:color="auto"/>
      </w:divBdr>
    </w:div>
    <w:div w:id="2124107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portalbu.ufsc.br/ficha" TargetMode="External"/><Relationship Id="rId13" Type="http://schemas.openxmlformats.org/officeDocument/2006/relationships/hyperlink" Target="http://dspace.sti.ufcg.edu.br:8080/jspui/handle/riufcg/3995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dx.doi.org/10.38116/ri2024ODS6"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60429A-9D06-40E7-B8E3-10E6F4C434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55</Pages>
  <Words>17994</Words>
  <Characters>97171</Characters>
  <Application>Microsoft Office Word</Application>
  <DocSecurity>0</DocSecurity>
  <Lines>809</Lines>
  <Paragraphs>229</Paragraphs>
  <ScaleCrop>false</ScaleCrop>
  <HeadingPairs>
    <vt:vector size="4" baseType="variant">
      <vt:variant>
        <vt:lpstr>Título</vt:lpstr>
      </vt:variant>
      <vt:variant>
        <vt:i4>1</vt:i4>
      </vt:variant>
      <vt:variant>
        <vt:lpstr>Títulos</vt:lpstr>
      </vt:variant>
      <vt:variant>
        <vt:i4>28</vt:i4>
      </vt:variant>
    </vt:vector>
  </HeadingPairs>
  <TitlesOfParts>
    <vt:vector size="29" baseType="lpstr">
      <vt:lpstr/>
      <vt:lpstr>INTRODUÇÃO </vt:lpstr>
      <vt:lpstr>    Problema de Pesquisa</vt:lpstr>
      <vt:lpstr>    OBJETIVOS DE PESQUISA</vt:lpstr>
      <vt:lpstr>    Hipóteses de Pesquisa</vt:lpstr>
      <vt:lpstr>    Justificativa</vt:lpstr>
      <vt:lpstr>REFERENCIAL TEÓRICO</vt:lpstr>
      <vt:lpstr>    O desenvolvimento e o desenvolvimento regional</vt:lpstr>
      <vt:lpstr>    O Estudo Histórico das Relações SA e DRSAI</vt:lpstr>
      <vt:lpstr>    As Múltiplas Relevâncias do SA </vt:lpstr>
      <vt:lpstr>    A Complexidade nas Relações de Causa e Efeito do SA sobre DRSAI</vt:lpstr>
      <vt:lpstr>    A investigação de relações causais</vt:lpstr>
      <vt:lpstr>    A escada da causalidade</vt:lpstr>
      <vt:lpstr>PROCEDIMENTOS METODOLÓGICOS</vt:lpstr>
      <vt:lpstr>    ABORDAGEM HIPOTÉTICO-DEDUTIVA</vt:lpstr>
      <vt:lpstr>    MÉTODOS DE PROCEDIMENTO</vt:lpstr>
      <vt:lpstr>    Delineamento da pesquisa</vt:lpstr>
      <vt:lpstr>    </vt:lpstr>
      <vt:lpstr>    Marco teórico da inferência causal</vt:lpstr>
      <vt:lpstr>    TÉCNICAS DE PESQUISA</vt:lpstr>
      <vt:lpstr>    UNIVERSO E AMOSTRA</vt:lpstr>
      <vt:lpstr>    Fontes de dados e variáveis</vt:lpstr>
      <vt:lpstr>    ESTRUTURA DO TRABALHO E ESCADA DA CAUSALIDADE</vt:lpstr>
      <vt:lpstr>    cONTROLE DE FATORES CONTEXTUAIS E VALIDAÇÃO</vt:lpstr>
      <vt:lpstr>    iNTEGRAÇÃO METODOLÓGICA E PRODUTOS ESPERADOS</vt:lpstr>
      <vt:lpstr>cronograma</vt:lpstr>
      <vt:lpstr>SUMÁRIO PROVISÓRIO</vt:lpstr>
      <vt:lpstr>Resultados Preliminares</vt:lpstr>
      <vt:lpstr>    Tabelas de resultados preliminares</vt:lpstr>
    </vt:vector>
  </TitlesOfParts>
  <Company>Hewlett-Packard Company</Company>
  <LinksUpToDate>false</LinksUpToDate>
  <CharactersWithSpaces>114936</CharactersWithSpaces>
  <SharedDoc>false</SharedDoc>
  <HLinks>
    <vt:vector size="234" baseType="variant">
      <vt:variant>
        <vt:i4>6160457</vt:i4>
      </vt:variant>
      <vt:variant>
        <vt:i4>231</vt:i4>
      </vt:variant>
      <vt:variant>
        <vt:i4>0</vt:i4>
      </vt:variant>
      <vt:variant>
        <vt:i4>5</vt:i4>
      </vt:variant>
      <vt:variant>
        <vt:lpwstr>http://dx.doi.org/10.1016/j.scitotenv.2021.146279</vt:lpwstr>
      </vt:variant>
      <vt:variant>
        <vt:lpwstr/>
      </vt:variant>
      <vt:variant>
        <vt:i4>1703991</vt:i4>
      </vt:variant>
      <vt:variant>
        <vt:i4>224</vt:i4>
      </vt:variant>
      <vt:variant>
        <vt:i4>0</vt:i4>
      </vt:variant>
      <vt:variant>
        <vt:i4>5</vt:i4>
      </vt:variant>
      <vt:variant>
        <vt:lpwstr/>
      </vt:variant>
      <vt:variant>
        <vt:lpwstr>_Toc177398810</vt:lpwstr>
      </vt:variant>
      <vt:variant>
        <vt:i4>1769527</vt:i4>
      </vt:variant>
      <vt:variant>
        <vt:i4>218</vt:i4>
      </vt:variant>
      <vt:variant>
        <vt:i4>0</vt:i4>
      </vt:variant>
      <vt:variant>
        <vt:i4>5</vt:i4>
      </vt:variant>
      <vt:variant>
        <vt:lpwstr/>
      </vt:variant>
      <vt:variant>
        <vt:lpwstr>_Toc177398809</vt:lpwstr>
      </vt:variant>
      <vt:variant>
        <vt:i4>1769527</vt:i4>
      </vt:variant>
      <vt:variant>
        <vt:i4>212</vt:i4>
      </vt:variant>
      <vt:variant>
        <vt:i4>0</vt:i4>
      </vt:variant>
      <vt:variant>
        <vt:i4>5</vt:i4>
      </vt:variant>
      <vt:variant>
        <vt:lpwstr/>
      </vt:variant>
      <vt:variant>
        <vt:lpwstr>_Toc177398808</vt:lpwstr>
      </vt:variant>
      <vt:variant>
        <vt:i4>1769527</vt:i4>
      </vt:variant>
      <vt:variant>
        <vt:i4>206</vt:i4>
      </vt:variant>
      <vt:variant>
        <vt:i4>0</vt:i4>
      </vt:variant>
      <vt:variant>
        <vt:i4>5</vt:i4>
      </vt:variant>
      <vt:variant>
        <vt:lpwstr/>
      </vt:variant>
      <vt:variant>
        <vt:lpwstr>_Toc177398807</vt:lpwstr>
      </vt:variant>
      <vt:variant>
        <vt:i4>1769527</vt:i4>
      </vt:variant>
      <vt:variant>
        <vt:i4>200</vt:i4>
      </vt:variant>
      <vt:variant>
        <vt:i4>0</vt:i4>
      </vt:variant>
      <vt:variant>
        <vt:i4>5</vt:i4>
      </vt:variant>
      <vt:variant>
        <vt:lpwstr/>
      </vt:variant>
      <vt:variant>
        <vt:lpwstr>_Toc177398806</vt:lpwstr>
      </vt:variant>
      <vt:variant>
        <vt:i4>1769527</vt:i4>
      </vt:variant>
      <vt:variant>
        <vt:i4>194</vt:i4>
      </vt:variant>
      <vt:variant>
        <vt:i4>0</vt:i4>
      </vt:variant>
      <vt:variant>
        <vt:i4>5</vt:i4>
      </vt:variant>
      <vt:variant>
        <vt:lpwstr/>
      </vt:variant>
      <vt:variant>
        <vt:lpwstr>_Toc177398805</vt:lpwstr>
      </vt:variant>
      <vt:variant>
        <vt:i4>1769527</vt:i4>
      </vt:variant>
      <vt:variant>
        <vt:i4>188</vt:i4>
      </vt:variant>
      <vt:variant>
        <vt:i4>0</vt:i4>
      </vt:variant>
      <vt:variant>
        <vt:i4>5</vt:i4>
      </vt:variant>
      <vt:variant>
        <vt:lpwstr/>
      </vt:variant>
      <vt:variant>
        <vt:lpwstr>_Toc177398804</vt:lpwstr>
      </vt:variant>
      <vt:variant>
        <vt:i4>1769527</vt:i4>
      </vt:variant>
      <vt:variant>
        <vt:i4>182</vt:i4>
      </vt:variant>
      <vt:variant>
        <vt:i4>0</vt:i4>
      </vt:variant>
      <vt:variant>
        <vt:i4>5</vt:i4>
      </vt:variant>
      <vt:variant>
        <vt:lpwstr/>
      </vt:variant>
      <vt:variant>
        <vt:lpwstr>_Toc177398803</vt:lpwstr>
      </vt:variant>
      <vt:variant>
        <vt:i4>1769527</vt:i4>
      </vt:variant>
      <vt:variant>
        <vt:i4>176</vt:i4>
      </vt:variant>
      <vt:variant>
        <vt:i4>0</vt:i4>
      </vt:variant>
      <vt:variant>
        <vt:i4>5</vt:i4>
      </vt:variant>
      <vt:variant>
        <vt:lpwstr/>
      </vt:variant>
      <vt:variant>
        <vt:lpwstr>_Toc177398802</vt:lpwstr>
      </vt:variant>
      <vt:variant>
        <vt:i4>1769527</vt:i4>
      </vt:variant>
      <vt:variant>
        <vt:i4>170</vt:i4>
      </vt:variant>
      <vt:variant>
        <vt:i4>0</vt:i4>
      </vt:variant>
      <vt:variant>
        <vt:i4>5</vt:i4>
      </vt:variant>
      <vt:variant>
        <vt:lpwstr/>
      </vt:variant>
      <vt:variant>
        <vt:lpwstr>_Toc177398801</vt:lpwstr>
      </vt:variant>
      <vt:variant>
        <vt:i4>1769527</vt:i4>
      </vt:variant>
      <vt:variant>
        <vt:i4>164</vt:i4>
      </vt:variant>
      <vt:variant>
        <vt:i4>0</vt:i4>
      </vt:variant>
      <vt:variant>
        <vt:i4>5</vt:i4>
      </vt:variant>
      <vt:variant>
        <vt:lpwstr/>
      </vt:variant>
      <vt:variant>
        <vt:lpwstr>_Toc177398800</vt:lpwstr>
      </vt:variant>
      <vt:variant>
        <vt:i4>1179704</vt:i4>
      </vt:variant>
      <vt:variant>
        <vt:i4>158</vt:i4>
      </vt:variant>
      <vt:variant>
        <vt:i4>0</vt:i4>
      </vt:variant>
      <vt:variant>
        <vt:i4>5</vt:i4>
      </vt:variant>
      <vt:variant>
        <vt:lpwstr/>
      </vt:variant>
      <vt:variant>
        <vt:lpwstr>_Toc177398799</vt:lpwstr>
      </vt:variant>
      <vt:variant>
        <vt:i4>1179704</vt:i4>
      </vt:variant>
      <vt:variant>
        <vt:i4>152</vt:i4>
      </vt:variant>
      <vt:variant>
        <vt:i4>0</vt:i4>
      </vt:variant>
      <vt:variant>
        <vt:i4>5</vt:i4>
      </vt:variant>
      <vt:variant>
        <vt:lpwstr/>
      </vt:variant>
      <vt:variant>
        <vt:lpwstr>_Toc177398798</vt:lpwstr>
      </vt:variant>
      <vt:variant>
        <vt:i4>1179704</vt:i4>
      </vt:variant>
      <vt:variant>
        <vt:i4>146</vt:i4>
      </vt:variant>
      <vt:variant>
        <vt:i4>0</vt:i4>
      </vt:variant>
      <vt:variant>
        <vt:i4>5</vt:i4>
      </vt:variant>
      <vt:variant>
        <vt:lpwstr/>
      </vt:variant>
      <vt:variant>
        <vt:lpwstr>_Toc177398797</vt:lpwstr>
      </vt:variant>
      <vt:variant>
        <vt:i4>1179704</vt:i4>
      </vt:variant>
      <vt:variant>
        <vt:i4>140</vt:i4>
      </vt:variant>
      <vt:variant>
        <vt:i4>0</vt:i4>
      </vt:variant>
      <vt:variant>
        <vt:i4>5</vt:i4>
      </vt:variant>
      <vt:variant>
        <vt:lpwstr/>
      </vt:variant>
      <vt:variant>
        <vt:lpwstr>_Toc177398796</vt:lpwstr>
      </vt:variant>
      <vt:variant>
        <vt:i4>1179704</vt:i4>
      </vt:variant>
      <vt:variant>
        <vt:i4>134</vt:i4>
      </vt:variant>
      <vt:variant>
        <vt:i4>0</vt:i4>
      </vt:variant>
      <vt:variant>
        <vt:i4>5</vt:i4>
      </vt:variant>
      <vt:variant>
        <vt:lpwstr/>
      </vt:variant>
      <vt:variant>
        <vt:lpwstr>_Toc177398795</vt:lpwstr>
      </vt:variant>
      <vt:variant>
        <vt:i4>1179704</vt:i4>
      </vt:variant>
      <vt:variant>
        <vt:i4>128</vt:i4>
      </vt:variant>
      <vt:variant>
        <vt:i4>0</vt:i4>
      </vt:variant>
      <vt:variant>
        <vt:i4>5</vt:i4>
      </vt:variant>
      <vt:variant>
        <vt:lpwstr/>
      </vt:variant>
      <vt:variant>
        <vt:lpwstr>_Toc177398794</vt:lpwstr>
      </vt:variant>
      <vt:variant>
        <vt:i4>1179704</vt:i4>
      </vt:variant>
      <vt:variant>
        <vt:i4>122</vt:i4>
      </vt:variant>
      <vt:variant>
        <vt:i4>0</vt:i4>
      </vt:variant>
      <vt:variant>
        <vt:i4>5</vt:i4>
      </vt:variant>
      <vt:variant>
        <vt:lpwstr/>
      </vt:variant>
      <vt:variant>
        <vt:lpwstr>_Toc177398793</vt:lpwstr>
      </vt:variant>
      <vt:variant>
        <vt:i4>1179704</vt:i4>
      </vt:variant>
      <vt:variant>
        <vt:i4>116</vt:i4>
      </vt:variant>
      <vt:variant>
        <vt:i4>0</vt:i4>
      </vt:variant>
      <vt:variant>
        <vt:i4>5</vt:i4>
      </vt:variant>
      <vt:variant>
        <vt:lpwstr/>
      </vt:variant>
      <vt:variant>
        <vt:lpwstr>_Toc177398792</vt:lpwstr>
      </vt:variant>
      <vt:variant>
        <vt:i4>1179704</vt:i4>
      </vt:variant>
      <vt:variant>
        <vt:i4>110</vt:i4>
      </vt:variant>
      <vt:variant>
        <vt:i4>0</vt:i4>
      </vt:variant>
      <vt:variant>
        <vt:i4>5</vt:i4>
      </vt:variant>
      <vt:variant>
        <vt:lpwstr/>
      </vt:variant>
      <vt:variant>
        <vt:lpwstr>_Toc177398791</vt:lpwstr>
      </vt:variant>
      <vt:variant>
        <vt:i4>1179704</vt:i4>
      </vt:variant>
      <vt:variant>
        <vt:i4>104</vt:i4>
      </vt:variant>
      <vt:variant>
        <vt:i4>0</vt:i4>
      </vt:variant>
      <vt:variant>
        <vt:i4>5</vt:i4>
      </vt:variant>
      <vt:variant>
        <vt:lpwstr/>
      </vt:variant>
      <vt:variant>
        <vt:lpwstr>_Toc177398790</vt:lpwstr>
      </vt:variant>
      <vt:variant>
        <vt:i4>1245240</vt:i4>
      </vt:variant>
      <vt:variant>
        <vt:i4>98</vt:i4>
      </vt:variant>
      <vt:variant>
        <vt:i4>0</vt:i4>
      </vt:variant>
      <vt:variant>
        <vt:i4>5</vt:i4>
      </vt:variant>
      <vt:variant>
        <vt:lpwstr/>
      </vt:variant>
      <vt:variant>
        <vt:lpwstr>_Toc177398789</vt:lpwstr>
      </vt:variant>
      <vt:variant>
        <vt:i4>1245240</vt:i4>
      </vt:variant>
      <vt:variant>
        <vt:i4>92</vt:i4>
      </vt:variant>
      <vt:variant>
        <vt:i4>0</vt:i4>
      </vt:variant>
      <vt:variant>
        <vt:i4>5</vt:i4>
      </vt:variant>
      <vt:variant>
        <vt:lpwstr/>
      </vt:variant>
      <vt:variant>
        <vt:lpwstr>_Toc177398788</vt:lpwstr>
      </vt:variant>
      <vt:variant>
        <vt:i4>1245240</vt:i4>
      </vt:variant>
      <vt:variant>
        <vt:i4>86</vt:i4>
      </vt:variant>
      <vt:variant>
        <vt:i4>0</vt:i4>
      </vt:variant>
      <vt:variant>
        <vt:i4>5</vt:i4>
      </vt:variant>
      <vt:variant>
        <vt:lpwstr/>
      </vt:variant>
      <vt:variant>
        <vt:lpwstr>_Toc177398787</vt:lpwstr>
      </vt:variant>
      <vt:variant>
        <vt:i4>1703993</vt:i4>
      </vt:variant>
      <vt:variant>
        <vt:i4>77</vt:i4>
      </vt:variant>
      <vt:variant>
        <vt:i4>0</vt:i4>
      </vt:variant>
      <vt:variant>
        <vt:i4>5</vt:i4>
      </vt:variant>
      <vt:variant>
        <vt:lpwstr/>
      </vt:variant>
      <vt:variant>
        <vt:lpwstr>_Toc99466022</vt:lpwstr>
      </vt:variant>
      <vt:variant>
        <vt:i4>1638457</vt:i4>
      </vt:variant>
      <vt:variant>
        <vt:i4>71</vt:i4>
      </vt:variant>
      <vt:variant>
        <vt:i4>0</vt:i4>
      </vt:variant>
      <vt:variant>
        <vt:i4>5</vt:i4>
      </vt:variant>
      <vt:variant>
        <vt:lpwstr/>
      </vt:variant>
      <vt:variant>
        <vt:lpwstr>_Toc99466021</vt:lpwstr>
      </vt:variant>
      <vt:variant>
        <vt:i4>1572921</vt:i4>
      </vt:variant>
      <vt:variant>
        <vt:i4>65</vt:i4>
      </vt:variant>
      <vt:variant>
        <vt:i4>0</vt:i4>
      </vt:variant>
      <vt:variant>
        <vt:i4>5</vt:i4>
      </vt:variant>
      <vt:variant>
        <vt:lpwstr/>
      </vt:variant>
      <vt:variant>
        <vt:lpwstr>_Toc99466020</vt:lpwstr>
      </vt:variant>
      <vt:variant>
        <vt:i4>1310774</vt:i4>
      </vt:variant>
      <vt:variant>
        <vt:i4>56</vt:i4>
      </vt:variant>
      <vt:variant>
        <vt:i4>0</vt:i4>
      </vt:variant>
      <vt:variant>
        <vt:i4>5</vt:i4>
      </vt:variant>
      <vt:variant>
        <vt:lpwstr/>
      </vt:variant>
      <vt:variant>
        <vt:lpwstr>_Toc100213624</vt:lpwstr>
      </vt:variant>
      <vt:variant>
        <vt:i4>1310774</vt:i4>
      </vt:variant>
      <vt:variant>
        <vt:i4>50</vt:i4>
      </vt:variant>
      <vt:variant>
        <vt:i4>0</vt:i4>
      </vt:variant>
      <vt:variant>
        <vt:i4>5</vt:i4>
      </vt:variant>
      <vt:variant>
        <vt:lpwstr/>
      </vt:variant>
      <vt:variant>
        <vt:lpwstr>_Toc100213623</vt:lpwstr>
      </vt:variant>
      <vt:variant>
        <vt:i4>1310774</vt:i4>
      </vt:variant>
      <vt:variant>
        <vt:i4>44</vt:i4>
      </vt:variant>
      <vt:variant>
        <vt:i4>0</vt:i4>
      </vt:variant>
      <vt:variant>
        <vt:i4>5</vt:i4>
      </vt:variant>
      <vt:variant>
        <vt:lpwstr/>
      </vt:variant>
      <vt:variant>
        <vt:lpwstr>_Toc100213622</vt:lpwstr>
      </vt:variant>
      <vt:variant>
        <vt:i4>1310774</vt:i4>
      </vt:variant>
      <vt:variant>
        <vt:i4>38</vt:i4>
      </vt:variant>
      <vt:variant>
        <vt:i4>0</vt:i4>
      </vt:variant>
      <vt:variant>
        <vt:i4>5</vt:i4>
      </vt:variant>
      <vt:variant>
        <vt:lpwstr/>
      </vt:variant>
      <vt:variant>
        <vt:lpwstr>_Toc100213621</vt:lpwstr>
      </vt:variant>
      <vt:variant>
        <vt:i4>1966139</vt:i4>
      </vt:variant>
      <vt:variant>
        <vt:i4>29</vt:i4>
      </vt:variant>
      <vt:variant>
        <vt:i4>0</vt:i4>
      </vt:variant>
      <vt:variant>
        <vt:i4>5</vt:i4>
      </vt:variant>
      <vt:variant>
        <vt:lpwstr/>
      </vt:variant>
      <vt:variant>
        <vt:lpwstr>_Toc99466006</vt:lpwstr>
      </vt:variant>
      <vt:variant>
        <vt:i4>1900603</vt:i4>
      </vt:variant>
      <vt:variant>
        <vt:i4>23</vt:i4>
      </vt:variant>
      <vt:variant>
        <vt:i4>0</vt:i4>
      </vt:variant>
      <vt:variant>
        <vt:i4>5</vt:i4>
      </vt:variant>
      <vt:variant>
        <vt:lpwstr/>
      </vt:variant>
      <vt:variant>
        <vt:lpwstr>_Toc99466005</vt:lpwstr>
      </vt:variant>
      <vt:variant>
        <vt:i4>1835067</vt:i4>
      </vt:variant>
      <vt:variant>
        <vt:i4>17</vt:i4>
      </vt:variant>
      <vt:variant>
        <vt:i4>0</vt:i4>
      </vt:variant>
      <vt:variant>
        <vt:i4>5</vt:i4>
      </vt:variant>
      <vt:variant>
        <vt:lpwstr/>
      </vt:variant>
      <vt:variant>
        <vt:lpwstr>_Toc99466004</vt:lpwstr>
      </vt:variant>
      <vt:variant>
        <vt:i4>1769531</vt:i4>
      </vt:variant>
      <vt:variant>
        <vt:i4>11</vt:i4>
      </vt:variant>
      <vt:variant>
        <vt:i4>0</vt:i4>
      </vt:variant>
      <vt:variant>
        <vt:i4>5</vt:i4>
      </vt:variant>
      <vt:variant>
        <vt:lpwstr/>
      </vt:variant>
      <vt:variant>
        <vt:lpwstr>_Toc99466003</vt:lpwstr>
      </vt:variant>
      <vt:variant>
        <vt:i4>7864429</vt:i4>
      </vt:variant>
      <vt:variant>
        <vt:i4>6</vt:i4>
      </vt:variant>
      <vt:variant>
        <vt:i4>0</vt:i4>
      </vt:variant>
      <vt:variant>
        <vt:i4>5</vt:i4>
      </vt:variant>
      <vt:variant>
        <vt:lpwstr>https://repositorio.ufsc.br/handle/123456789/197458</vt:lpwstr>
      </vt:variant>
      <vt:variant>
        <vt:lpwstr/>
      </vt:variant>
      <vt:variant>
        <vt:i4>5046356</vt:i4>
      </vt:variant>
      <vt:variant>
        <vt:i4>3</vt:i4>
      </vt:variant>
      <vt:variant>
        <vt:i4>0</vt:i4>
      </vt:variant>
      <vt:variant>
        <vt:i4>5</vt:i4>
      </vt:variant>
      <vt:variant>
        <vt:lpwstr>http://portalbu.ufsc.br/ficha</vt:lpwstr>
      </vt:variant>
      <vt:variant>
        <vt:lpwstr/>
      </vt:variant>
      <vt:variant>
        <vt:i4>5046356</vt:i4>
      </vt:variant>
      <vt:variant>
        <vt:i4>0</vt:i4>
      </vt:variant>
      <vt:variant>
        <vt:i4>0</vt:i4>
      </vt:variant>
      <vt:variant>
        <vt:i4>5</vt:i4>
      </vt:variant>
      <vt:variant>
        <vt:lpwstr>http://portalbu.ufsc.br/ficha</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Crislaine Silveira</dc:creator>
  <cp:keywords/>
  <dc:description/>
  <cp:lastModifiedBy>Usuario</cp:lastModifiedBy>
  <cp:revision>6</cp:revision>
  <dcterms:created xsi:type="dcterms:W3CDTF">2025-11-24T13:10:00Z</dcterms:created>
  <dcterms:modified xsi:type="dcterms:W3CDTF">2025-11-24T19:00:00Z</dcterms:modified>
</cp:coreProperties>
</file>