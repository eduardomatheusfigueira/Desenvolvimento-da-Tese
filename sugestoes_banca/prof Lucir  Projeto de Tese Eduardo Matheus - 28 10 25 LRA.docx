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4BD5" w14:textId="77777777" w:rsidR="00405CD7" w:rsidRPr="00405CD7" w:rsidRDefault="00405CD7" w:rsidP="00405CD7">
      <w:pPr>
        <w:ind w:firstLine="0"/>
        <w:contextualSpacing/>
        <w:jc w:val="center"/>
        <w:rPr>
          <w:rFonts w:cs="Arial"/>
          <w:b/>
          <w:bCs/>
          <w:szCs w:val="24"/>
        </w:rPr>
      </w:pPr>
      <w:r w:rsidRPr="00405CD7">
        <w:rPr>
          <w:rFonts w:cs="Arial"/>
          <w:b/>
          <w:bCs/>
          <w:noProof/>
          <w:szCs w:val="24"/>
          <w:lang w:eastAsia="pt-BR"/>
        </w:rPr>
        <mc:AlternateContent>
          <mc:Choice Requires="wps">
            <w:drawing>
              <wp:anchor distT="0" distB="0" distL="114300" distR="114300" simplePos="0" relativeHeight="251660289" behindDoc="0" locked="0" layoutInCell="1" allowOverlap="1" wp14:anchorId="353CCB02" wp14:editId="7844D3E1">
                <wp:simplePos x="0" y="0"/>
                <wp:positionH relativeFrom="column">
                  <wp:posOffset>5492750</wp:posOffset>
                </wp:positionH>
                <wp:positionV relativeFrom="paragraph">
                  <wp:posOffset>-654685</wp:posOffset>
                </wp:positionV>
                <wp:extent cx="407670" cy="250190"/>
                <wp:effectExtent l="0" t="0" r="0" b="0"/>
                <wp:wrapNone/>
                <wp:docPr id="971351090"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70" cy="2501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3F689B2" id="Retângulo 11" o:spid="_x0000_s1026" style="position:absolute;margin-left:432.5pt;margin-top:-51.55pt;width:32.1pt;height:19.7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" fillcolor="white [3212]" strokecolor="white [3212]" strokeweight="1pt">
                <v:path arrowok="t"/>
              </v:rect>
            </w:pict>
          </mc:Fallback>
        </mc:AlternateContent>
      </w:r>
      <w:r w:rsidRPr="00405CD7">
        <w:rPr>
          <w:rFonts w:cs="Arial"/>
          <w:b/>
          <w:bCs/>
          <w:szCs w:val="24"/>
        </w:rPr>
        <w:t xml:space="preserve">UNIVERSIDADE REGIONAL DO NOROESTE DO ESTADO DO </w:t>
      </w:r>
    </w:p>
    <w:p w14:paraId="3780F3A9" w14:textId="77777777" w:rsidR="00405CD7" w:rsidRPr="00405CD7" w:rsidRDefault="00405CD7" w:rsidP="00405CD7">
      <w:pPr>
        <w:ind w:firstLine="0"/>
        <w:contextualSpacing/>
        <w:jc w:val="center"/>
        <w:rPr>
          <w:rFonts w:cs="Arial"/>
          <w:b/>
          <w:bCs/>
          <w:szCs w:val="24"/>
        </w:rPr>
      </w:pPr>
      <w:r w:rsidRPr="00405CD7">
        <w:rPr>
          <w:rFonts w:cs="Arial"/>
          <w:b/>
          <w:bCs/>
          <w:szCs w:val="24"/>
        </w:rPr>
        <w:t xml:space="preserve">RIO GRANDE DO SUL – </w:t>
      </w:r>
      <w:proofErr w:type="spellStart"/>
      <w:r w:rsidRPr="00405CD7">
        <w:rPr>
          <w:rFonts w:cs="Arial"/>
          <w:b/>
          <w:bCs/>
          <w:szCs w:val="24"/>
        </w:rPr>
        <w:t>UNIJUÍ</w:t>
      </w:r>
      <w:proofErr w:type="spellEnd"/>
    </w:p>
    <w:p w14:paraId="244639AE" w14:textId="312B357F" w:rsidR="00362BEC" w:rsidRPr="00405CD7" w:rsidRDefault="00405CD7" w:rsidP="00405CD7">
      <w:pPr>
        <w:ind w:firstLine="0"/>
        <w:contextualSpacing/>
        <w:jc w:val="center"/>
        <w:rPr>
          <w:rFonts w:cs="Arial"/>
          <w:b/>
          <w:bCs/>
          <w:szCs w:val="24"/>
        </w:rPr>
      </w:pPr>
      <w:r w:rsidRPr="00405CD7">
        <w:rPr>
          <w:rFonts w:cs="Arial"/>
          <w:b/>
          <w:bCs/>
          <w:szCs w:val="24"/>
        </w:rPr>
        <w:t>PROGRAMA DE PÓS-GRADUAÇÃO STRICTO SENSU EM DESENVOLVIMENTO REGIONAL</w:t>
      </w:r>
    </w:p>
    <w:p w14:paraId="351F81C2" w14:textId="77777777" w:rsidR="00362BEC" w:rsidRPr="00362BEC" w:rsidRDefault="00362BEC" w:rsidP="00126DBA">
      <w:pPr>
        <w:ind w:firstLine="0"/>
        <w:contextualSpacing/>
        <w:jc w:val="center"/>
        <w:rPr>
          <w:rFonts w:cs="Arial"/>
          <w:szCs w:val="24"/>
        </w:rPr>
      </w:pPr>
    </w:p>
    <w:p w14:paraId="14C1B623" w14:textId="77777777" w:rsidR="00362BEC" w:rsidRPr="00362BEC" w:rsidRDefault="00362BEC" w:rsidP="00126DBA">
      <w:pPr>
        <w:ind w:firstLine="0"/>
        <w:contextualSpacing/>
        <w:jc w:val="center"/>
        <w:rPr>
          <w:rFonts w:cs="Arial"/>
          <w:szCs w:val="24"/>
        </w:rPr>
      </w:pPr>
    </w:p>
    <w:p w14:paraId="66751B34" w14:textId="61B0175C" w:rsidR="00362BEC" w:rsidRDefault="00362BEC" w:rsidP="00126DBA">
      <w:pPr>
        <w:ind w:firstLine="0"/>
        <w:contextualSpacing/>
        <w:jc w:val="center"/>
        <w:rPr>
          <w:rFonts w:cs="Arial"/>
          <w:szCs w:val="24"/>
        </w:rPr>
      </w:pPr>
    </w:p>
    <w:p w14:paraId="3B7D168A" w14:textId="77777777" w:rsidR="00405CD7" w:rsidRPr="00362BEC" w:rsidRDefault="00405CD7" w:rsidP="00126DBA">
      <w:pPr>
        <w:ind w:firstLine="0"/>
        <w:contextualSpacing/>
        <w:jc w:val="center"/>
        <w:rPr>
          <w:rFonts w:cs="Arial"/>
          <w:szCs w:val="24"/>
        </w:rPr>
      </w:pPr>
    </w:p>
    <w:p w14:paraId="35A18676" w14:textId="77777777" w:rsidR="00362BEC" w:rsidRPr="00362BEC" w:rsidRDefault="00362BEC" w:rsidP="00126DBA">
      <w:pPr>
        <w:ind w:firstLine="0"/>
        <w:contextualSpacing/>
        <w:jc w:val="center"/>
        <w:rPr>
          <w:rFonts w:cs="Arial"/>
          <w:szCs w:val="24"/>
        </w:rPr>
      </w:pPr>
    </w:p>
    <w:p w14:paraId="10B03E47" w14:textId="0599EF4E" w:rsidR="00362BEC" w:rsidRPr="00347CAF" w:rsidRDefault="006B2740" w:rsidP="00126DBA">
      <w:pPr>
        <w:ind w:firstLine="0"/>
        <w:contextualSpacing/>
        <w:jc w:val="center"/>
        <w:rPr>
          <w:rFonts w:cs="Arial"/>
          <w:b/>
          <w:bCs/>
          <w:szCs w:val="24"/>
        </w:rPr>
      </w:pPr>
      <w:r w:rsidRPr="00347CAF">
        <w:rPr>
          <w:rFonts w:cs="Arial"/>
          <w:b/>
          <w:bCs/>
          <w:szCs w:val="24"/>
        </w:rPr>
        <w:t>EDUARDO MATHEUS FIGUEIRA</w:t>
      </w:r>
    </w:p>
    <w:p w14:paraId="5451E25D" w14:textId="77777777" w:rsidR="00362BEC" w:rsidRPr="00362BEC" w:rsidRDefault="00362BEC" w:rsidP="00126DBA">
      <w:pPr>
        <w:ind w:firstLine="0"/>
        <w:contextualSpacing/>
        <w:jc w:val="center"/>
        <w:rPr>
          <w:rFonts w:cs="Arial"/>
          <w:szCs w:val="24"/>
        </w:rPr>
      </w:pPr>
    </w:p>
    <w:p w14:paraId="6465E8F1" w14:textId="77777777" w:rsidR="00362BEC" w:rsidRPr="00362BEC" w:rsidRDefault="00362BEC" w:rsidP="00126DBA">
      <w:pPr>
        <w:ind w:firstLine="0"/>
        <w:contextualSpacing/>
        <w:jc w:val="center"/>
        <w:rPr>
          <w:rFonts w:cs="Arial"/>
          <w:szCs w:val="24"/>
        </w:rPr>
      </w:pPr>
    </w:p>
    <w:p w14:paraId="34A6599E" w14:textId="77777777" w:rsidR="00362BEC" w:rsidRPr="00362BEC" w:rsidRDefault="00362BEC" w:rsidP="00126DBA">
      <w:pPr>
        <w:ind w:firstLine="0"/>
        <w:contextualSpacing/>
        <w:jc w:val="center"/>
        <w:rPr>
          <w:rFonts w:cs="Arial"/>
          <w:szCs w:val="24"/>
        </w:rPr>
      </w:pPr>
    </w:p>
    <w:p w14:paraId="6CC8C3BC" w14:textId="77777777" w:rsidR="00362BEC" w:rsidRPr="00362BEC" w:rsidRDefault="00362BEC" w:rsidP="00126DBA">
      <w:pPr>
        <w:ind w:firstLine="0"/>
        <w:contextualSpacing/>
        <w:jc w:val="center"/>
        <w:rPr>
          <w:rFonts w:cs="Arial"/>
          <w:szCs w:val="24"/>
        </w:rPr>
      </w:pPr>
    </w:p>
    <w:p w14:paraId="6D09EC1E" w14:textId="77777777" w:rsidR="00362BEC" w:rsidRPr="00362BEC" w:rsidRDefault="00362BEC" w:rsidP="00126DBA">
      <w:pPr>
        <w:ind w:firstLine="0"/>
        <w:contextualSpacing/>
        <w:jc w:val="center"/>
        <w:rPr>
          <w:rFonts w:cs="Arial"/>
          <w:szCs w:val="24"/>
        </w:rPr>
      </w:pPr>
    </w:p>
    <w:p w14:paraId="30B43F99" w14:textId="762975A7" w:rsidR="00362BEC" w:rsidRPr="00405CD7" w:rsidRDefault="00405CD7" w:rsidP="00126DBA">
      <w:pPr>
        <w:ind w:firstLine="0"/>
        <w:contextualSpacing/>
        <w:jc w:val="center"/>
        <w:rPr>
          <w:rFonts w:cs="Arial"/>
          <w:b/>
          <w:szCs w:val="24"/>
        </w:rPr>
      </w:pPr>
      <w:bookmarkStart w:id="0" w:name="_Hlk191436348"/>
      <w:r w:rsidRPr="00405CD7">
        <w:rPr>
          <w:rFonts w:cs="Arial"/>
          <w:b/>
          <w:szCs w:val="24"/>
        </w:rPr>
        <w:t>INFRAESTRUTURA DE SANEAMENTO E INCIDÊNCIA DE DOENÇAS NO PARANÁ: UMA ANÁLISE MULTIDIMENSIONAL COM FOCO EM CAUSALIDADE E CONTEXTO</w:t>
      </w:r>
    </w:p>
    <w:bookmarkEnd w:id="0"/>
    <w:p w14:paraId="0DF89E70" w14:textId="77777777" w:rsidR="00362BEC" w:rsidRPr="00362BEC" w:rsidRDefault="00362BEC" w:rsidP="00126DBA">
      <w:pPr>
        <w:ind w:firstLine="0"/>
        <w:contextualSpacing/>
        <w:jc w:val="center"/>
        <w:rPr>
          <w:rFonts w:cs="Arial"/>
          <w:szCs w:val="24"/>
        </w:rPr>
      </w:pPr>
    </w:p>
    <w:p w14:paraId="15E2D79A" w14:textId="77777777" w:rsidR="00362BEC" w:rsidRPr="00362BEC" w:rsidRDefault="00362BEC" w:rsidP="00126DBA">
      <w:pPr>
        <w:ind w:firstLine="0"/>
        <w:contextualSpacing/>
        <w:jc w:val="center"/>
        <w:rPr>
          <w:rFonts w:cs="Arial"/>
          <w:szCs w:val="24"/>
        </w:rPr>
      </w:pPr>
    </w:p>
    <w:p w14:paraId="3A75E92A" w14:textId="77777777" w:rsidR="00362BEC" w:rsidRPr="00362BEC" w:rsidRDefault="00362BEC" w:rsidP="00126DBA">
      <w:pPr>
        <w:ind w:firstLine="0"/>
        <w:contextualSpacing/>
        <w:jc w:val="center"/>
        <w:rPr>
          <w:rFonts w:cs="Arial"/>
          <w:szCs w:val="24"/>
        </w:rPr>
      </w:pPr>
    </w:p>
    <w:p w14:paraId="587ECF44" w14:textId="77777777" w:rsidR="00362BEC" w:rsidRPr="00362BEC" w:rsidRDefault="00362BEC" w:rsidP="00126DBA">
      <w:pPr>
        <w:ind w:firstLine="0"/>
        <w:contextualSpacing/>
        <w:jc w:val="center"/>
        <w:rPr>
          <w:rFonts w:cs="Arial"/>
          <w:szCs w:val="24"/>
        </w:rPr>
      </w:pPr>
    </w:p>
    <w:p w14:paraId="6B3739F5" w14:textId="77777777" w:rsidR="00362BEC" w:rsidRPr="00362BEC" w:rsidRDefault="00362BEC" w:rsidP="00126DBA">
      <w:pPr>
        <w:ind w:firstLine="0"/>
        <w:contextualSpacing/>
        <w:jc w:val="center"/>
        <w:rPr>
          <w:rFonts w:cs="Arial"/>
          <w:szCs w:val="24"/>
        </w:rPr>
      </w:pPr>
    </w:p>
    <w:p w14:paraId="40B75414" w14:textId="77777777" w:rsidR="00362BEC" w:rsidRPr="00362BEC" w:rsidRDefault="00362BEC" w:rsidP="00126DBA">
      <w:pPr>
        <w:ind w:firstLine="0"/>
        <w:contextualSpacing/>
        <w:jc w:val="center"/>
        <w:rPr>
          <w:rFonts w:cs="Arial"/>
          <w:szCs w:val="24"/>
        </w:rPr>
      </w:pPr>
    </w:p>
    <w:p w14:paraId="20B85291" w14:textId="77777777" w:rsidR="00742191" w:rsidRDefault="00742191" w:rsidP="00126DBA">
      <w:pPr>
        <w:ind w:firstLine="0"/>
        <w:contextualSpacing/>
        <w:jc w:val="center"/>
        <w:rPr>
          <w:rFonts w:cs="Arial"/>
          <w:szCs w:val="24"/>
        </w:rPr>
      </w:pPr>
    </w:p>
    <w:p w14:paraId="6F3D2D65" w14:textId="77777777" w:rsidR="006B2740" w:rsidRDefault="006B2740" w:rsidP="00126DBA">
      <w:pPr>
        <w:ind w:firstLine="0"/>
        <w:contextualSpacing/>
        <w:jc w:val="center"/>
        <w:rPr>
          <w:rFonts w:cs="Arial"/>
          <w:szCs w:val="24"/>
        </w:rPr>
      </w:pPr>
    </w:p>
    <w:p w14:paraId="5A44493C" w14:textId="0DD7714D" w:rsidR="00A57398" w:rsidRDefault="00A57398" w:rsidP="00126DBA">
      <w:pPr>
        <w:ind w:firstLine="0"/>
        <w:contextualSpacing/>
        <w:jc w:val="center"/>
        <w:rPr>
          <w:rFonts w:cs="Arial"/>
          <w:szCs w:val="24"/>
        </w:rPr>
      </w:pPr>
    </w:p>
    <w:p w14:paraId="1D2252EB" w14:textId="01BA6128" w:rsidR="00405CD7" w:rsidRDefault="00405CD7" w:rsidP="00126DBA">
      <w:pPr>
        <w:ind w:firstLine="0"/>
        <w:contextualSpacing/>
        <w:jc w:val="center"/>
        <w:rPr>
          <w:rFonts w:cs="Arial"/>
          <w:szCs w:val="24"/>
        </w:rPr>
      </w:pPr>
    </w:p>
    <w:p w14:paraId="662DE903" w14:textId="2027B204" w:rsidR="00405CD7" w:rsidRDefault="00405CD7" w:rsidP="00126DBA">
      <w:pPr>
        <w:ind w:firstLine="0"/>
        <w:contextualSpacing/>
        <w:jc w:val="center"/>
        <w:rPr>
          <w:rFonts w:cs="Arial"/>
          <w:szCs w:val="24"/>
        </w:rPr>
      </w:pPr>
    </w:p>
    <w:p w14:paraId="2DE4FC1A" w14:textId="77777777" w:rsidR="00405CD7" w:rsidRDefault="00405CD7" w:rsidP="00126DBA">
      <w:pPr>
        <w:ind w:firstLine="0"/>
        <w:contextualSpacing/>
        <w:jc w:val="center"/>
        <w:rPr>
          <w:rFonts w:cs="Arial"/>
          <w:szCs w:val="24"/>
        </w:rPr>
      </w:pPr>
    </w:p>
    <w:p w14:paraId="08BA645B" w14:textId="77777777" w:rsidR="00742191" w:rsidRDefault="00742191" w:rsidP="00126DBA">
      <w:pPr>
        <w:ind w:firstLine="0"/>
        <w:contextualSpacing/>
        <w:jc w:val="center"/>
        <w:rPr>
          <w:rFonts w:cs="Arial"/>
          <w:szCs w:val="24"/>
        </w:rPr>
      </w:pPr>
    </w:p>
    <w:p w14:paraId="48D498E3" w14:textId="77777777" w:rsidR="00FD778F" w:rsidRDefault="00FD778F" w:rsidP="00126DBA">
      <w:pPr>
        <w:ind w:firstLine="0"/>
        <w:contextualSpacing/>
        <w:jc w:val="center"/>
        <w:rPr>
          <w:rFonts w:cs="Arial"/>
          <w:szCs w:val="24"/>
        </w:rPr>
      </w:pPr>
    </w:p>
    <w:p w14:paraId="71A8BD90" w14:textId="589B830B" w:rsidR="00362BEC" w:rsidRPr="00347CAF" w:rsidRDefault="006B2740" w:rsidP="00126DBA">
      <w:pPr>
        <w:ind w:firstLine="0"/>
        <w:contextualSpacing/>
        <w:jc w:val="center"/>
        <w:rPr>
          <w:rFonts w:cs="Arial"/>
          <w:b/>
          <w:bCs/>
          <w:szCs w:val="24"/>
        </w:rPr>
      </w:pPr>
      <w:r w:rsidRPr="00347CAF">
        <w:rPr>
          <w:rFonts w:cs="Arial"/>
          <w:b/>
          <w:bCs/>
          <w:szCs w:val="24"/>
        </w:rPr>
        <w:t xml:space="preserve">IJUÍ </w:t>
      </w:r>
      <w:r w:rsidR="00CC5460">
        <w:rPr>
          <w:rFonts w:cs="Arial"/>
          <w:b/>
          <w:bCs/>
          <w:szCs w:val="24"/>
        </w:rPr>
        <w:t xml:space="preserve">– </w:t>
      </w:r>
      <w:r w:rsidRPr="00347CAF">
        <w:rPr>
          <w:rFonts w:cs="Arial"/>
          <w:b/>
          <w:bCs/>
          <w:szCs w:val="24"/>
        </w:rPr>
        <w:t>RS</w:t>
      </w:r>
    </w:p>
    <w:p w14:paraId="65521477" w14:textId="0FF72FB2" w:rsidR="006B2740" w:rsidRPr="00CC5460" w:rsidRDefault="006B2740" w:rsidP="00CC5460">
      <w:pPr>
        <w:ind w:firstLine="0"/>
        <w:contextualSpacing/>
        <w:jc w:val="center"/>
        <w:rPr>
          <w:rFonts w:cs="Arial"/>
          <w:b/>
          <w:bCs/>
          <w:szCs w:val="24"/>
        </w:rPr>
      </w:pPr>
      <w:r w:rsidRPr="00347CAF">
        <w:rPr>
          <w:rFonts w:cs="Arial"/>
          <w:b/>
          <w:bCs/>
          <w:szCs w:val="24"/>
        </w:rPr>
        <w:t>202</w:t>
      </w:r>
      <w:r w:rsidR="003F5809">
        <w:rPr>
          <w:rFonts w:cs="Arial"/>
          <w:b/>
          <w:bCs/>
          <w:szCs w:val="24"/>
        </w:rPr>
        <w:t>5</w:t>
      </w:r>
    </w:p>
    <w:p w14:paraId="14562BDB" w14:textId="6D32BB2A" w:rsidR="00362BEC" w:rsidRPr="00D84E96" w:rsidRDefault="006B2740" w:rsidP="00126DBA">
      <w:pPr>
        <w:ind w:firstLine="0"/>
        <w:contextualSpacing/>
        <w:jc w:val="center"/>
        <w:rPr>
          <w:rFonts w:cs="Arial"/>
          <w:b/>
          <w:bCs/>
          <w:szCs w:val="24"/>
        </w:rPr>
      </w:pPr>
      <w:r w:rsidRPr="00D84E96">
        <w:rPr>
          <w:rFonts w:cs="Arial"/>
          <w:b/>
          <w:bCs/>
          <w:szCs w:val="24"/>
        </w:rPr>
        <w:lastRenderedPageBreak/>
        <w:t>EDUARDO MATHEUS FIGUEIRA</w:t>
      </w:r>
    </w:p>
    <w:p w14:paraId="48DD3737" w14:textId="77777777" w:rsidR="00362BEC" w:rsidRPr="00362BEC" w:rsidRDefault="00362BEC" w:rsidP="00126DBA">
      <w:pPr>
        <w:ind w:firstLine="0"/>
        <w:contextualSpacing/>
        <w:jc w:val="center"/>
        <w:rPr>
          <w:rFonts w:cs="Arial"/>
          <w:szCs w:val="24"/>
        </w:rPr>
      </w:pPr>
    </w:p>
    <w:p w14:paraId="699C1DD5" w14:textId="77777777" w:rsidR="00362BEC" w:rsidRPr="00362BEC" w:rsidRDefault="00362BEC" w:rsidP="00126DBA">
      <w:pPr>
        <w:ind w:firstLine="0"/>
        <w:contextualSpacing/>
        <w:jc w:val="center"/>
        <w:rPr>
          <w:rFonts w:cs="Arial"/>
          <w:szCs w:val="24"/>
        </w:rPr>
      </w:pPr>
    </w:p>
    <w:p w14:paraId="253160F4" w14:textId="77777777" w:rsidR="00362BEC" w:rsidRPr="00362BEC" w:rsidRDefault="00362BEC" w:rsidP="00126DBA">
      <w:pPr>
        <w:ind w:firstLine="0"/>
        <w:contextualSpacing/>
        <w:jc w:val="center"/>
        <w:rPr>
          <w:rFonts w:cs="Arial"/>
          <w:szCs w:val="24"/>
        </w:rPr>
      </w:pPr>
    </w:p>
    <w:p w14:paraId="72612BAE" w14:textId="77777777" w:rsidR="00362BEC" w:rsidRPr="00362BEC" w:rsidRDefault="00362BEC" w:rsidP="00126DBA">
      <w:pPr>
        <w:ind w:firstLine="0"/>
        <w:contextualSpacing/>
        <w:jc w:val="center"/>
        <w:rPr>
          <w:rFonts w:cs="Arial"/>
          <w:szCs w:val="24"/>
        </w:rPr>
      </w:pPr>
    </w:p>
    <w:p w14:paraId="14D5B783" w14:textId="77777777" w:rsidR="00362BEC" w:rsidRPr="00362BEC" w:rsidRDefault="00362BEC" w:rsidP="00126DBA">
      <w:pPr>
        <w:ind w:firstLine="0"/>
        <w:contextualSpacing/>
        <w:jc w:val="center"/>
        <w:rPr>
          <w:rFonts w:cs="Arial"/>
          <w:szCs w:val="24"/>
        </w:rPr>
      </w:pPr>
    </w:p>
    <w:p w14:paraId="65EDD575" w14:textId="77777777" w:rsidR="00362BEC" w:rsidRPr="00362BEC" w:rsidRDefault="00362BEC" w:rsidP="00126DBA">
      <w:pPr>
        <w:ind w:firstLine="0"/>
        <w:contextualSpacing/>
        <w:jc w:val="center"/>
        <w:rPr>
          <w:rFonts w:cs="Arial"/>
          <w:szCs w:val="24"/>
        </w:rPr>
      </w:pPr>
    </w:p>
    <w:p w14:paraId="7022E489" w14:textId="77777777" w:rsidR="00362BEC" w:rsidRPr="00362BEC" w:rsidRDefault="00362BEC" w:rsidP="00126DBA">
      <w:pPr>
        <w:ind w:firstLine="0"/>
        <w:contextualSpacing/>
        <w:jc w:val="center"/>
        <w:rPr>
          <w:rFonts w:cs="Arial"/>
          <w:szCs w:val="24"/>
        </w:rPr>
      </w:pPr>
    </w:p>
    <w:p w14:paraId="05A63F5A" w14:textId="77777777" w:rsidR="00362BEC" w:rsidRPr="00362BEC" w:rsidRDefault="00362BEC" w:rsidP="00126DBA">
      <w:pPr>
        <w:ind w:firstLine="0"/>
        <w:contextualSpacing/>
        <w:jc w:val="center"/>
        <w:rPr>
          <w:rFonts w:cs="Arial"/>
          <w:szCs w:val="24"/>
        </w:rPr>
      </w:pPr>
    </w:p>
    <w:p w14:paraId="55D9229B" w14:textId="77777777" w:rsidR="00362BEC" w:rsidRPr="00362BEC" w:rsidRDefault="00362BEC" w:rsidP="00126DBA">
      <w:pPr>
        <w:ind w:firstLine="0"/>
        <w:contextualSpacing/>
        <w:jc w:val="center"/>
        <w:rPr>
          <w:rFonts w:cs="Arial"/>
          <w:szCs w:val="24"/>
        </w:rPr>
      </w:pPr>
    </w:p>
    <w:p w14:paraId="26F4BBB2" w14:textId="0940BB75" w:rsidR="003F5809" w:rsidRPr="00405CD7" w:rsidRDefault="00405CD7" w:rsidP="003F5809">
      <w:pPr>
        <w:ind w:firstLine="0"/>
        <w:contextualSpacing/>
        <w:jc w:val="center"/>
        <w:rPr>
          <w:rFonts w:cs="Arial"/>
          <w:b/>
          <w:szCs w:val="24"/>
        </w:rPr>
      </w:pPr>
      <w:r w:rsidRPr="00405CD7">
        <w:rPr>
          <w:rFonts w:cs="Arial"/>
          <w:b/>
          <w:szCs w:val="24"/>
        </w:rPr>
        <w:t>INFRAESTRUTURA DE SANEAMENTO E INCIDÊNCIA DE DOENÇAS NO PARANÁ: UMA ANÁLISE MULTIDIMENSIONAL COM FOCO EM CAUSALIDADE E CONTEXTO</w:t>
      </w:r>
    </w:p>
    <w:p w14:paraId="66E94BE5" w14:textId="77777777" w:rsidR="00362BEC" w:rsidRDefault="00362BEC" w:rsidP="00126DBA">
      <w:pPr>
        <w:ind w:firstLine="0"/>
        <w:contextualSpacing/>
        <w:jc w:val="center"/>
        <w:rPr>
          <w:rFonts w:cs="Arial"/>
          <w:szCs w:val="24"/>
        </w:rPr>
      </w:pPr>
    </w:p>
    <w:p w14:paraId="6322C288" w14:textId="77777777" w:rsidR="003F5809" w:rsidRPr="00362BEC" w:rsidRDefault="003F5809" w:rsidP="00126DBA">
      <w:pPr>
        <w:ind w:firstLine="0"/>
        <w:contextualSpacing/>
        <w:jc w:val="center"/>
        <w:rPr>
          <w:rFonts w:cs="Arial"/>
          <w:szCs w:val="24"/>
        </w:rPr>
      </w:pPr>
    </w:p>
    <w:p w14:paraId="1F11853B" w14:textId="77777777" w:rsidR="00362BEC" w:rsidRPr="00362BEC" w:rsidRDefault="00362BEC" w:rsidP="00126DBA">
      <w:pPr>
        <w:ind w:firstLine="0"/>
        <w:contextualSpacing/>
        <w:jc w:val="center"/>
        <w:rPr>
          <w:rFonts w:cs="Arial"/>
          <w:szCs w:val="24"/>
        </w:rPr>
      </w:pPr>
    </w:p>
    <w:p w14:paraId="7E30F7A1" w14:textId="77777777" w:rsidR="00362BEC" w:rsidRPr="00362BEC" w:rsidRDefault="00362BEC" w:rsidP="00126DBA">
      <w:pPr>
        <w:ind w:firstLine="0"/>
        <w:contextualSpacing/>
        <w:jc w:val="center"/>
        <w:rPr>
          <w:rFonts w:cs="Arial"/>
          <w:szCs w:val="24"/>
        </w:rPr>
      </w:pPr>
    </w:p>
    <w:p w14:paraId="3798DB77" w14:textId="77777777" w:rsidR="00362BEC" w:rsidRPr="00362BEC" w:rsidRDefault="00362BEC" w:rsidP="00126DBA">
      <w:pPr>
        <w:ind w:firstLine="0"/>
        <w:contextualSpacing/>
        <w:jc w:val="center"/>
        <w:rPr>
          <w:rFonts w:cs="Arial"/>
          <w:szCs w:val="24"/>
        </w:rPr>
      </w:pPr>
    </w:p>
    <w:p w14:paraId="7E28475B" w14:textId="77777777" w:rsidR="00362BEC" w:rsidRPr="00362BEC" w:rsidRDefault="00362BEC" w:rsidP="00AF18BF">
      <w:pPr>
        <w:contextualSpacing/>
        <w:jc w:val="center"/>
        <w:rPr>
          <w:rFonts w:cs="Arial"/>
          <w:szCs w:val="24"/>
        </w:rPr>
      </w:pPr>
    </w:p>
    <w:p w14:paraId="2CC9DD9A" w14:textId="11414477" w:rsidR="00AF18BF" w:rsidRDefault="00405CD7" w:rsidP="00405CD7">
      <w:pPr>
        <w:spacing w:line="240" w:lineRule="auto"/>
        <w:ind w:left="4536" w:firstLine="0"/>
        <w:contextualSpacing/>
        <w:rPr>
          <w:rFonts w:cs="Arial"/>
          <w:sz w:val="20"/>
          <w:szCs w:val="20"/>
        </w:rPr>
      </w:pPr>
      <w:r>
        <w:rPr>
          <w:rFonts w:cs="Arial"/>
          <w:sz w:val="20"/>
          <w:szCs w:val="20"/>
        </w:rPr>
        <w:t xml:space="preserve">Projeto de </w:t>
      </w:r>
      <w:r w:rsidR="006B2740">
        <w:rPr>
          <w:rFonts w:cs="Arial"/>
          <w:sz w:val="20"/>
          <w:szCs w:val="20"/>
        </w:rPr>
        <w:t>Tese</w:t>
      </w:r>
      <w:r>
        <w:rPr>
          <w:rFonts w:cs="Arial"/>
          <w:sz w:val="20"/>
          <w:szCs w:val="20"/>
        </w:rPr>
        <w:t xml:space="preserve"> submetido</w:t>
      </w:r>
      <w:r w:rsidR="00362BEC" w:rsidRPr="008E523A">
        <w:rPr>
          <w:rFonts w:cs="Arial"/>
          <w:sz w:val="20"/>
          <w:szCs w:val="20"/>
        </w:rPr>
        <w:t xml:space="preserve"> ao Programa </w:t>
      </w:r>
      <w:r w:rsidR="00362BEC" w:rsidRPr="00E063A4">
        <w:rPr>
          <w:rFonts w:cs="Arial"/>
          <w:sz w:val="20"/>
          <w:szCs w:val="20"/>
        </w:rPr>
        <w:t>de</w:t>
      </w:r>
      <w:r w:rsidR="00A57398" w:rsidRPr="00E063A4">
        <w:rPr>
          <w:rFonts w:cs="Arial"/>
          <w:sz w:val="20"/>
          <w:szCs w:val="20"/>
        </w:rPr>
        <w:t xml:space="preserve"> Pós-Graduação em</w:t>
      </w:r>
      <w:r w:rsidR="006B2740">
        <w:rPr>
          <w:rFonts w:cs="Arial"/>
          <w:sz w:val="20"/>
          <w:szCs w:val="20"/>
        </w:rPr>
        <w:t xml:space="preserve"> Desenvolvimento Regional, área de concentração de </w:t>
      </w:r>
      <w:r w:rsidR="006B2740" w:rsidRPr="006B2740">
        <w:rPr>
          <w:rFonts w:cs="Arial"/>
          <w:sz w:val="20"/>
          <w:szCs w:val="20"/>
        </w:rPr>
        <w:t>Políticas Públicas, Planejamento Urbano e Gestão do Território</w:t>
      </w:r>
      <w:r w:rsidR="00362BEC" w:rsidRPr="008E523A">
        <w:rPr>
          <w:rFonts w:cs="Arial"/>
          <w:sz w:val="20"/>
          <w:szCs w:val="20"/>
        </w:rPr>
        <w:t xml:space="preserve"> da Universidade </w:t>
      </w:r>
      <w:r w:rsidR="006B2740">
        <w:rPr>
          <w:rFonts w:cs="Arial"/>
          <w:sz w:val="20"/>
          <w:szCs w:val="20"/>
        </w:rPr>
        <w:t>Regional do Noroeste do Estado do Rio Grande do Sul</w:t>
      </w:r>
      <w:r w:rsidR="00362BEC" w:rsidRPr="008E523A">
        <w:rPr>
          <w:rFonts w:cs="Arial"/>
          <w:sz w:val="20"/>
          <w:szCs w:val="20"/>
        </w:rPr>
        <w:t xml:space="preserve"> </w:t>
      </w:r>
      <w:r w:rsidR="007833B9">
        <w:rPr>
          <w:rFonts w:cs="Arial"/>
          <w:sz w:val="20"/>
          <w:szCs w:val="20"/>
        </w:rPr>
        <w:t xml:space="preserve">como requisito parcial </w:t>
      </w:r>
      <w:r w:rsidR="00362BEC" w:rsidRPr="008E523A">
        <w:rPr>
          <w:rFonts w:cs="Arial"/>
          <w:sz w:val="20"/>
          <w:szCs w:val="20"/>
        </w:rPr>
        <w:t>para a obtenção do título de</w:t>
      </w:r>
      <w:r w:rsidR="006B2740">
        <w:rPr>
          <w:rFonts w:cs="Arial"/>
          <w:sz w:val="20"/>
          <w:szCs w:val="20"/>
        </w:rPr>
        <w:t xml:space="preserve"> Doutor </w:t>
      </w:r>
      <w:r w:rsidR="00362BEC" w:rsidRPr="008E523A">
        <w:rPr>
          <w:rFonts w:cs="Arial"/>
          <w:sz w:val="20"/>
          <w:szCs w:val="20"/>
        </w:rPr>
        <w:t xml:space="preserve">em </w:t>
      </w:r>
      <w:r w:rsidR="006B2740">
        <w:rPr>
          <w:rFonts w:cs="Arial"/>
          <w:sz w:val="20"/>
          <w:szCs w:val="20"/>
        </w:rPr>
        <w:t>Desenvolvimento Regional</w:t>
      </w:r>
      <w:r w:rsidR="00BB3CE4">
        <w:rPr>
          <w:rFonts w:cs="Arial"/>
          <w:sz w:val="20"/>
          <w:szCs w:val="20"/>
        </w:rPr>
        <w:t>.</w:t>
      </w:r>
    </w:p>
    <w:p w14:paraId="0FEC38AA" w14:textId="77777777" w:rsidR="00405CD7" w:rsidRDefault="00405CD7" w:rsidP="00405CD7">
      <w:pPr>
        <w:spacing w:line="240" w:lineRule="auto"/>
        <w:ind w:left="4536" w:firstLine="0"/>
        <w:contextualSpacing/>
        <w:rPr>
          <w:rFonts w:cs="Arial"/>
          <w:sz w:val="20"/>
          <w:szCs w:val="20"/>
        </w:rPr>
      </w:pPr>
    </w:p>
    <w:p w14:paraId="4BE27999" w14:textId="77777777" w:rsidR="007D31F8" w:rsidRDefault="00362BEC" w:rsidP="00126DBA">
      <w:pPr>
        <w:spacing w:line="240" w:lineRule="auto"/>
        <w:ind w:left="4536" w:firstLine="0"/>
        <w:contextualSpacing/>
        <w:rPr>
          <w:rFonts w:cs="Arial"/>
          <w:sz w:val="20"/>
          <w:szCs w:val="20"/>
        </w:rPr>
      </w:pPr>
      <w:r w:rsidRPr="008E523A">
        <w:rPr>
          <w:rFonts w:cs="Arial"/>
          <w:sz w:val="20"/>
          <w:szCs w:val="20"/>
        </w:rPr>
        <w:t xml:space="preserve">Orientador: </w:t>
      </w:r>
    </w:p>
    <w:p w14:paraId="666BBCF6" w14:textId="052150B6" w:rsidR="007D31F8" w:rsidRDefault="00FE0890" w:rsidP="00405CD7">
      <w:pPr>
        <w:spacing w:line="240" w:lineRule="auto"/>
        <w:ind w:left="4536" w:firstLine="0"/>
        <w:contextualSpacing/>
        <w:rPr>
          <w:rFonts w:cs="Arial"/>
          <w:sz w:val="20"/>
          <w:szCs w:val="20"/>
        </w:rPr>
      </w:pPr>
      <w:r w:rsidRPr="008E523A">
        <w:rPr>
          <w:rFonts w:cs="Arial"/>
          <w:sz w:val="20"/>
          <w:szCs w:val="20"/>
        </w:rPr>
        <w:t xml:space="preserve">Prof. </w:t>
      </w:r>
      <w:proofErr w:type="spellStart"/>
      <w:r w:rsidR="003F5809" w:rsidRPr="003F5809">
        <w:rPr>
          <w:rFonts w:cs="Arial"/>
          <w:sz w:val="20"/>
          <w:szCs w:val="20"/>
        </w:rPr>
        <w:t>Tarcisio</w:t>
      </w:r>
      <w:proofErr w:type="spellEnd"/>
      <w:r w:rsidR="003F5809" w:rsidRPr="003F5809">
        <w:rPr>
          <w:rFonts w:cs="Arial"/>
          <w:sz w:val="20"/>
          <w:szCs w:val="20"/>
        </w:rPr>
        <w:t xml:space="preserve"> </w:t>
      </w:r>
      <w:proofErr w:type="spellStart"/>
      <w:r w:rsidR="003F5809" w:rsidRPr="003F5809">
        <w:rPr>
          <w:rFonts w:cs="Arial"/>
          <w:sz w:val="20"/>
          <w:szCs w:val="20"/>
        </w:rPr>
        <w:t>Dorn</w:t>
      </w:r>
      <w:proofErr w:type="spellEnd"/>
      <w:r w:rsidR="003F5809" w:rsidRPr="003F5809">
        <w:rPr>
          <w:rFonts w:cs="Arial"/>
          <w:sz w:val="20"/>
          <w:szCs w:val="20"/>
        </w:rPr>
        <w:t xml:space="preserve"> de</w:t>
      </w:r>
      <w:r w:rsidR="003F5809">
        <w:rPr>
          <w:rFonts w:cs="Arial"/>
          <w:sz w:val="20"/>
          <w:szCs w:val="20"/>
        </w:rPr>
        <w:t xml:space="preserve"> Oliveira</w:t>
      </w:r>
    </w:p>
    <w:p w14:paraId="250BCFFF" w14:textId="38065806" w:rsidR="007D31F8" w:rsidRDefault="00362BEC" w:rsidP="00C15426">
      <w:pPr>
        <w:spacing w:line="240" w:lineRule="auto"/>
        <w:ind w:left="4536" w:firstLine="0"/>
        <w:contextualSpacing/>
        <w:rPr>
          <w:rFonts w:cs="Arial"/>
          <w:sz w:val="20"/>
          <w:szCs w:val="20"/>
        </w:rPr>
      </w:pPr>
      <w:r w:rsidRPr="008E523A">
        <w:rPr>
          <w:rFonts w:cs="Arial"/>
          <w:sz w:val="20"/>
          <w:szCs w:val="20"/>
        </w:rPr>
        <w:t>Coorientador</w:t>
      </w:r>
      <w:r w:rsidR="003F5809">
        <w:rPr>
          <w:rFonts w:cs="Arial"/>
          <w:sz w:val="20"/>
          <w:szCs w:val="20"/>
        </w:rPr>
        <w:t>es</w:t>
      </w:r>
      <w:r w:rsidRPr="008E523A">
        <w:rPr>
          <w:rFonts w:cs="Arial"/>
          <w:sz w:val="20"/>
          <w:szCs w:val="20"/>
        </w:rPr>
        <w:t xml:space="preserve">: </w:t>
      </w:r>
    </w:p>
    <w:p w14:paraId="19915A1B" w14:textId="77777777" w:rsidR="007D31F8" w:rsidRDefault="007D31F8" w:rsidP="00C15426">
      <w:pPr>
        <w:spacing w:line="240" w:lineRule="auto"/>
        <w:ind w:left="4536" w:firstLine="0"/>
        <w:contextualSpacing/>
        <w:rPr>
          <w:rFonts w:cs="Arial"/>
          <w:sz w:val="20"/>
          <w:szCs w:val="20"/>
        </w:rPr>
      </w:pPr>
      <w:r>
        <w:rPr>
          <w:rFonts w:cs="Arial"/>
          <w:sz w:val="20"/>
          <w:szCs w:val="20"/>
        </w:rPr>
        <w:t>Prof. Fabrício Baron Mussi</w:t>
      </w:r>
    </w:p>
    <w:p w14:paraId="5DDD5EEE" w14:textId="783A77F3" w:rsidR="00362BEC" w:rsidRPr="008E523A" w:rsidRDefault="00FE0890" w:rsidP="00C15426">
      <w:pPr>
        <w:spacing w:line="240" w:lineRule="auto"/>
        <w:ind w:left="4536" w:firstLine="0"/>
        <w:contextualSpacing/>
        <w:rPr>
          <w:rFonts w:cs="Arial"/>
          <w:sz w:val="20"/>
          <w:szCs w:val="20"/>
        </w:rPr>
      </w:pPr>
      <w:r w:rsidRPr="008E523A">
        <w:rPr>
          <w:rFonts w:cs="Arial"/>
          <w:sz w:val="20"/>
          <w:szCs w:val="20"/>
        </w:rPr>
        <w:t>Prof.</w:t>
      </w:r>
      <w:r w:rsidR="003F5809">
        <w:rPr>
          <w:rFonts w:cs="Arial"/>
          <w:sz w:val="20"/>
          <w:szCs w:val="20"/>
        </w:rPr>
        <w:t xml:space="preserve"> </w:t>
      </w:r>
      <w:r w:rsidR="003F5809" w:rsidRPr="003F5809">
        <w:rPr>
          <w:rFonts w:cs="Arial"/>
          <w:sz w:val="20"/>
          <w:szCs w:val="20"/>
        </w:rPr>
        <w:t>Lucir Reinaldo Alves</w:t>
      </w:r>
      <w:r w:rsidR="003F5809">
        <w:rPr>
          <w:rFonts w:cs="Arial"/>
          <w:sz w:val="20"/>
          <w:szCs w:val="20"/>
        </w:rPr>
        <w:t xml:space="preserve"> </w:t>
      </w:r>
    </w:p>
    <w:p w14:paraId="108FAC7A" w14:textId="77777777" w:rsidR="00362BEC" w:rsidRPr="00362BEC" w:rsidRDefault="00362BEC" w:rsidP="00930E03">
      <w:pPr>
        <w:contextualSpacing/>
        <w:jc w:val="center"/>
        <w:rPr>
          <w:rFonts w:cs="Arial"/>
          <w:szCs w:val="24"/>
        </w:rPr>
      </w:pPr>
    </w:p>
    <w:p w14:paraId="4073088A" w14:textId="77777777" w:rsidR="00AF18BF" w:rsidRDefault="00AF18BF" w:rsidP="00930E03">
      <w:pPr>
        <w:contextualSpacing/>
        <w:jc w:val="center"/>
        <w:rPr>
          <w:rFonts w:cs="Arial"/>
          <w:szCs w:val="24"/>
        </w:rPr>
      </w:pPr>
    </w:p>
    <w:p w14:paraId="4FA41AA8" w14:textId="5CF80049" w:rsidR="003F5809" w:rsidRDefault="003F5809" w:rsidP="00930E03">
      <w:pPr>
        <w:contextualSpacing/>
        <w:jc w:val="center"/>
        <w:rPr>
          <w:rFonts w:cs="Arial"/>
          <w:szCs w:val="24"/>
        </w:rPr>
      </w:pPr>
    </w:p>
    <w:p w14:paraId="71CE3C2B" w14:textId="3F4FBDC5" w:rsidR="00A57398" w:rsidRPr="00362BEC" w:rsidRDefault="00A57398" w:rsidP="00405CD7">
      <w:pPr>
        <w:ind w:firstLine="0"/>
        <w:contextualSpacing/>
        <w:rPr>
          <w:rFonts w:cs="Arial"/>
          <w:szCs w:val="24"/>
        </w:rPr>
      </w:pPr>
    </w:p>
    <w:p w14:paraId="0FE72147" w14:textId="77777777" w:rsidR="00362BEC" w:rsidRPr="00362BEC" w:rsidRDefault="00362BEC" w:rsidP="00930E03">
      <w:pPr>
        <w:contextualSpacing/>
        <w:jc w:val="center"/>
        <w:rPr>
          <w:rFonts w:cs="Arial"/>
          <w:szCs w:val="24"/>
        </w:rPr>
      </w:pPr>
    </w:p>
    <w:p w14:paraId="6D4BEB07" w14:textId="77777777" w:rsidR="005D4E29" w:rsidRPr="00405CD7" w:rsidRDefault="005D4E29" w:rsidP="005D4E29">
      <w:pPr>
        <w:ind w:firstLine="0"/>
        <w:contextualSpacing/>
        <w:jc w:val="center"/>
        <w:rPr>
          <w:rFonts w:cs="Arial"/>
          <w:bCs/>
          <w:szCs w:val="24"/>
        </w:rPr>
      </w:pPr>
      <w:r w:rsidRPr="00405CD7">
        <w:rPr>
          <w:rFonts w:cs="Arial"/>
          <w:bCs/>
          <w:szCs w:val="24"/>
        </w:rPr>
        <w:t>IJUÍ – RS</w:t>
      </w:r>
    </w:p>
    <w:p w14:paraId="1AE0BF40" w14:textId="68C019BD" w:rsidR="00742191" w:rsidRPr="00405CD7" w:rsidRDefault="005D4E29" w:rsidP="005D4E29">
      <w:pPr>
        <w:ind w:firstLine="0"/>
        <w:contextualSpacing/>
        <w:jc w:val="center"/>
        <w:rPr>
          <w:rFonts w:cs="Arial"/>
          <w:bCs/>
          <w:szCs w:val="24"/>
        </w:rPr>
        <w:sectPr w:rsidR="00742191" w:rsidRPr="00405CD7" w:rsidSect="00B43EC0">
          <w:pgSz w:w="11906" w:h="16838" w:code="9"/>
          <w:pgMar w:top="1701" w:right="1134" w:bottom="1134" w:left="1701" w:header="709" w:footer="709" w:gutter="0"/>
          <w:cols w:space="708"/>
          <w:docGrid w:linePitch="360"/>
        </w:sectPr>
      </w:pPr>
      <w:r w:rsidRPr="00405CD7">
        <w:rPr>
          <w:rFonts w:cs="Arial"/>
          <w:bCs/>
          <w:szCs w:val="24"/>
        </w:rPr>
        <w:t>202</w:t>
      </w:r>
      <w:r w:rsidR="003F5809" w:rsidRPr="00405CD7">
        <w:rPr>
          <w:rFonts w:cs="Arial"/>
          <w:bCs/>
          <w:szCs w:val="24"/>
        </w:rPr>
        <w:t>5</w:t>
      </w:r>
    </w:p>
    <w:p w14:paraId="3B15C5C7" w14:textId="77777777" w:rsidR="00362BEC" w:rsidRPr="00362BEC" w:rsidRDefault="00362BEC" w:rsidP="00126DBA">
      <w:pPr>
        <w:spacing w:line="240" w:lineRule="auto"/>
        <w:ind w:firstLine="0"/>
        <w:contextualSpacing/>
        <w:jc w:val="center"/>
        <w:rPr>
          <w:rFonts w:cs="Arial"/>
          <w:szCs w:val="24"/>
        </w:rPr>
      </w:pPr>
    </w:p>
    <w:p w14:paraId="4D5140BA" w14:textId="77777777" w:rsidR="00362BEC" w:rsidRPr="00362BEC" w:rsidRDefault="00362BEC" w:rsidP="00126DBA">
      <w:pPr>
        <w:spacing w:line="240" w:lineRule="auto"/>
        <w:ind w:firstLine="0"/>
        <w:contextualSpacing/>
        <w:jc w:val="center"/>
        <w:rPr>
          <w:rFonts w:cs="Arial"/>
          <w:szCs w:val="24"/>
        </w:rPr>
      </w:pPr>
    </w:p>
    <w:p w14:paraId="412D0CD1" w14:textId="77777777" w:rsidR="00362BEC" w:rsidRPr="00362BEC" w:rsidRDefault="00362BEC" w:rsidP="00126DBA">
      <w:pPr>
        <w:spacing w:line="240" w:lineRule="auto"/>
        <w:ind w:firstLine="0"/>
        <w:contextualSpacing/>
        <w:jc w:val="center"/>
        <w:rPr>
          <w:rFonts w:cs="Arial"/>
          <w:szCs w:val="24"/>
        </w:rPr>
      </w:pPr>
    </w:p>
    <w:p w14:paraId="78518151" w14:textId="77777777" w:rsidR="00362BEC" w:rsidRPr="00362BEC" w:rsidRDefault="00362BEC" w:rsidP="00126DBA">
      <w:pPr>
        <w:spacing w:line="240" w:lineRule="auto"/>
        <w:ind w:firstLine="0"/>
        <w:contextualSpacing/>
        <w:jc w:val="center"/>
        <w:rPr>
          <w:rFonts w:cs="Arial"/>
          <w:szCs w:val="24"/>
        </w:rPr>
      </w:pPr>
    </w:p>
    <w:p w14:paraId="69DB06FF" w14:textId="77777777" w:rsidR="00362BEC" w:rsidRPr="00362BEC" w:rsidRDefault="00362BEC" w:rsidP="00126DBA">
      <w:pPr>
        <w:spacing w:line="240" w:lineRule="auto"/>
        <w:ind w:firstLine="0"/>
        <w:contextualSpacing/>
        <w:jc w:val="center"/>
        <w:rPr>
          <w:rFonts w:cs="Arial"/>
          <w:szCs w:val="24"/>
        </w:rPr>
      </w:pPr>
    </w:p>
    <w:p w14:paraId="12A8472C" w14:textId="77777777" w:rsidR="00362BEC" w:rsidRPr="00362BEC" w:rsidRDefault="00362BEC" w:rsidP="00126DBA">
      <w:pPr>
        <w:spacing w:line="240" w:lineRule="auto"/>
        <w:ind w:firstLine="0"/>
        <w:contextualSpacing/>
        <w:jc w:val="center"/>
        <w:rPr>
          <w:rFonts w:cs="Arial"/>
          <w:szCs w:val="24"/>
        </w:rPr>
      </w:pPr>
    </w:p>
    <w:p w14:paraId="5CBF10FD" w14:textId="77777777" w:rsidR="00362BEC" w:rsidRPr="00362BEC" w:rsidRDefault="00362BEC" w:rsidP="00126DBA">
      <w:pPr>
        <w:spacing w:line="240" w:lineRule="auto"/>
        <w:ind w:firstLine="0"/>
        <w:contextualSpacing/>
        <w:jc w:val="center"/>
        <w:rPr>
          <w:rFonts w:cs="Arial"/>
          <w:szCs w:val="24"/>
        </w:rPr>
      </w:pPr>
    </w:p>
    <w:p w14:paraId="28FBA7FB" w14:textId="77777777" w:rsidR="00362BEC" w:rsidRPr="00362BEC" w:rsidRDefault="00362BEC" w:rsidP="00126DBA">
      <w:pPr>
        <w:spacing w:line="240" w:lineRule="auto"/>
        <w:ind w:firstLine="0"/>
        <w:contextualSpacing/>
        <w:jc w:val="center"/>
        <w:rPr>
          <w:rFonts w:cs="Arial"/>
          <w:szCs w:val="24"/>
        </w:rPr>
      </w:pPr>
    </w:p>
    <w:p w14:paraId="59681B81" w14:textId="77777777" w:rsidR="00362BEC" w:rsidRPr="00362BEC" w:rsidRDefault="00362BEC" w:rsidP="00126DBA">
      <w:pPr>
        <w:spacing w:line="240" w:lineRule="auto"/>
        <w:ind w:firstLine="0"/>
        <w:contextualSpacing/>
        <w:jc w:val="center"/>
        <w:rPr>
          <w:rFonts w:cs="Arial"/>
          <w:szCs w:val="24"/>
        </w:rPr>
      </w:pPr>
    </w:p>
    <w:p w14:paraId="09F3FD1B" w14:textId="77777777" w:rsidR="00362BEC" w:rsidRPr="00362BEC" w:rsidRDefault="00362BEC" w:rsidP="00126DBA">
      <w:pPr>
        <w:spacing w:line="240" w:lineRule="auto"/>
        <w:ind w:firstLine="0"/>
        <w:contextualSpacing/>
        <w:jc w:val="center"/>
        <w:rPr>
          <w:rFonts w:cs="Arial"/>
          <w:szCs w:val="24"/>
        </w:rPr>
      </w:pPr>
    </w:p>
    <w:p w14:paraId="7041B518" w14:textId="77777777" w:rsidR="00362BEC" w:rsidRDefault="00362BEC" w:rsidP="00126DBA">
      <w:pPr>
        <w:spacing w:line="240" w:lineRule="auto"/>
        <w:ind w:firstLine="0"/>
        <w:contextualSpacing/>
        <w:jc w:val="center"/>
        <w:rPr>
          <w:rFonts w:cs="Arial"/>
          <w:szCs w:val="24"/>
        </w:rPr>
      </w:pPr>
    </w:p>
    <w:p w14:paraId="23CD5414" w14:textId="77777777" w:rsidR="001C58DC" w:rsidRDefault="001C58DC" w:rsidP="00126DBA">
      <w:pPr>
        <w:spacing w:line="240" w:lineRule="auto"/>
        <w:ind w:firstLine="0"/>
        <w:contextualSpacing/>
        <w:jc w:val="center"/>
        <w:rPr>
          <w:rFonts w:cs="Arial"/>
          <w:szCs w:val="24"/>
        </w:rPr>
      </w:pPr>
    </w:p>
    <w:p w14:paraId="171F4E92" w14:textId="77777777" w:rsidR="001C58DC" w:rsidRDefault="001C58DC" w:rsidP="00126DBA">
      <w:pPr>
        <w:spacing w:line="240" w:lineRule="auto"/>
        <w:ind w:firstLine="0"/>
        <w:contextualSpacing/>
        <w:jc w:val="center"/>
        <w:rPr>
          <w:rFonts w:cs="Arial"/>
          <w:szCs w:val="24"/>
        </w:rPr>
      </w:pPr>
    </w:p>
    <w:p w14:paraId="2715FF92" w14:textId="77777777" w:rsidR="001C58DC" w:rsidRDefault="001C58DC" w:rsidP="00126DBA">
      <w:pPr>
        <w:spacing w:line="240" w:lineRule="auto"/>
        <w:ind w:firstLine="0"/>
        <w:contextualSpacing/>
        <w:jc w:val="center"/>
        <w:rPr>
          <w:rFonts w:cs="Arial"/>
          <w:szCs w:val="24"/>
        </w:rPr>
      </w:pPr>
    </w:p>
    <w:p w14:paraId="11FA574A" w14:textId="77777777" w:rsidR="001C58DC" w:rsidRDefault="001C58DC" w:rsidP="00126DBA">
      <w:pPr>
        <w:spacing w:line="240" w:lineRule="auto"/>
        <w:ind w:firstLine="0"/>
        <w:contextualSpacing/>
        <w:jc w:val="center"/>
        <w:rPr>
          <w:rFonts w:cs="Arial"/>
          <w:szCs w:val="24"/>
        </w:rPr>
      </w:pPr>
    </w:p>
    <w:p w14:paraId="4BF35DCA" w14:textId="77777777" w:rsidR="001C58DC" w:rsidRDefault="001C58DC" w:rsidP="00126DBA">
      <w:pPr>
        <w:spacing w:line="240" w:lineRule="auto"/>
        <w:ind w:firstLine="0"/>
        <w:contextualSpacing/>
        <w:jc w:val="center"/>
        <w:rPr>
          <w:rFonts w:cs="Arial"/>
          <w:szCs w:val="24"/>
        </w:rPr>
      </w:pPr>
    </w:p>
    <w:p w14:paraId="5261F928" w14:textId="77777777" w:rsidR="001C58DC" w:rsidRDefault="001C58DC" w:rsidP="00126DBA">
      <w:pPr>
        <w:spacing w:line="240" w:lineRule="auto"/>
        <w:ind w:firstLine="0"/>
        <w:contextualSpacing/>
        <w:jc w:val="center"/>
        <w:rPr>
          <w:rFonts w:cs="Arial"/>
          <w:szCs w:val="24"/>
        </w:rPr>
      </w:pPr>
    </w:p>
    <w:p w14:paraId="13A04727" w14:textId="77777777" w:rsidR="001C58DC" w:rsidRDefault="001C58DC" w:rsidP="00126DBA">
      <w:pPr>
        <w:spacing w:line="240" w:lineRule="auto"/>
        <w:ind w:firstLine="0"/>
        <w:contextualSpacing/>
        <w:jc w:val="center"/>
        <w:rPr>
          <w:rFonts w:cs="Arial"/>
          <w:szCs w:val="24"/>
        </w:rPr>
      </w:pPr>
    </w:p>
    <w:p w14:paraId="06D671EC" w14:textId="77777777" w:rsidR="001C58DC" w:rsidRDefault="001C58DC" w:rsidP="00126DBA">
      <w:pPr>
        <w:spacing w:line="240" w:lineRule="auto"/>
        <w:ind w:firstLine="0"/>
        <w:contextualSpacing/>
        <w:jc w:val="center"/>
        <w:rPr>
          <w:rFonts w:cs="Arial"/>
          <w:szCs w:val="24"/>
        </w:rPr>
      </w:pPr>
    </w:p>
    <w:p w14:paraId="6BDD1A89" w14:textId="77777777" w:rsidR="001C58DC" w:rsidRDefault="001C58DC" w:rsidP="00126DBA">
      <w:pPr>
        <w:spacing w:line="240" w:lineRule="auto"/>
        <w:ind w:firstLine="0"/>
        <w:contextualSpacing/>
        <w:jc w:val="center"/>
        <w:rPr>
          <w:rFonts w:cs="Arial"/>
          <w:szCs w:val="24"/>
        </w:rPr>
      </w:pPr>
    </w:p>
    <w:p w14:paraId="1C4FF5A1" w14:textId="77777777" w:rsidR="001C58DC" w:rsidRDefault="001C58DC" w:rsidP="00126DBA">
      <w:pPr>
        <w:spacing w:line="240" w:lineRule="auto"/>
        <w:ind w:firstLine="0"/>
        <w:contextualSpacing/>
        <w:jc w:val="center"/>
        <w:rPr>
          <w:rFonts w:cs="Arial"/>
          <w:szCs w:val="24"/>
        </w:rPr>
      </w:pPr>
    </w:p>
    <w:p w14:paraId="428EDEB4" w14:textId="77777777" w:rsidR="001C58DC" w:rsidRDefault="001C58DC" w:rsidP="00126DBA">
      <w:pPr>
        <w:spacing w:line="240" w:lineRule="auto"/>
        <w:ind w:firstLine="0"/>
        <w:contextualSpacing/>
        <w:jc w:val="center"/>
        <w:rPr>
          <w:rFonts w:cs="Arial"/>
          <w:szCs w:val="24"/>
        </w:rPr>
      </w:pPr>
    </w:p>
    <w:p w14:paraId="7E028896" w14:textId="77777777" w:rsidR="001C58DC" w:rsidRDefault="001C58DC" w:rsidP="00126DBA">
      <w:pPr>
        <w:spacing w:line="240" w:lineRule="auto"/>
        <w:ind w:firstLine="0"/>
        <w:contextualSpacing/>
        <w:jc w:val="center"/>
        <w:rPr>
          <w:rFonts w:cs="Arial"/>
          <w:szCs w:val="24"/>
        </w:rPr>
      </w:pPr>
    </w:p>
    <w:p w14:paraId="423EE398" w14:textId="77777777" w:rsidR="001C58DC" w:rsidRDefault="001C58DC" w:rsidP="00126DBA">
      <w:pPr>
        <w:spacing w:line="240" w:lineRule="auto"/>
        <w:ind w:firstLine="0"/>
        <w:contextualSpacing/>
        <w:jc w:val="center"/>
        <w:rPr>
          <w:rFonts w:cs="Arial"/>
          <w:szCs w:val="24"/>
        </w:rPr>
      </w:pPr>
    </w:p>
    <w:p w14:paraId="01AE16DD" w14:textId="77777777" w:rsidR="001C58DC" w:rsidRDefault="001C58DC" w:rsidP="00126DBA">
      <w:pPr>
        <w:spacing w:line="240" w:lineRule="auto"/>
        <w:ind w:firstLine="0"/>
        <w:contextualSpacing/>
        <w:jc w:val="center"/>
        <w:rPr>
          <w:rFonts w:cs="Arial"/>
          <w:szCs w:val="24"/>
        </w:rPr>
      </w:pPr>
    </w:p>
    <w:p w14:paraId="0EAFCB32" w14:textId="77777777" w:rsidR="00362BEC" w:rsidRPr="00362BEC" w:rsidRDefault="00362BEC" w:rsidP="00126DBA">
      <w:pPr>
        <w:spacing w:line="240" w:lineRule="auto"/>
        <w:ind w:firstLine="0"/>
        <w:contextualSpacing/>
        <w:jc w:val="center"/>
        <w:rPr>
          <w:rFonts w:cs="Arial"/>
          <w:szCs w:val="24"/>
        </w:rPr>
      </w:pPr>
    </w:p>
    <w:p w14:paraId="0912E568" w14:textId="77777777" w:rsidR="00362BEC" w:rsidRPr="00362BEC" w:rsidRDefault="00362BEC" w:rsidP="00126DBA">
      <w:pPr>
        <w:spacing w:line="240" w:lineRule="auto"/>
        <w:ind w:firstLine="0"/>
        <w:contextualSpacing/>
        <w:jc w:val="center"/>
        <w:rPr>
          <w:rFonts w:cs="Arial"/>
          <w:szCs w:val="24"/>
        </w:rPr>
      </w:pPr>
    </w:p>
    <w:p w14:paraId="34F77FA7" w14:textId="77777777" w:rsidR="001C58DC" w:rsidRDefault="001C58DC" w:rsidP="00126DBA">
      <w:pPr>
        <w:spacing w:line="240" w:lineRule="auto"/>
        <w:ind w:firstLine="0"/>
        <w:contextualSpacing/>
        <w:jc w:val="center"/>
        <w:rPr>
          <w:rFonts w:cs="Arial"/>
          <w:szCs w:val="24"/>
        </w:rPr>
      </w:pPr>
    </w:p>
    <w:tbl>
      <w:tblPr>
        <w:tblW w:w="6063" w:type="dxa"/>
        <w:jc w:val="center"/>
        <w:tblLook w:val="04A0" w:firstRow="1" w:lastRow="0" w:firstColumn="1" w:lastColumn="0" w:noHBand="0" w:noVBand="1"/>
      </w:tblPr>
      <w:tblGrid>
        <w:gridCol w:w="6063"/>
      </w:tblGrid>
      <w:tr w:rsidR="001C58DC" w14:paraId="26720CD3" w14:textId="77777777" w:rsidTr="00145F7B">
        <w:trPr>
          <w:trHeight w:val="369"/>
          <w:jc w:val="center"/>
        </w:trPr>
        <w:tc>
          <w:tcPr>
            <w:tcW w:w="6063" w:type="dxa"/>
            <w:tcBorders>
              <w:top w:val="single" w:sz="4" w:space="0" w:color="000000"/>
              <w:left w:val="single" w:sz="4" w:space="0" w:color="000000"/>
              <w:right w:val="single" w:sz="4" w:space="0" w:color="000000"/>
            </w:tcBorders>
            <w:vAlign w:val="center"/>
          </w:tcPr>
          <w:p w14:paraId="15E8FE57" w14:textId="77777777" w:rsidR="001C58DC" w:rsidRDefault="001C58DC" w:rsidP="00145F7B">
            <w:pPr>
              <w:ind w:left="721"/>
              <w:jc w:val="center"/>
            </w:pPr>
          </w:p>
        </w:tc>
      </w:tr>
      <w:tr w:rsidR="001C58DC" w14:paraId="469551C5" w14:textId="77777777" w:rsidTr="00145F7B">
        <w:trPr>
          <w:trHeight w:val="364"/>
          <w:jc w:val="center"/>
        </w:trPr>
        <w:tc>
          <w:tcPr>
            <w:tcW w:w="6063" w:type="dxa"/>
            <w:tcBorders>
              <w:left w:val="single" w:sz="4" w:space="0" w:color="000000"/>
              <w:right w:val="single" w:sz="4" w:space="0" w:color="000000"/>
            </w:tcBorders>
            <w:vAlign w:val="center"/>
          </w:tcPr>
          <w:p w14:paraId="0062BD7E" w14:textId="77777777" w:rsidR="001C58DC" w:rsidRDefault="00EA7CE9" w:rsidP="001C58DC">
            <w:pPr>
              <w:spacing w:line="240" w:lineRule="auto"/>
              <w:ind w:firstLine="0"/>
              <w:contextualSpacing/>
              <w:jc w:val="center"/>
              <w:rPr>
                <w:rFonts w:cs="Arial"/>
                <w:szCs w:val="24"/>
              </w:rPr>
            </w:pPr>
            <w:r>
              <w:rPr>
                <w:rFonts w:cs="Arial"/>
                <w:szCs w:val="24"/>
              </w:rPr>
              <w:t>Ficha catalográfica para trabalhos acadêmicos</w:t>
            </w:r>
            <w:r>
              <w:rPr>
                <w:rFonts w:cs="Arial"/>
                <w:szCs w:val="24"/>
                <w:highlight w:val="yellow"/>
              </w:rPr>
              <w:t xml:space="preserve"> </w:t>
            </w:r>
            <w:r w:rsidR="004533EE">
              <w:rPr>
                <w:rFonts w:cs="Arial"/>
                <w:szCs w:val="24"/>
                <w:highlight w:val="yellow"/>
              </w:rPr>
              <w:t>[E</w:t>
            </w:r>
            <w:r w:rsidR="000C4EAC" w:rsidRPr="000C4EAC">
              <w:rPr>
                <w:rFonts w:cs="Arial"/>
                <w:szCs w:val="24"/>
                <w:highlight w:val="yellow"/>
              </w:rPr>
              <w:t>lemento obrigatório</w:t>
            </w:r>
            <w:r w:rsidR="004533EE">
              <w:rPr>
                <w:rFonts w:cs="Arial"/>
                <w:szCs w:val="24"/>
                <w:highlight w:val="yellow"/>
              </w:rPr>
              <w:t>.</w:t>
            </w:r>
            <w:r w:rsidR="000C4EAC" w:rsidRPr="000C4EAC">
              <w:rPr>
                <w:rFonts w:cs="Arial"/>
                <w:szCs w:val="24"/>
                <w:highlight w:val="yellow"/>
              </w:rPr>
              <w:t>]</w:t>
            </w:r>
          </w:p>
          <w:p w14:paraId="670C3F25" w14:textId="77777777" w:rsidR="001C58DC" w:rsidRDefault="001C58DC" w:rsidP="001C58DC">
            <w:pPr>
              <w:spacing w:line="240" w:lineRule="auto"/>
              <w:ind w:firstLine="0"/>
              <w:contextualSpacing/>
              <w:jc w:val="center"/>
              <w:rPr>
                <w:rFonts w:cs="Arial"/>
                <w:szCs w:val="24"/>
              </w:rPr>
            </w:pPr>
          </w:p>
          <w:p w14:paraId="5BDF6D5F" w14:textId="77777777" w:rsidR="001C58DC" w:rsidRPr="00362BEC" w:rsidRDefault="001C58DC" w:rsidP="001C58DC">
            <w:pPr>
              <w:spacing w:line="240" w:lineRule="auto"/>
              <w:ind w:firstLine="0"/>
              <w:contextualSpacing/>
              <w:jc w:val="center"/>
              <w:rPr>
                <w:rFonts w:cs="Arial"/>
                <w:szCs w:val="24"/>
              </w:rPr>
            </w:pPr>
            <w:r w:rsidRPr="004B684A">
              <w:rPr>
                <w:rFonts w:cs="Arial"/>
                <w:szCs w:val="24"/>
                <w:highlight w:val="yellow"/>
              </w:rPr>
              <w:t xml:space="preserve">[Insira </w:t>
            </w:r>
            <w:r w:rsidR="00CB3339" w:rsidRPr="004B684A">
              <w:rPr>
                <w:rFonts w:cs="Arial"/>
                <w:szCs w:val="24"/>
                <w:highlight w:val="yellow"/>
              </w:rPr>
              <w:t xml:space="preserve">neste </w:t>
            </w:r>
            <w:r w:rsidR="00CB3339" w:rsidRPr="004343C4">
              <w:rPr>
                <w:rFonts w:cs="Arial"/>
                <w:szCs w:val="24"/>
                <w:highlight w:val="yellow"/>
              </w:rPr>
              <w:t>espaço</w:t>
            </w:r>
            <w:r w:rsidRPr="004343C4">
              <w:rPr>
                <w:rFonts w:cs="Arial"/>
                <w:szCs w:val="24"/>
                <w:highlight w:val="yellow"/>
              </w:rPr>
              <w:t xml:space="preserve"> a </w:t>
            </w:r>
            <w:r w:rsidR="004343C4" w:rsidRPr="004343C4">
              <w:rPr>
                <w:rFonts w:cs="Arial"/>
                <w:szCs w:val="24"/>
                <w:highlight w:val="yellow"/>
              </w:rPr>
              <w:t>ficha catalográfica para trabalhos acadêmicos</w:t>
            </w:r>
            <w:r w:rsidR="004533EE" w:rsidRPr="004343C4">
              <w:rPr>
                <w:rFonts w:cs="Arial"/>
                <w:szCs w:val="24"/>
                <w:highlight w:val="yellow"/>
              </w:rPr>
              <w:t>.</w:t>
            </w:r>
            <w:r w:rsidRPr="004343C4">
              <w:rPr>
                <w:rFonts w:cs="Arial"/>
                <w:szCs w:val="24"/>
                <w:highlight w:val="yellow"/>
              </w:rPr>
              <w:t>]</w:t>
            </w:r>
          </w:p>
          <w:p w14:paraId="2573B233" w14:textId="77777777" w:rsidR="001C58DC" w:rsidRPr="00362BEC" w:rsidRDefault="001C58DC" w:rsidP="001C58DC">
            <w:pPr>
              <w:spacing w:line="240" w:lineRule="auto"/>
              <w:ind w:firstLine="0"/>
              <w:contextualSpacing/>
              <w:jc w:val="center"/>
              <w:rPr>
                <w:rFonts w:cs="Arial"/>
                <w:szCs w:val="24"/>
              </w:rPr>
            </w:pPr>
          </w:p>
          <w:p w14:paraId="1AB86463" w14:textId="05CA88A9" w:rsidR="001C58DC" w:rsidRDefault="004B684A" w:rsidP="001C58DC">
            <w:pPr>
              <w:spacing w:line="240" w:lineRule="auto"/>
              <w:ind w:firstLine="0"/>
              <w:contextualSpacing/>
              <w:jc w:val="center"/>
              <w:rPr>
                <w:rFonts w:cs="Arial"/>
                <w:szCs w:val="24"/>
              </w:rPr>
            </w:pPr>
            <w:r w:rsidRPr="004B684A">
              <w:rPr>
                <w:rFonts w:cs="Arial"/>
                <w:szCs w:val="24"/>
                <w:highlight w:val="yellow"/>
              </w:rPr>
              <w:t>[</w:t>
            </w:r>
            <w:r w:rsidR="001C58DC" w:rsidRPr="004B684A">
              <w:rPr>
                <w:rFonts w:cs="Arial"/>
                <w:szCs w:val="24"/>
                <w:highlight w:val="yellow"/>
              </w:rPr>
              <w:t>A ficha é elaborada pelo(a) autor(a)</w:t>
            </w:r>
            <w:r w:rsidRPr="004B684A">
              <w:rPr>
                <w:rFonts w:cs="Arial"/>
                <w:szCs w:val="24"/>
                <w:highlight w:val="yellow"/>
              </w:rPr>
              <w:t>]</w:t>
            </w:r>
          </w:p>
          <w:p w14:paraId="2EEFE010" w14:textId="77777777" w:rsidR="001C58DC" w:rsidRDefault="001C58DC" w:rsidP="00145F7B">
            <w:pPr>
              <w:tabs>
                <w:tab w:val="left" w:pos="3614"/>
              </w:tabs>
              <w:ind w:firstLine="0"/>
              <w:jc w:val="center"/>
            </w:pPr>
            <w:hyperlink r:id="rId8"/>
          </w:p>
          <w:p w14:paraId="4373A532" w14:textId="77777777" w:rsidR="001C58DC" w:rsidRDefault="001C58DC" w:rsidP="00145F7B">
            <w:pPr>
              <w:tabs>
                <w:tab w:val="left" w:pos="3614"/>
              </w:tabs>
              <w:ind w:firstLine="0"/>
              <w:jc w:val="center"/>
            </w:pPr>
          </w:p>
        </w:tc>
      </w:tr>
      <w:tr w:rsidR="001C58DC" w14:paraId="5ADE00DE" w14:textId="77777777" w:rsidTr="00145F7B">
        <w:trPr>
          <w:trHeight w:val="364"/>
          <w:jc w:val="center"/>
        </w:trPr>
        <w:tc>
          <w:tcPr>
            <w:tcW w:w="6063" w:type="dxa"/>
            <w:tcBorders>
              <w:left w:val="single" w:sz="4" w:space="0" w:color="000000"/>
              <w:right w:val="single" w:sz="4" w:space="0" w:color="000000"/>
            </w:tcBorders>
            <w:vAlign w:val="center"/>
          </w:tcPr>
          <w:p w14:paraId="696ECDE7" w14:textId="77777777" w:rsidR="001C58DC" w:rsidRDefault="001C58DC" w:rsidP="00145F7B">
            <w:pPr>
              <w:pStyle w:val="PargrafodaLista1"/>
              <w:ind w:firstLine="0"/>
              <w:jc w:val="center"/>
            </w:pPr>
          </w:p>
        </w:tc>
      </w:tr>
      <w:tr w:rsidR="001C58DC" w14:paraId="10B6BDB1" w14:textId="77777777" w:rsidTr="00145F7B">
        <w:trPr>
          <w:trHeight w:val="364"/>
          <w:jc w:val="center"/>
        </w:trPr>
        <w:tc>
          <w:tcPr>
            <w:tcW w:w="6063" w:type="dxa"/>
            <w:tcBorders>
              <w:left w:val="single" w:sz="4" w:space="0" w:color="000000"/>
              <w:right w:val="single" w:sz="4" w:space="0" w:color="000000"/>
            </w:tcBorders>
            <w:vAlign w:val="center"/>
          </w:tcPr>
          <w:p w14:paraId="11D41859" w14:textId="77777777" w:rsidR="001C58DC" w:rsidRDefault="001C58DC" w:rsidP="00145F7B">
            <w:pPr>
              <w:tabs>
                <w:tab w:val="left" w:pos="3261"/>
              </w:tabs>
              <w:ind w:left="721" w:firstLine="1264"/>
              <w:jc w:val="center"/>
              <w:rPr>
                <w:szCs w:val="24"/>
              </w:rPr>
            </w:pPr>
          </w:p>
        </w:tc>
      </w:tr>
      <w:tr w:rsidR="001C58DC" w14:paraId="55B8CB6A" w14:textId="77777777" w:rsidTr="00145F7B">
        <w:trPr>
          <w:trHeight w:val="364"/>
          <w:jc w:val="center"/>
        </w:trPr>
        <w:tc>
          <w:tcPr>
            <w:tcW w:w="6063" w:type="dxa"/>
            <w:tcBorders>
              <w:left w:val="single" w:sz="4" w:space="0" w:color="000000"/>
              <w:right w:val="single" w:sz="4" w:space="0" w:color="000000"/>
            </w:tcBorders>
            <w:vAlign w:val="center"/>
          </w:tcPr>
          <w:p w14:paraId="4D97DAFC" w14:textId="77777777" w:rsidR="001C58DC" w:rsidRDefault="001C58DC" w:rsidP="00145F7B">
            <w:pPr>
              <w:jc w:val="center"/>
              <w:rPr>
                <w:szCs w:val="24"/>
              </w:rPr>
            </w:pPr>
          </w:p>
        </w:tc>
      </w:tr>
      <w:tr w:rsidR="001C58DC" w14:paraId="6A548C66" w14:textId="77777777" w:rsidTr="00145F7B">
        <w:trPr>
          <w:trHeight w:val="364"/>
          <w:jc w:val="center"/>
        </w:trPr>
        <w:tc>
          <w:tcPr>
            <w:tcW w:w="6063" w:type="dxa"/>
            <w:tcBorders>
              <w:left w:val="single" w:sz="4" w:space="0" w:color="000000"/>
              <w:right w:val="single" w:sz="4" w:space="0" w:color="000000"/>
            </w:tcBorders>
            <w:vAlign w:val="center"/>
          </w:tcPr>
          <w:p w14:paraId="2D60817E" w14:textId="77777777" w:rsidR="001C58DC" w:rsidRDefault="001C58DC" w:rsidP="00145F7B">
            <w:pPr>
              <w:ind w:left="721"/>
              <w:jc w:val="center"/>
              <w:rPr>
                <w:szCs w:val="24"/>
              </w:rPr>
            </w:pPr>
          </w:p>
        </w:tc>
      </w:tr>
      <w:tr w:rsidR="001C58DC" w14:paraId="7E39DCF6" w14:textId="77777777" w:rsidTr="00145F7B">
        <w:trPr>
          <w:trHeight w:val="317"/>
          <w:jc w:val="center"/>
        </w:trPr>
        <w:tc>
          <w:tcPr>
            <w:tcW w:w="6063" w:type="dxa"/>
            <w:tcBorders>
              <w:left w:val="single" w:sz="4" w:space="0" w:color="000000"/>
              <w:bottom w:val="single" w:sz="4" w:space="0" w:color="000000"/>
              <w:right w:val="single" w:sz="4" w:space="0" w:color="000000"/>
            </w:tcBorders>
            <w:vAlign w:val="center"/>
          </w:tcPr>
          <w:p w14:paraId="489B05C9" w14:textId="77777777" w:rsidR="001C58DC" w:rsidRDefault="001C58DC" w:rsidP="00145F7B">
            <w:pPr>
              <w:ind w:left="721"/>
              <w:jc w:val="center"/>
              <w:rPr>
                <w:szCs w:val="24"/>
              </w:rPr>
            </w:pPr>
          </w:p>
        </w:tc>
      </w:tr>
    </w:tbl>
    <w:p w14:paraId="0CDECD9E" w14:textId="77777777" w:rsidR="00B14CCF" w:rsidRPr="00362BEC" w:rsidRDefault="00B14CCF" w:rsidP="00B14CCF">
      <w:pPr>
        <w:spacing w:line="240" w:lineRule="auto"/>
        <w:contextualSpacing/>
        <w:jc w:val="center"/>
        <w:rPr>
          <w:rFonts w:cs="Arial"/>
          <w:szCs w:val="24"/>
        </w:rPr>
      </w:pPr>
    </w:p>
    <w:p w14:paraId="5A82F0CD" w14:textId="77777777" w:rsidR="00362BEC" w:rsidRPr="00362BEC" w:rsidRDefault="00362BEC" w:rsidP="00B14CCF">
      <w:pPr>
        <w:spacing w:line="240" w:lineRule="auto"/>
        <w:contextualSpacing/>
        <w:jc w:val="center"/>
        <w:rPr>
          <w:rFonts w:cs="Arial"/>
          <w:szCs w:val="24"/>
        </w:rPr>
      </w:pPr>
    </w:p>
    <w:p w14:paraId="6C5CD079" w14:textId="77777777" w:rsidR="00B14CCF" w:rsidRDefault="00B14CCF" w:rsidP="00AF18BF">
      <w:pPr>
        <w:spacing w:line="240" w:lineRule="auto"/>
        <w:contextualSpacing/>
        <w:rPr>
          <w:rFonts w:cs="Arial"/>
          <w:szCs w:val="24"/>
        </w:rPr>
        <w:sectPr w:rsidR="00B14CCF" w:rsidSect="00B43EC0">
          <w:pgSz w:w="11906" w:h="16838" w:code="9"/>
          <w:pgMar w:top="1701" w:right="1134" w:bottom="1134" w:left="1701" w:header="709" w:footer="709" w:gutter="0"/>
          <w:cols w:space="708"/>
          <w:docGrid w:linePitch="360"/>
        </w:sectPr>
      </w:pPr>
    </w:p>
    <w:p w14:paraId="2F428CA4" w14:textId="3EC64CE7" w:rsidR="00DF3B2D" w:rsidRPr="00BB08B3" w:rsidRDefault="00BB08B3" w:rsidP="00126DBA">
      <w:pPr>
        <w:ind w:firstLine="0"/>
        <w:contextualSpacing/>
        <w:jc w:val="center"/>
        <w:rPr>
          <w:rFonts w:eastAsia="Times New Roman" w:cs="Times New Roman"/>
          <w:szCs w:val="24"/>
          <w:lang w:eastAsia="pt-BR"/>
        </w:rPr>
      </w:pPr>
      <w:r w:rsidRPr="00BB08B3">
        <w:rPr>
          <w:rFonts w:eastAsia="Times New Roman" w:cs="Times New Roman"/>
          <w:szCs w:val="24"/>
          <w:lang w:eastAsia="pt-BR"/>
        </w:rPr>
        <w:lastRenderedPageBreak/>
        <w:t>A Banca Examinadora, abaixo assinada, aprova o Projeto de Tese</w:t>
      </w:r>
    </w:p>
    <w:p w14:paraId="0153C39E" w14:textId="56EAFBE6" w:rsidR="00BB08B3" w:rsidRPr="00BB08B3" w:rsidRDefault="00BB08B3" w:rsidP="00571EA8">
      <w:pPr>
        <w:ind w:firstLine="0"/>
        <w:contextualSpacing/>
        <w:rPr>
          <w:rFonts w:cs="Arial"/>
          <w:szCs w:val="24"/>
        </w:rPr>
      </w:pPr>
    </w:p>
    <w:p w14:paraId="271A4E97" w14:textId="4DEB1003" w:rsidR="00362BEC" w:rsidRPr="00BB08B3" w:rsidRDefault="00BB08B3" w:rsidP="00126DBA">
      <w:pPr>
        <w:ind w:firstLine="0"/>
        <w:contextualSpacing/>
        <w:jc w:val="center"/>
        <w:rPr>
          <w:rFonts w:cs="Arial"/>
          <w:b/>
          <w:szCs w:val="24"/>
        </w:rPr>
      </w:pPr>
      <w:r w:rsidRPr="00BB08B3">
        <w:rPr>
          <w:rFonts w:cs="Arial"/>
          <w:b/>
          <w:szCs w:val="24"/>
        </w:rPr>
        <w:t>INFRAESTRUTURA DE SANEAMENTO E INCIDÊNCIA DE DOENÇAS NO PARANÁ: UMA ANÁLISE MULTIDIMENSIONAL COM FOCO EM CAUSALIDADE E CONTEXTO</w:t>
      </w:r>
    </w:p>
    <w:p w14:paraId="46E7856A" w14:textId="23F495F4" w:rsidR="00571EA8" w:rsidRDefault="00571EA8" w:rsidP="00571EA8">
      <w:pPr>
        <w:ind w:firstLine="0"/>
        <w:contextualSpacing/>
        <w:rPr>
          <w:rFonts w:cs="Arial"/>
          <w:szCs w:val="24"/>
        </w:rPr>
      </w:pPr>
    </w:p>
    <w:p w14:paraId="0002DA70" w14:textId="2A6CF7BE" w:rsidR="00BB08B3" w:rsidRPr="00BB08B3" w:rsidRDefault="00BB08B3" w:rsidP="00571EA8">
      <w:pPr>
        <w:ind w:firstLine="0"/>
        <w:contextualSpacing/>
        <w:jc w:val="center"/>
        <w:rPr>
          <w:rFonts w:cs="Arial"/>
          <w:szCs w:val="24"/>
        </w:rPr>
      </w:pPr>
      <w:r>
        <w:rPr>
          <w:rFonts w:cs="Arial"/>
          <w:szCs w:val="24"/>
        </w:rPr>
        <w:t>elaborado</w:t>
      </w:r>
      <w:r w:rsidRPr="00BB08B3">
        <w:rPr>
          <w:rFonts w:cs="Arial"/>
          <w:szCs w:val="24"/>
        </w:rPr>
        <w:t xml:space="preserve"> por</w:t>
      </w:r>
    </w:p>
    <w:p w14:paraId="39133796" w14:textId="71441A82" w:rsidR="00BB08B3" w:rsidRPr="00571EA8" w:rsidRDefault="00BB08B3" w:rsidP="00571EA8">
      <w:pPr>
        <w:ind w:firstLine="0"/>
        <w:contextualSpacing/>
        <w:jc w:val="center"/>
        <w:rPr>
          <w:rFonts w:cs="Arial"/>
          <w:b/>
          <w:szCs w:val="24"/>
        </w:rPr>
      </w:pPr>
      <w:r>
        <w:rPr>
          <w:rFonts w:cs="Arial"/>
          <w:b/>
          <w:szCs w:val="24"/>
        </w:rPr>
        <w:t>EDUARDO MATHEUS FIGUEIRA</w:t>
      </w:r>
    </w:p>
    <w:p w14:paraId="3148484A" w14:textId="77777777" w:rsidR="00BB08B3" w:rsidRPr="00BB08B3" w:rsidRDefault="00BB08B3" w:rsidP="00BB08B3">
      <w:pPr>
        <w:ind w:firstLine="0"/>
        <w:contextualSpacing/>
        <w:jc w:val="center"/>
        <w:rPr>
          <w:rFonts w:cs="Arial"/>
          <w:szCs w:val="24"/>
        </w:rPr>
      </w:pPr>
      <w:r w:rsidRPr="00BB08B3">
        <w:rPr>
          <w:rFonts w:cs="Arial"/>
          <w:szCs w:val="24"/>
        </w:rPr>
        <w:t>como requisito parcial para a obtenção do grau de</w:t>
      </w:r>
    </w:p>
    <w:p w14:paraId="3D0A0DB5" w14:textId="49402A2F" w:rsidR="00BB08B3" w:rsidRPr="00BB08B3" w:rsidRDefault="00BB08B3" w:rsidP="00BB08B3">
      <w:pPr>
        <w:ind w:firstLine="0"/>
        <w:contextualSpacing/>
        <w:jc w:val="center"/>
        <w:rPr>
          <w:rFonts w:cs="Arial"/>
          <w:szCs w:val="24"/>
        </w:rPr>
      </w:pPr>
      <w:r>
        <w:rPr>
          <w:rFonts w:cs="Arial"/>
          <w:szCs w:val="24"/>
        </w:rPr>
        <w:t>Doutor</w:t>
      </w:r>
      <w:r w:rsidRPr="00BB08B3">
        <w:rPr>
          <w:rFonts w:cs="Arial"/>
          <w:szCs w:val="24"/>
        </w:rPr>
        <w:t xml:space="preserve"> em Desenvolvimento Regional</w:t>
      </w:r>
    </w:p>
    <w:p w14:paraId="12593169" w14:textId="73134883" w:rsidR="00BB08B3" w:rsidRDefault="00BB08B3" w:rsidP="00BB08B3">
      <w:pPr>
        <w:ind w:firstLine="0"/>
        <w:contextualSpacing/>
        <w:rPr>
          <w:rFonts w:cs="Arial"/>
          <w:szCs w:val="24"/>
        </w:rPr>
      </w:pPr>
    </w:p>
    <w:p w14:paraId="45D1B5F0" w14:textId="77777777" w:rsidR="00571EA8" w:rsidRPr="00BB08B3" w:rsidRDefault="00571EA8" w:rsidP="00BB08B3">
      <w:pPr>
        <w:ind w:firstLine="0"/>
        <w:contextualSpacing/>
        <w:rPr>
          <w:rFonts w:cs="Arial"/>
          <w:szCs w:val="24"/>
        </w:rPr>
      </w:pPr>
    </w:p>
    <w:p w14:paraId="02C94192" w14:textId="77777777" w:rsidR="00BB08B3" w:rsidRPr="0027322F" w:rsidRDefault="00BB08B3" w:rsidP="00BB08B3">
      <w:pPr>
        <w:ind w:firstLine="0"/>
        <w:contextualSpacing/>
        <w:jc w:val="center"/>
        <w:rPr>
          <w:rFonts w:cs="Arial"/>
          <w:b/>
          <w:szCs w:val="24"/>
        </w:rPr>
      </w:pPr>
      <w:r w:rsidRPr="0027322F">
        <w:rPr>
          <w:rFonts w:cs="Arial"/>
          <w:b/>
          <w:szCs w:val="24"/>
        </w:rPr>
        <w:t>BANCA EXAMINADORA</w:t>
      </w:r>
    </w:p>
    <w:p w14:paraId="2A1F96DD" w14:textId="35785E7D" w:rsidR="00CB3339" w:rsidRDefault="00CB3339" w:rsidP="00571EA8">
      <w:pPr>
        <w:spacing w:line="240" w:lineRule="auto"/>
        <w:ind w:firstLine="0"/>
        <w:contextualSpacing/>
        <w:rPr>
          <w:rFonts w:cs="Arial"/>
          <w:szCs w:val="24"/>
        </w:rPr>
      </w:pPr>
    </w:p>
    <w:p w14:paraId="65CDBB2C" w14:textId="77777777" w:rsidR="0027322F" w:rsidRPr="00BB08B3" w:rsidRDefault="0027322F" w:rsidP="00571EA8">
      <w:pPr>
        <w:spacing w:line="240" w:lineRule="auto"/>
        <w:ind w:firstLine="0"/>
        <w:contextualSpacing/>
        <w:rPr>
          <w:rFonts w:cs="Arial"/>
          <w:szCs w:val="24"/>
        </w:rPr>
      </w:pPr>
    </w:p>
    <w:p w14:paraId="7DE1E291" w14:textId="77777777" w:rsidR="00BB08B3" w:rsidRPr="00BB08B3" w:rsidRDefault="00BB08B3" w:rsidP="00BB08B3">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0FEC4D81"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w:t>
      </w:r>
      <w:proofErr w:type="spellStart"/>
      <w:r w:rsidRPr="002E4B82">
        <w:rPr>
          <w:rFonts w:eastAsia="Times New Roman" w:cs="Arial"/>
          <w:szCs w:val="24"/>
          <w:lang w:eastAsia="pt-BR"/>
        </w:rPr>
        <w:t>Tarcisio</w:t>
      </w:r>
      <w:proofErr w:type="spellEnd"/>
      <w:r w:rsidRPr="002E4B82">
        <w:rPr>
          <w:rFonts w:eastAsia="Times New Roman" w:cs="Arial"/>
          <w:szCs w:val="24"/>
          <w:lang w:eastAsia="pt-BR"/>
        </w:rPr>
        <w:t xml:space="preserve"> </w:t>
      </w:r>
      <w:proofErr w:type="spellStart"/>
      <w:r w:rsidRPr="002E4B82">
        <w:rPr>
          <w:rFonts w:eastAsia="Times New Roman" w:cs="Arial"/>
          <w:szCs w:val="24"/>
          <w:lang w:eastAsia="pt-BR"/>
        </w:rPr>
        <w:t>Dorn</w:t>
      </w:r>
      <w:proofErr w:type="spellEnd"/>
      <w:r w:rsidRPr="002E4B82">
        <w:rPr>
          <w:rFonts w:eastAsia="Times New Roman" w:cs="Arial"/>
          <w:szCs w:val="24"/>
          <w:lang w:eastAsia="pt-BR"/>
        </w:rPr>
        <w:t xml:space="preserve"> de Oliveira – Orientador </w:t>
      </w:r>
      <w:proofErr w:type="spellStart"/>
      <w:r w:rsidRPr="002E4B82">
        <w:rPr>
          <w:rFonts w:eastAsia="Times New Roman" w:cs="Arial"/>
          <w:szCs w:val="24"/>
          <w:lang w:eastAsia="pt-BR"/>
        </w:rPr>
        <w:t>PPGDR</w:t>
      </w:r>
      <w:proofErr w:type="spellEnd"/>
      <w:r w:rsidRPr="002E4B82">
        <w:rPr>
          <w:rFonts w:eastAsia="Times New Roman" w:cs="Arial"/>
          <w:szCs w:val="24"/>
          <w:lang w:eastAsia="pt-BR"/>
        </w:rPr>
        <w:t>/</w:t>
      </w:r>
      <w:proofErr w:type="spellStart"/>
      <w:r w:rsidRPr="002E4B82">
        <w:rPr>
          <w:rFonts w:eastAsia="Times New Roman" w:cs="Arial"/>
          <w:szCs w:val="24"/>
          <w:lang w:eastAsia="pt-BR"/>
        </w:rPr>
        <w:t>Unijuí</w:t>
      </w:r>
      <w:proofErr w:type="spellEnd"/>
    </w:p>
    <w:p w14:paraId="0ED41AD1" w14:textId="3041269A" w:rsid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4E72A7B4" w14:textId="77777777" w:rsidR="002E4B82" w:rsidRPr="002E4B82" w:rsidRDefault="002E4B82" w:rsidP="002E4B82">
      <w:pPr>
        <w:spacing w:line="240" w:lineRule="auto"/>
        <w:ind w:right="16" w:firstLine="0"/>
        <w:jc w:val="center"/>
        <w:rPr>
          <w:rFonts w:eastAsia="Times New Roman" w:cs="Arial"/>
          <w:szCs w:val="24"/>
          <w:lang w:eastAsia="pt-BR"/>
        </w:rPr>
      </w:pPr>
    </w:p>
    <w:p w14:paraId="69A67E74"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61289E80"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Lucir Reinaldo Alves – Coorientador </w:t>
      </w:r>
      <w:proofErr w:type="spellStart"/>
      <w:r w:rsidRPr="002E4B82">
        <w:rPr>
          <w:rFonts w:eastAsia="Times New Roman" w:cs="Arial"/>
          <w:szCs w:val="24"/>
          <w:lang w:eastAsia="pt-BR"/>
        </w:rPr>
        <w:t>PPGDRA</w:t>
      </w:r>
      <w:proofErr w:type="spellEnd"/>
      <w:r w:rsidRPr="002E4B82">
        <w:rPr>
          <w:rFonts w:eastAsia="Times New Roman" w:cs="Arial"/>
          <w:szCs w:val="24"/>
          <w:lang w:eastAsia="pt-BR"/>
        </w:rPr>
        <w:t>/Unioeste</w:t>
      </w:r>
    </w:p>
    <w:p w14:paraId="6E557F7F"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Universidade Estadual do Oeste do Paraná – Unioeste, Toledo/PR</w:t>
      </w:r>
    </w:p>
    <w:p w14:paraId="64C35110" w14:textId="417D49E2" w:rsidR="002E4B82" w:rsidRPr="002E4B82" w:rsidRDefault="002E4B82" w:rsidP="002E4B82">
      <w:pPr>
        <w:spacing w:line="240" w:lineRule="auto"/>
        <w:ind w:right="16" w:firstLine="0"/>
        <w:jc w:val="center"/>
        <w:rPr>
          <w:rFonts w:eastAsia="Times New Roman" w:cs="Arial"/>
          <w:szCs w:val="24"/>
          <w:lang w:eastAsia="pt-BR"/>
        </w:rPr>
      </w:pPr>
    </w:p>
    <w:p w14:paraId="4BE7FF9E" w14:textId="77777777" w:rsidR="002E4B82" w:rsidRPr="00124A4A" w:rsidRDefault="002E4B82" w:rsidP="002E4B82">
      <w:pPr>
        <w:tabs>
          <w:tab w:val="left" w:pos="8789"/>
        </w:tabs>
        <w:spacing w:line="240" w:lineRule="auto"/>
        <w:ind w:right="16" w:firstLine="0"/>
        <w:jc w:val="center"/>
        <w:rPr>
          <w:rFonts w:eastAsia="Times New Roman" w:cs="Arial"/>
          <w:szCs w:val="24"/>
          <w:lang w:val="es-ES" w:eastAsia="pt-BR"/>
        </w:rPr>
      </w:pPr>
      <w:r w:rsidRPr="00124A4A">
        <w:rPr>
          <w:rFonts w:eastAsia="Times New Roman" w:cs="Arial"/>
          <w:szCs w:val="24"/>
          <w:lang w:val="es-ES" w:eastAsia="pt-BR"/>
        </w:rPr>
        <w:t>_______________________________________________</w:t>
      </w:r>
    </w:p>
    <w:p w14:paraId="34442338" w14:textId="77777777" w:rsidR="002E4B82" w:rsidRPr="00124A4A" w:rsidRDefault="002E4B82" w:rsidP="002E4B82">
      <w:pPr>
        <w:spacing w:line="240" w:lineRule="auto"/>
        <w:ind w:right="16" w:firstLine="0"/>
        <w:jc w:val="center"/>
        <w:rPr>
          <w:rFonts w:eastAsia="Times New Roman" w:cs="Arial"/>
          <w:szCs w:val="24"/>
          <w:lang w:val="es-ES" w:eastAsia="pt-BR"/>
        </w:rPr>
      </w:pPr>
      <w:r w:rsidRPr="00124A4A">
        <w:rPr>
          <w:rFonts w:eastAsia="Times New Roman" w:cs="Arial"/>
          <w:szCs w:val="24"/>
          <w:lang w:val="es-ES" w:eastAsia="pt-BR"/>
        </w:rPr>
        <w:t xml:space="preserve">Prof. Dr. Prof. </w:t>
      </w:r>
      <w:proofErr w:type="spellStart"/>
      <w:r w:rsidRPr="00124A4A">
        <w:rPr>
          <w:rFonts w:eastAsia="Times New Roman" w:cs="Arial"/>
          <w:szCs w:val="24"/>
          <w:lang w:val="es-ES" w:eastAsia="pt-BR"/>
        </w:rPr>
        <w:t>Fabrício</w:t>
      </w:r>
      <w:proofErr w:type="spellEnd"/>
      <w:r w:rsidRPr="00124A4A">
        <w:rPr>
          <w:rFonts w:eastAsia="Times New Roman" w:cs="Arial"/>
          <w:szCs w:val="24"/>
          <w:lang w:val="es-ES" w:eastAsia="pt-BR"/>
        </w:rPr>
        <w:t xml:space="preserve"> </w:t>
      </w:r>
      <w:proofErr w:type="spellStart"/>
      <w:r w:rsidRPr="00124A4A">
        <w:rPr>
          <w:rFonts w:eastAsia="Times New Roman" w:cs="Arial"/>
          <w:szCs w:val="24"/>
          <w:lang w:val="es-ES" w:eastAsia="pt-BR"/>
        </w:rPr>
        <w:t>Baron</w:t>
      </w:r>
      <w:proofErr w:type="spellEnd"/>
      <w:r w:rsidRPr="00124A4A">
        <w:rPr>
          <w:rFonts w:eastAsia="Times New Roman" w:cs="Arial"/>
          <w:szCs w:val="24"/>
          <w:lang w:val="es-ES" w:eastAsia="pt-BR"/>
        </w:rPr>
        <w:t xml:space="preserve"> </w:t>
      </w:r>
      <w:proofErr w:type="spellStart"/>
      <w:r w:rsidRPr="00124A4A">
        <w:rPr>
          <w:rFonts w:eastAsia="Times New Roman" w:cs="Arial"/>
          <w:szCs w:val="24"/>
          <w:lang w:val="es-ES" w:eastAsia="pt-BR"/>
        </w:rPr>
        <w:t>Mussi</w:t>
      </w:r>
      <w:proofErr w:type="spellEnd"/>
      <w:r w:rsidRPr="00124A4A">
        <w:rPr>
          <w:rFonts w:eastAsia="Times New Roman" w:cs="Arial"/>
          <w:szCs w:val="24"/>
          <w:lang w:val="es-ES" w:eastAsia="pt-BR"/>
        </w:rPr>
        <w:t xml:space="preserve"> – </w:t>
      </w:r>
      <w:proofErr w:type="spellStart"/>
      <w:r w:rsidRPr="00124A4A">
        <w:rPr>
          <w:rFonts w:eastAsia="Times New Roman" w:cs="Arial"/>
          <w:szCs w:val="24"/>
          <w:lang w:val="es-ES" w:eastAsia="pt-BR"/>
        </w:rPr>
        <w:t>Coorientador</w:t>
      </w:r>
      <w:proofErr w:type="spellEnd"/>
      <w:r w:rsidRPr="00124A4A">
        <w:rPr>
          <w:rFonts w:eastAsia="Times New Roman" w:cs="Arial"/>
          <w:szCs w:val="24"/>
          <w:lang w:val="es-ES" w:eastAsia="pt-BR"/>
        </w:rPr>
        <w:t xml:space="preserve"> </w:t>
      </w:r>
    </w:p>
    <w:p w14:paraId="3507F99B"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Itaipu Binacional Itaipu Binacional, Foz do Iguaçu/PR</w:t>
      </w:r>
    </w:p>
    <w:p w14:paraId="0DFF761F" w14:textId="77777777" w:rsidR="002E4B82" w:rsidRPr="002E4B82" w:rsidRDefault="002E4B82" w:rsidP="002E4B82">
      <w:pPr>
        <w:spacing w:line="240" w:lineRule="auto"/>
        <w:ind w:right="16" w:firstLine="0"/>
        <w:jc w:val="center"/>
        <w:rPr>
          <w:rFonts w:eastAsia="Times New Roman" w:cs="Arial"/>
          <w:szCs w:val="24"/>
          <w:lang w:eastAsia="pt-BR"/>
        </w:rPr>
      </w:pPr>
    </w:p>
    <w:p w14:paraId="199E23EE"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1C632954" w14:textId="77777777" w:rsidR="002E4B82" w:rsidRPr="002E4B82" w:rsidRDefault="002E4B82" w:rsidP="002E4B82">
      <w:pPr>
        <w:spacing w:line="240" w:lineRule="auto"/>
        <w:ind w:right="16" w:firstLine="0"/>
        <w:jc w:val="center"/>
        <w:rPr>
          <w:rFonts w:eastAsia="Times New Roman" w:cs="Arial"/>
          <w:szCs w:val="24"/>
          <w:lang w:eastAsia="pt-BR"/>
        </w:rPr>
      </w:pPr>
      <w:proofErr w:type="spellStart"/>
      <w:r w:rsidRPr="002E4B82">
        <w:rPr>
          <w:rFonts w:eastAsia="Times New Roman" w:cs="Arial"/>
          <w:szCs w:val="24"/>
          <w:lang w:eastAsia="pt-BR"/>
        </w:rPr>
        <w:t>Profª</w:t>
      </w:r>
      <w:proofErr w:type="spellEnd"/>
      <w:r w:rsidRPr="002E4B82">
        <w:rPr>
          <w:rFonts w:eastAsia="Times New Roman" w:cs="Arial"/>
          <w:szCs w:val="24"/>
          <w:lang w:eastAsia="pt-BR"/>
        </w:rPr>
        <w:t xml:space="preserve">. </w:t>
      </w:r>
      <w:proofErr w:type="spellStart"/>
      <w:r w:rsidRPr="002E4B82">
        <w:rPr>
          <w:rFonts w:eastAsia="Times New Roman" w:cs="Arial"/>
          <w:szCs w:val="24"/>
          <w:lang w:eastAsia="pt-BR"/>
        </w:rPr>
        <w:t>Dr</w:t>
      </w:r>
      <w:proofErr w:type="spellEnd"/>
      <w:r w:rsidRPr="002E4B82">
        <w:rPr>
          <w:rFonts w:eastAsia="Times New Roman" w:cs="Arial"/>
          <w:szCs w:val="24"/>
          <w:lang w:eastAsia="pt-BR"/>
        </w:rPr>
        <w:t xml:space="preserve">ª. Fernanda da Cunha Pereira – Membro Interno </w:t>
      </w:r>
      <w:proofErr w:type="spellStart"/>
      <w:r w:rsidRPr="002E4B82">
        <w:rPr>
          <w:rFonts w:eastAsia="Times New Roman" w:cs="Arial"/>
          <w:szCs w:val="24"/>
          <w:lang w:eastAsia="pt-BR"/>
        </w:rPr>
        <w:t>PPGSAS</w:t>
      </w:r>
      <w:proofErr w:type="spellEnd"/>
      <w:r w:rsidRPr="002E4B82">
        <w:rPr>
          <w:rFonts w:eastAsia="Times New Roman" w:cs="Arial"/>
          <w:szCs w:val="24"/>
          <w:lang w:eastAsia="pt-BR"/>
        </w:rPr>
        <w:t>/</w:t>
      </w:r>
      <w:proofErr w:type="spellStart"/>
      <w:r w:rsidRPr="002E4B82">
        <w:rPr>
          <w:rFonts w:eastAsia="Times New Roman" w:cs="Arial"/>
          <w:szCs w:val="24"/>
          <w:lang w:eastAsia="pt-BR"/>
        </w:rPr>
        <w:t>Unijuí</w:t>
      </w:r>
      <w:proofErr w:type="spellEnd"/>
    </w:p>
    <w:p w14:paraId="2335397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4BEB05D7" w14:textId="77777777" w:rsidR="002E4B82" w:rsidRPr="002E4B82" w:rsidRDefault="002E4B82" w:rsidP="002E4B82">
      <w:pPr>
        <w:spacing w:line="240" w:lineRule="auto"/>
        <w:ind w:right="16" w:firstLine="0"/>
        <w:jc w:val="center"/>
        <w:rPr>
          <w:rFonts w:eastAsia="Times New Roman" w:cs="Arial"/>
          <w:szCs w:val="24"/>
          <w:lang w:eastAsia="pt-BR"/>
        </w:rPr>
      </w:pPr>
    </w:p>
    <w:p w14:paraId="5E1D04ED"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124BE100"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Airton Adelar Mueller – Membro Interno </w:t>
      </w:r>
      <w:proofErr w:type="spellStart"/>
      <w:r w:rsidRPr="002E4B82">
        <w:rPr>
          <w:rFonts w:eastAsia="Times New Roman" w:cs="Arial"/>
          <w:szCs w:val="24"/>
          <w:lang w:eastAsia="pt-BR"/>
        </w:rPr>
        <w:t>PPGDR</w:t>
      </w:r>
      <w:proofErr w:type="spellEnd"/>
      <w:r w:rsidRPr="002E4B82">
        <w:rPr>
          <w:rFonts w:eastAsia="Times New Roman" w:cs="Arial"/>
          <w:szCs w:val="24"/>
          <w:lang w:eastAsia="pt-BR"/>
        </w:rPr>
        <w:t>/</w:t>
      </w:r>
      <w:proofErr w:type="spellStart"/>
      <w:r w:rsidRPr="002E4B82">
        <w:rPr>
          <w:rFonts w:eastAsia="Times New Roman" w:cs="Arial"/>
          <w:szCs w:val="24"/>
          <w:lang w:eastAsia="pt-BR"/>
        </w:rPr>
        <w:t>Unijuí</w:t>
      </w:r>
      <w:proofErr w:type="spellEnd"/>
    </w:p>
    <w:p w14:paraId="040372F4"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135DA5BA" w14:textId="77777777" w:rsidR="002E4B82" w:rsidRPr="002E4B82" w:rsidRDefault="002E4B82" w:rsidP="002E4B82">
      <w:pPr>
        <w:spacing w:line="240" w:lineRule="auto"/>
        <w:ind w:right="16" w:firstLine="0"/>
        <w:jc w:val="center"/>
        <w:rPr>
          <w:rFonts w:eastAsia="Times New Roman" w:cs="Arial"/>
          <w:szCs w:val="24"/>
          <w:lang w:eastAsia="pt-BR"/>
        </w:rPr>
      </w:pPr>
    </w:p>
    <w:p w14:paraId="737AE99B"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0AAB950F" w14:textId="77777777" w:rsidR="002E4B82" w:rsidRPr="002E4B82" w:rsidRDefault="002E4B82" w:rsidP="002E4B82">
      <w:pPr>
        <w:spacing w:line="240" w:lineRule="auto"/>
        <w:ind w:right="16" w:firstLine="0"/>
        <w:jc w:val="center"/>
        <w:rPr>
          <w:rFonts w:eastAsia="Times New Roman" w:cs="Arial"/>
          <w:bCs/>
          <w:szCs w:val="24"/>
          <w:lang w:eastAsia="pt-BR"/>
        </w:rPr>
      </w:pPr>
      <w:proofErr w:type="spellStart"/>
      <w:r w:rsidRPr="002E4B82">
        <w:rPr>
          <w:rFonts w:eastAsia="Times New Roman" w:cs="Arial"/>
          <w:bCs/>
          <w:szCs w:val="24"/>
          <w:lang w:eastAsia="pt-BR"/>
        </w:rPr>
        <w:t>Profª</w:t>
      </w:r>
      <w:proofErr w:type="spellEnd"/>
      <w:r w:rsidRPr="002E4B82">
        <w:rPr>
          <w:rFonts w:eastAsia="Times New Roman" w:cs="Arial"/>
          <w:bCs/>
          <w:szCs w:val="24"/>
          <w:lang w:eastAsia="pt-BR"/>
        </w:rPr>
        <w:t xml:space="preserve">. </w:t>
      </w:r>
      <w:proofErr w:type="spellStart"/>
      <w:r w:rsidRPr="002E4B82">
        <w:rPr>
          <w:rFonts w:eastAsia="Times New Roman" w:cs="Arial"/>
          <w:bCs/>
          <w:szCs w:val="24"/>
          <w:lang w:eastAsia="pt-BR"/>
        </w:rPr>
        <w:t>Dr</w:t>
      </w:r>
      <w:proofErr w:type="spellEnd"/>
      <w:r w:rsidRPr="002E4B82">
        <w:rPr>
          <w:rFonts w:eastAsia="Times New Roman" w:cs="Arial"/>
          <w:bCs/>
          <w:szCs w:val="24"/>
          <w:lang w:eastAsia="pt-BR"/>
        </w:rPr>
        <w:t xml:space="preserve">ª. Renata </w:t>
      </w:r>
      <w:proofErr w:type="spellStart"/>
      <w:r w:rsidRPr="002E4B82">
        <w:rPr>
          <w:rFonts w:eastAsia="Times New Roman" w:cs="Arial"/>
          <w:bCs/>
          <w:szCs w:val="24"/>
          <w:lang w:eastAsia="pt-BR"/>
        </w:rPr>
        <w:t>Rogowski</w:t>
      </w:r>
      <w:proofErr w:type="spellEnd"/>
      <w:r w:rsidRPr="002E4B82">
        <w:rPr>
          <w:rFonts w:eastAsia="Times New Roman" w:cs="Arial"/>
          <w:bCs/>
          <w:szCs w:val="24"/>
          <w:lang w:eastAsia="pt-BR"/>
        </w:rPr>
        <w:t xml:space="preserve"> Pozzo – </w:t>
      </w:r>
      <w:r w:rsidRPr="002E4B82">
        <w:rPr>
          <w:rFonts w:eastAsia="Times New Roman" w:cs="Arial"/>
          <w:szCs w:val="24"/>
          <w:lang w:eastAsia="pt-BR"/>
        </w:rPr>
        <w:t xml:space="preserve">Membro Externo </w:t>
      </w:r>
      <w:proofErr w:type="spellStart"/>
      <w:r w:rsidRPr="002E4B82">
        <w:rPr>
          <w:rFonts w:eastAsia="Times New Roman" w:cs="Arial"/>
          <w:szCs w:val="24"/>
          <w:lang w:eastAsia="pt-BR"/>
        </w:rPr>
        <w:t>PPGPLAN</w:t>
      </w:r>
      <w:proofErr w:type="spellEnd"/>
      <w:r w:rsidRPr="002E4B82">
        <w:rPr>
          <w:rFonts w:eastAsia="Times New Roman" w:cs="Arial"/>
          <w:szCs w:val="24"/>
          <w:lang w:eastAsia="pt-BR"/>
        </w:rPr>
        <w:t xml:space="preserve">/Udesc </w:t>
      </w:r>
    </w:p>
    <w:p w14:paraId="738214A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Universidade</w:t>
      </w:r>
      <w:r w:rsidRPr="002E4B82">
        <w:rPr>
          <w:rFonts w:eastAsia="Times New Roman" w:cs="Arial"/>
          <w:bCs/>
          <w:szCs w:val="24"/>
          <w:lang w:eastAsia="pt-BR"/>
        </w:rPr>
        <w:t xml:space="preserve"> do Estado de Santa Catarina</w:t>
      </w:r>
      <w:r w:rsidRPr="002E4B82">
        <w:rPr>
          <w:rFonts w:eastAsia="Times New Roman" w:cs="Arial"/>
          <w:szCs w:val="24"/>
          <w:lang w:eastAsia="pt-BR"/>
        </w:rPr>
        <w:t xml:space="preserve"> – Udesc, Florianópolis/SC</w:t>
      </w:r>
    </w:p>
    <w:p w14:paraId="605FFB79" w14:textId="77777777" w:rsidR="002E4B82" w:rsidRPr="002E4B82" w:rsidRDefault="002E4B82" w:rsidP="002E4B82">
      <w:pPr>
        <w:spacing w:line="240" w:lineRule="auto"/>
        <w:ind w:right="16" w:firstLine="0"/>
        <w:jc w:val="center"/>
        <w:rPr>
          <w:rFonts w:eastAsia="Times New Roman" w:cs="Arial"/>
          <w:szCs w:val="24"/>
          <w:lang w:eastAsia="pt-BR"/>
        </w:rPr>
      </w:pPr>
    </w:p>
    <w:p w14:paraId="7D746369"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5D3F4DD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Gilson Batista de Oliveira – Membro Externo </w:t>
      </w:r>
      <w:proofErr w:type="spellStart"/>
      <w:r w:rsidRPr="002E4B82">
        <w:rPr>
          <w:rFonts w:eastAsia="Times New Roman" w:cs="Arial"/>
          <w:szCs w:val="24"/>
          <w:lang w:eastAsia="pt-BR"/>
        </w:rPr>
        <w:t>PPGPPD</w:t>
      </w:r>
      <w:proofErr w:type="spellEnd"/>
      <w:r w:rsidRPr="002E4B82">
        <w:rPr>
          <w:rFonts w:eastAsia="Times New Roman" w:cs="Arial"/>
          <w:szCs w:val="24"/>
          <w:lang w:eastAsia="pt-BR"/>
        </w:rPr>
        <w:t>/</w:t>
      </w:r>
      <w:proofErr w:type="spellStart"/>
      <w:r w:rsidRPr="002E4B82">
        <w:rPr>
          <w:rFonts w:eastAsia="Times New Roman" w:cs="Arial"/>
          <w:szCs w:val="24"/>
          <w:lang w:eastAsia="pt-BR"/>
        </w:rPr>
        <w:t>Unila</w:t>
      </w:r>
      <w:proofErr w:type="spellEnd"/>
    </w:p>
    <w:p w14:paraId="609AE941"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Federal da Integração Latino-Americana – </w:t>
      </w:r>
      <w:proofErr w:type="spellStart"/>
      <w:r w:rsidRPr="002E4B82">
        <w:rPr>
          <w:rFonts w:eastAsia="Times New Roman" w:cs="Arial"/>
          <w:szCs w:val="24"/>
          <w:lang w:eastAsia="pt-BR"/>
        </w:rPr>
        <w:t>Unila</w:t>
      </w:r>
      <w:proofErr w:type="spellEnd"/>
      <w:r w:rsidRPr="002E4B82">
        <w:rPr>
          <w:rFonts w:eastAsia="Times New Roman" w:cs="Arial"/>
          <w:szCs w:val="24"/>
          <w:lang w:eastAsia="pt-BR"/>
        </w:rPr>
        <w:t>, Foz do Iguaçu/PR</w:t>
      </w:r>
    </w:p>
    <w:p w14:paraId="4F755C1E" w14:textId="20627045" w:rsidR="002E4B82" w:rsidRPr="00BB08B3" w:rsidRDefault="002E4B82" w:rsidP="00571EA8">
      <w:pPr>
        <w:spacing w:line="240" w:lineRule="auto"/>
        <w:ind w:right="16" w:firstLine="0"/>
        <w:jc w:val="center"/>
        <w:rPr>
          <w:rFonts w:cs="Arial"/>
          <w:szCs w:val="24"/>
        </w:rPr>
      </w:pPr>
    </w:p>
    <w:p w14:paraId="2AF610F5" w14:textId="038ADE23" w:rsidR="00742191" w:rsidRPr="00BB08B3" w:rsidRDefault="003F5809" w:rsidP="00126DBA">
      <w:pPr>
        <w:ind w:firstLine="0"/>
        <w:contextualSpacing/>
        <w:jc w:val="center"/>
        <w:rPr>
          <w:rFonts w:cs="Arial"/>
          <w:szCs w:val="24"/>
        </w:rPr>
      </w:pPr>
      <w:r w:rsidRPr="00BB08B3">
        <w:rPr>
          <w:rFonts w:cs="Arial"/>
          <w:szCs w:val="24"/>
        </w:rPr>
        <w:t>Ijuí</w:t>
      </w:r>
      <w:r w:rsidR="00272A82" w:rsidRPr="00BB08B3">
        <w:rPr>
          <w:rFonts w:cs="Arial"/>
          <w:szCs w:val="24"/>
        </w:rPr>
        <w:t xml:space="preserve">, </w:t>
      </w:r>
      <w:r w:rsidRPr="00BB08B3">
        <w:rPr>
          <w:rFonts w:cs="Arial"/>
          <w:szCs w:val="24"/>
        </w:rPr>
        <w:t>2025</w:t>
      </w:r>
      <w:r w:rsidR="00362BEC" w:rsidRPr="00BB08B3">
        <w:rPr>
          <w:rFonts w:cs="Arial"/>
          <w:szCs w:val="24"/>
        </w:rPr>
        <w:t>.</w:t>
      </w:r>
    </w:p>
    <w:p w14:paraId="3CF549B1" w14:textId="77777777" w:rsidR="00742191" w:rsidRDefault="00742191" w:rsidP="00DF3B2D">
      <w:pPr>
        <w:contextualSpacing/>
        <w:jc w:val="center"/>
        <w:rPr>
          <w:rFonts w:cs="Arial"/>
          <w:szCs w:val="24"/>
        </w:rPr>
        <w:sectPr w:rsidR="00742191" w:rsidSect="00B43EC0">
          <w:pgSz w:w="11906" w:h="16838" w:code="9"/>
          <w:pgMar w:top="1701" w:right="1134" w:bottom="1134" w:left="1701" w:header="709" w:footer="709" w:gutter="0"/>
          <w:cols w:space="708"/>
          <w:docGrid w:linePitch="360"/>
        </w:sectPr>
      </w:pPr>
    </w:p>
    <w:p w14:paraId="380BC0FB" w14:textId="77777777" w:rsidR="00362BEC" w:rsidRPr="00362BEC" w:rsidRDefault="00362BEC" w:rsidP="00B52E7B">
      <w:pPr>
        <w:pStyle w:val="Ttulo"/>
      </w:pPr>
      <w:r w:rsidRPr="00362BEC">
        <w:lastRenderedPageBreak/>
        <w:t>RESUMO</w:t>
      </w:r>
    </w:p>
    <w:p w14:paraId="28B427B7" w14:textId="77777777" w:rsidR="003F5809" w:rsidRDefault="003F5809" w:rsidP="00C15426">
      <w:pPr>
        <w:spacing w:line="240" w:lineRule="auto"/>
        <w:ind w:firstLine="0"/>
        <w:contextualSpacing/>
        <w:rPr>
          <w:rFonts w:cs="Arial"/>
          <w:szCs w:val="24"/>
        </w:rPr>
      </w:pPr>
    </w:p>
    <w:p w14:paraId="3D639898" w14:textId="393652D6" w:rsidR="001E3879" w:rsidRDefault="001E3879" w:rsidP="007E25AF">
      <w:pPr>
        <w:spacing w:line="240" w:lineRule="auto"/>
        <w:ind w:firstLine="0"/>
        <w:contextualSpacing/>
        <w:rPr>
          <w:rStyle w:val="Hyperlink"/>
          <w:rFonts w:cs="Arial"/>
          <w:color w:val="auto"/>
          <w:szCs w:val="24"/>
          <w:u w:val="none"/>
        </w:rPr>
      </w:pPr>
      <w:r w:rsidRPr="001E3879">
        <w:rPr>
          <w:rStyle w:val="Hyperlink"/>
          <w:rFonts w:cs="Arial"/>
          <w:color w:val="auto"/>
          <w:szCs w:val="24"/>
          <w:u w:val="none"/>
        </w:rPr>
        <w:t>Apesar dos avanços recentes, a universalização do saneamento básico e a persistência de Doenças Relacionadas ao Saneamento Ambiental Inadequado (</w:t>
      </w:r>
      <w:proofErr w:type="spellStart"/>
      <w:r w:rsidRPr="001E3879">
        <w:rPr>
          <w:rStyle w:val="Hyperlink"/>
          <w:rFonts w:cs="Arial"/>
          <w:color w:val="auto"/>
          <w:szCs w:val="24"/>
          <w:u w:val="none"/>
        </w:rPr>
        <w:t>DRSAI</w:t>
      </w:r>
      <w:proofErr w:type="spellEnd"/>
      <w:r w:rsidRPr="001E3879">
        <w:rPr>
          <w:rStyle w:val="Hyperlink"/>
          <w:rFonts w:cs="Arial"/>
          <w:color w:val="auto"/>
          <w:szCs w:val="24"/>
          <w:u w:val="none"/>
        </w:rPr>
        <w:t xml:space="preserve">) continuam sendo problemas públicos no estado do Paraná. Este projeto de tese propõe uma investigação da relação causal entre as melhorias na infraestrutura de saneamento (água e esgoto) e a incidência de </w:t>
      </w:r>
      <w:proofErr w:type="spellStart"/>
      <w:r w:rsidRPr="001E3879">
        <w:rPr>
          <w:rStyle w:val="Hyperlink"/>
          <w:rFonts w:cs="Arial"/>
          <w:color w:val="auto"/>
          <w:szCs w:val="24"/>
          <w:u w:val="none"/>
        </w:rPr>
        <w:t>DRSAI</w:t>
      </w:r>
      <w:proofErr w:type="spellEnd"/>
      <w:r w:rsidRPr="001E3879">
        <w:rPr>
          <w:rStyle w:val="Hyperlink"/>
          <w:rFonts w:cs="Arial"/>
          <w:color w:val="auto"/>
          <w:szCs w:val="24"/>
          <w:u w:val="none"/>
        </w:rPr>
        <w:t xml:space="preserve"> (como diarreia, dengue e leptospirose) nos 399 municípios paranaenses, cobrindo o período de 2008 a 2022.</w:t>
      </w:r>
      <w:r>
        <w:rPr>
          <w:rStyle w:val="Hyperlink"/>
          <w:rFonts w:cs="Arial"/>
          <w:color w:val="auto"/>
          <w:szCs w:val="24"/>
          <w:u w:val="none"/>
        </w:rPr>
        <w:t xml:space="preserve"> </w:t>
      </w:r>
      <w:r w:rsidRPr="001E3879">
        <w:rPr>
          <w:rStyle w:val="Hyperlink"/>
          <w:rFonts w:cs="Arial"/>
          <w:color w:val="auto"/>
          <w:szCs w:val="24"/>
          <w:u w:val="none"/>
        </w:rPr>
        <w:t>A tese central é que</w:t>
      </w:r>
      <w:r>
        <w:rPr>
          <w:rStyle w:val="Hyperlink"/>
          <w:rFonts w:cs="Arial"/>
          <w:color w:val="auto"/>
          <w:szCs w:val="24"/>
          <w:u w:val="none"/>
        </w:rPr>
        <w:t xml:space="preserve"> m</w:t>
      </w:r>
      <w:r w:rsidRPr="001E3879">
        <w:rPr>
          <w:rStyle w:val="Hyperlink"/>
          <w:rFonts w:cs="Arial"/>
          <w:color w:val="auto"/>
          <w:szCs w:val="24"/>
          <w:u w:val="none"/>
        </w:rPr>
        <w:t>elhorias na infraestrutura de Saneamento Ambiental causam reduções na incidência de Doenças Relacionadas ao Saneamento Ambiental Inadequado nos municípios paranaenses, sendo esta relação causal moderada por fatores socioeconômicos, climáticos e geográficos locais.</w:t>
      </w:r>
      <w:r>
        <w:rPr>
          <w:rStyle w:val="Hyperlink"/>
          <w:rFonts w:cs="Arial"/>
          <w:color w:val="auto"/>
          <w:szCs w:val="24"/>
          <w:u w:val="none"/>
        </w:rPr>
        <w:t xml:space="preserve"> O </w:t>
      </w:r>
      <w:r w:rsidRPr="001E3879">
        <w:rPr>
          <w:rStyle w:val="Hyperlink"/>
          <w:rFonts w:cs="Arial"/>
          <w:color w:val="auto"/>
          <w:szCs w:val="24"/>
          <w:u w:val="none"/>
        </w:rPr>
        <w:t xml:space="preserve">estudo adota uma abordagem quantitativa fundamentada </w:t>
      </w:r>
      <w:r>
        <w:rPr>
          <w:rStyle w:val="Hyperlink"/>
          <w:rFonts w:cs="Arial"/>
          <w:color w:val="auto"/>
          <w:szCs w:val="24"/>
          <w:u w:val="none"/>
        </w:rPr>
        <w:t xml:space="preserve">no </w:t>
      </w:r>
      <w:r w:rsidRPr="001E3879">
        <w:rPr>
          <w:rStyle w:val="Hyperlink"/>
          <w:rFonts w:cs="Arial"/>
          <w:color w:val="auto"/>
          <w:szCs w:val="24"/>
          <w:u w:val="none"/>
        </w:rPr>
        <w:t xml:space="preserve">referencial de inferência causal, estruturado metodologicamente pela "Escada da Causalidade" de Pearl. A pesquisa utiliza uma metodologia de análise de dados secundários (SNIS, DATASUS, IBGE e INMET) que progride em dois níveis: 1) Nível de Associação, para identificar correlações e padrões espaço-temporais; e 2) Nível de Intervenção, que emprega métodos </w:t>
      </w:r>
      <w:proofErr w:type="spellStart"/>
      <w:r w:rsidRPr="001E3879">
        <w:rPr>
          <w:rStyle w:val="Hyperlink"/>
          <w:rFonts w:cs="Arial"/>
          <w:color w:val="auto"/>
          <w:szCs w:val="24"/>
          <w:u w:val="none"/>
        </w:rPr>
        <w:t>quasi</w:t>
      </w:r>
      <w:proofErr w:type="spellEnd"/>
      <w:r w:rsidRPr="001E3879">
        <w:rPr>
          <w:rStyle w:val="Hyperlink"/>
          <w:rFonts w:cs="Arial"/>
          <w:color w:val="auto"/>
          <w:szCs w:val="24"/>
          <w:u w:val="none"/>
        </w:rPr>
        <w:t xml:space="preserve">-experimentais, especificamente </w:t>
      </w:r>
      <w:proofErr w:type="spellStart"/>
      <w:r w:rsidRPr="001E3879">
        <w:rPr>
          <w:rStyle w:val="Hyperlink"/>
          <w:rFonts w:cs="Arial"/>
          <w:color w:val="auto"/>
          <w:szCs w:val="24"/>
          <w:u w:val="none"/>
        </w:rPr>
        <w:t>Propensity</w:t>
      </w:r>
      <w:proofErr w:type="spellEnd"/>
      <w:r w:rsidRPr="001E3879">
        <w:rPr>
          <w:rStyle w:val="Hyperlink"/>
          <w:rFonts w:cs="Arial"/>
          <w:color w:val="auto"/>
          <w:szCs w:val="24"/>
          <w:u w:val="none"/>
        </w:rPr>
        <w:t xml:space="preserve"> Score </w:t>
      </w:r>
      <w:proofErr w:type="spellStart"/>
      <w:r w:rsidRPr="001E3879">
        <w:rPr>
          <w:rStyle w:val="Hyperlink"/>
          <w:rFonts w:cs="Arial"/>
          <w:color w:val="auto"/>
          <w:szCs w:val="24"/>
          <w:u w:val="none"/>
        </w:rPr>
        <w:t>Matching</w:t>
      </w:r>
      <w:proofErr w:type="spellEnd"/>
      <w:r w:rsidRPr="001E3879">
        <w:rPr>
          <w:rStyle w:val="Hyperlink"/>
          <w:rFonts w:cs="Arial"/>
          <w:color w:val="auto"/>
          <w:szCs w:val="24"/>
          <w:u w:val="none"/>
        </w:rPr>
        <w:t xml:space="preserve"> (PSM) e Diferença em Diferenças (</w:t>
      </w:r>
      <w:proofErr w:type="spellStart"/>
      <w:r w:rsidRPr="001E3879">
        <w:rPr>
          <w:rStyle w:val="Hyperlink"/>
          <w:rFonts w:cs="Arial"/>
          <w:color w:val="auto"/>
          <w:szCs w:val="24"/>
          <w:u w:val="none"/>
        </w:rPr>
        <w:t>DiD</w:t>
      </w:r>
      <w:proofErr w:type="spellEnd"/>
      <w:r w:rsidRPr="001E3879">
        <w:rPr>
          <w:rStyle w:val="Hyperlink"/>
          <w:rFonts w:cs="Arial"/>
          <w:color w:val="auto"/>
          <w:szCs w:val="24"/>
          <w:u w:val="none"/>
        </w:rPr>
        <w:t>), para controlar fatores de confusão e estimar o efeito causal das intervenções de saneamento.</w:t>
      </w:r>
      <w:r>
        <w:rPr>
          <w:rStyle w:val="Hyperlink"/>
          <w:rFonts w:cs="Arial"/>
          <w:color w:val="auto"/>
          <w:szCs w:val="24"/>
          <w:u w:val="none"/>
        </w:rPr>
        <w:t xml:space="preserve"> </w:t>
      </w:r>
      <w:r w:rsidRPr="001E3879">
        <w:rPr>
          <w:rStyle w:val="Hyperlink"/>
          <w:rFonts w:cs="Arial"/>
          <w:color w:val="auto"/>
          <w:szCs w:val="24"/>
          <w:u w:val="none"/>
        </w:rPr>
        <w:t>Os resultados esperados incluem a quantificação do impacto causal do saneamento na saúde pública, a identificação de disparidades regionais e a caracterização de como o contexto modula essa relação. Ao focar na causalidade em vez de mera correlação, a pesquisa busca oferecer evidências empíricas para subsidiar o desenho de políticas públicas mais efetivas e direcionadas, contribuindo para o campo do desenvolvimento regional e para a redução de desigualdades.</w:t>
      </w:r>
    </w:p>
    <w:p w14:paraId="4CC271B4" w14:textId="77777777" w:rsidR="00362BEC" w:rsidRPr="00362BEC" w:rsidRDefault="00362BEC" w:rsidP="007E25AF">
      <w:pPr>
        <w:spacing w:line="240" w:lineRule="auto"/>
        <w:ind w:firstLine="0"/>
        <w:contextualSpacing/>
        <w:rPr>
          <w:rFonts w:cs="Arial"/>
          <w:szCs w:val="24"/>
        </w:rPr>
      </w:pPr>
    </w:p>
    <w:p w14:paraId="03084855" w14:textId="4E0488F7" w:rsidR="00362BEC" w:rsidRDefault="00362BEC" w:rsidP="003F5809">
      <w:pPr>
        <w:spacing w:line="240" w:lineRule="auto"/>
        <w:ind w:firstLine="0"/>
        <w:contextualSpacing/>
        <w:rPr>
          <w:rFonts w:cs="Arial"/>
          <w:szCs w:val="24"/>
        </w:rPr>
      </w:pPr>
      <w:r w:rsidRPr="00B72D22">
        <w:rPr>
          <w:rFonts w:cs="Arial"/>
          <w:b/>
          <w:szCs w:val="24"/>
        </w:rPr>
        <w:t>Palavras-chave</w:t>
      </w:r>
      <w:r w:rsidR="007833B9">
        <w:rPr>
          <w:rFonts w:cs="Arial"/>
          <w:szCs w:val="24"/>
        </w:rPr>
        <w:t xml:space="preserve">: </w:t>
      </w:r>
      <w:r w:rsidR="003F5809" w:rsidRPr="003F5809">
        <w:rPr>
          <w:rFonts w:cs="Arial"/>
          <w:szCs w:val="24"/>
        </w:rPr>
        <w:t>Saneamento</w:t>
      </w:r>
      <w:r w:rsidR="003F5809">
        <w:rPr>
          <w:rFonts w:cs="Arial"/>
          <w:szCs w:val="24"/>
        </w:rPr>
        <w:t xml:space="preserve"> </w:t>
      </w:r>
      <w:r w:rsidR="003F5809" w:rsidRPr="003F5809">
        <w:rPr>
          <w:rFonts w:cs="Arial"/>
          <w:szCs w:val="24"/>
        </w:rPr>
        <w:t xml:space="preserve">Ambiental; </w:t>
      </w:r>
      <w:proofErr w:type="spellStart"/>
      <w:r w:rsidR="003F5809" w:rsidRPr="003F5809">
        <w:rPr>
          <w:rFonts w:cs="Arial"/>
          <w:szCs w:val="24"/>
        </w:rPr>
        <w:t>DRSAI</w:t>
      </w:r>
      <w:proofErr w:type="spellEnd"/>
      <w:r w:rsidR="003F5809" w:rsidRPr="003F5809">
        <w:rPr>
          <w:rFonts w:cs="Arial"/>
          <w:szCs w:val="24"/>
        </w:rPr>
        <w:t>; Paraná; Inferência Causal; Políticas Públicas; Desenvolvimento Regional.</w:t>
      </w:r>
    </w:p>
    <w:p w14:paraId="6FCBA58A" w14:textId="77777777" w:rsidR="00B72D22" w:rsidRDefault="00B72D22" w:rsidP="00AF18BF">
      <w:pPr>
        <w:spacing w:line="240" w:lineRule="auto"/>
        <w:contextualSpacing/>
        <w:rPr>
          <w:rFonts w:cs="Arial"/>
          <w:szCs w:val="24"/>
        </w:rPr>
      </w:pPr>
    </w:p>
    <w:p w14:paraId="729A95F8" w14:textId="77777777" w:rsidR="00B72D22" w:rsidRDefault="00B72D22" w:rsidP="00AF18BF">
      <w:pPr>
        <w:spacing w:line="240" w:lineRule="auto"/>
        <w:contextualSpacing/>
        <w:rPr>
          <w:rFonts w:cs="Arial"/>
          <w:szCs w:val="24"/>
        </w:rPr>
      </w:pPr>
    </w:p>
    <w:p w14:paraId="2F783F29" w14:textId="77777777" w:rsidR="00B72D22" w:rsidRDefault="00B72D22" w:rsidP="00AF18BF">
      <w:pPr>
        <w:spacing w:line="240" w:lineRule="auto"/>
        <w:contextualSpacing/>
        <w:rPr>
          <w:rFonts w:cs="Arial"/>
          <w:szCs w:val="24"/>
        </w:rPr>
      </w:pPr>
    </w:p>
    <w:p w14:paraId="331BC94F" w14:textId="77777777" w:rsidR="00B72D22" w:rsidRDefault="00B72D22" w:rsidP="00AF18BF">
      <w:pPr>
        <w:spacing w:line="240" w:lineRule="auto"/>
        <w:contextualSpacing/>
        <w:rPr>
          <w:rFonts w:cs="Arial"/>
          <w:szCs w:val="24"/>
        </w:rPr>
      </w:pPr>
    </w:p>
    <w:p w14:paraId="4C06A521" w14:textId="77777777" w:rsidR="00B72D22" w:rsidRDefault="00B72D22" w:rsidP="00AF18BF">
      <w:pPr>
        <w:spacing w:line="240" w:lineRule="auto"/>
        <w:contextualSpacing/>
        <w:rPr>
          <w:rFonts w:cs="Arial"/>
          <w:szCs w:val="24"/>
        </w:rPr>
      </w:pPr>
    </w:p>
    <w:p w14:paraId="35F9BD21" w14:textId="77777777" w:rsidR="00B72D22" w:rsidRDefault="00B72D22" w:rsidP="00AF18BF">
      <w:pPr>
        <w:spacing w:line="240" w:lineRule="auto"/>
        <w:contextualSpacing/>
        <w:rPr>
          <w:rFonts w:cs="Arial"/>
          <w:szCs w:val="24"/>
        </w:rPr>
      </w:pPr>
    </w:p>
    <w:p w14:paraId="48D9622C" w14:textId="77777777" w:rsidR="00B72D22" w:rsidRDefault="00B72D22" w:rsidP="00AF18BF">
      <w:pPr>
        <w:spacing w:line="240" w:lineRule="auto"/>
        <w:contextualSpacing/>
        <w:rPr>
          <w:rFonts w:cs="Arial"/>
          <w:szCs w:val="24"/>
        </w:rPr>
      </w:pPr>
    </w:p>
    <w:p w14:paraId="5697FAE3" w14:textId="77777777" w:rsidR="00B72D22" w:rsidRDefault="00B72D22" w:rsidP="00AF18BF">
      <w:pPr>
        <w:spacing w:line="240" w:lineRule="auto"/>
        <w:contextualSpacing/>
        <w:rPr>
          <w:rFonts w:cs="Arial"/>
          <w:szCs w:val="24"/>
        </w:rPr>
      </w:pPr>
    </w:p>
    <w:p w14:paraId="1F80CC8E" w14:textId="77777777" w:rsidR="00B72D22" w:rsidRDefault="00B72D22" w:rsidP="00AF18BF">
      <w:pPr>
        <w:spacing w:line="240" w:lineRule="auto"/>
        <w:contextualSpacing/>
        <w:rPr>
          <w:rFonts w:cs="Arial"/>
          <w:szCs w:val="24"/>
        </w:rPr>
      </w:pPr>
    </w:p>
    <w:p w14:paraId="2B342141" w14:textId="77777777" w:rsidR="00B72D22" w:rsidRDefault="00B72D22" w:rsidP="00AF18BF">
      <w:pPr>
        <w:spacing w:line="240" w:lineRule="auto"/>
        <w:contextualSpacing/>
        <w:rPr>
          <w:rFonts w:cs="Arial"/>
          <w:szCs w:val="24"/>
        </w:rPr>
      </w:pPr>
    </w:p>
    <w:p w14:paraId="09EC80E6" w14:textId="77777777" w:rsidR="00B72D22" w:rsidRDefault="00B72D22" w:rsidP="00AF18BF">
      <w:pPr>
        <w:spacing w:line="240" w:lineRule="auto"/>
        <w:contextualSpacing/>
        <w:rPr>
          <w:rFonts w:cs="Arial"/>
          <w:szCs w:val="24"/>
        </w:rPr>
      </w:pPr>
    </w:p>
    <w:p w14:paraId="5119B991" w14:textId="77777777" w:rsidR="00B72D22" w:rsidRDefault="00B72D22" w:rsidP="00AF18BF">
      <w:pPr>
        <w:spacing w:line="240" w:lineRule="auto"/>
        <w:contextualSpacing/>
        <w:rPr>
          <w:rFonts w:cs="Arial"/>
          <w:szCs w:val="24"/>
        </w:rPr>
      </w:pPr>
    </w:p>
    <w:p w14:paraId="62F0CA7D" w14:textId="77777777" w:rsidR="00B72D22" w:rsidRDefault="00B72D22" w:rsidP="00AF18BF">
      <w:pPr>
        <w:spacing w:line="240" w:lineRule="auto"/>
        <w:contextualSpacing/>
        <w:rPr>
          <w:rFonts w:cs="Arial"/>
          <w:szCs w:val="24"/>
        </w:rPr>
      </w:pPr>
    </w:p>
    <w:p w14:paraId="4A94FCF2" w14:textId="77777777" w:rsidR="00B72D22" w:rsidRDefault="00B72D22" w:rsidP="00AF18BF">
      <w:pPr>
        <w:spacing w:line="240" w:lineRule="auto"/>
        <w:contextualSpacing/>
        <w:rPr>
          <w:rFonts w:cs="Arial"/>
          <w:szCs w:val="24"/>
        </w:rPr>
      </w:pPr>
    </w:p>
    <w:p w14:paraId="50B89A18" w14:textId="77777777" w:rsidR="00B72D22" w:rsidRDefault="00B72D22" w:rsidP="00AF18BF">
      <w:pPr>
        <w:spacing w:line="240" w:lineRule="auto"/>
        <w:contextualSpacing/>
        <w:rPr>
          <w:rFonts w:cs="Arial"/>
          <w:szCs w:val="24"/>
        </w:rPr>
      </w:pPr>
    </w:p>
    <w:p w14:paraId="60134273" w14:textId="77777777" w:rsidR="00AC6897" w:rsidRDefault="00AC6897">
      <w:pPr>
        <w:rPr>
          <w:rFonts w:eastAsiaTheme="majorEastAsia" w:cstheme="majorBidi"/>
          <w:b/>
          <w:caps/>
          <w:spacing w:val="-10"/>
          <w:kern w:val="28"/>
          <w:szCs w:val="56"/>
        </w:rPr>
      </w:pPr>
      <w:r>
        <w:br w:type="page"/>
      </w:r>
    </w:p>
    <w:p w14:paraId="3F5C85DC" w14:textId="35502E76" w:rsidR="00362BEC" w:rsidRPr="00124A4A" w:rsidRDefault="00AC6897" w:rsidP="00AC6897">
      <w:pPr>
        <w:pStyle w:val="Ttulo"/>
        <w:rPr>
          <w:rFonts w:cs="Arial"/>
          <w:sz w:val="20"/>
          <w:szCs w:val="20"/>
          <w:lang w:val="es-ES"/>
        </w:rPr>
      </w:pPr>
      <w:r w:rsidRPr="00124A4A">
        <w:rPr>
          <w:lang w:val="es-ES"/>
        </w:rPr>
        <w:lastRenderedPageBreak/>
        <w:t>resumen</w:t>
      </w:r>
    </w:p>
    <w:p w14:paraId="5B881B44" w14:textId="77777777" w:rsidR="00CC0E07" w:rsidRPr="00124A4A" w:rsidRDefault="00CC0E07" w:rsidP="00C15426">
      <w:pPr>
        <w:spacing w:line="240" w:lineRule="auto"/>
        <w:ind w:firstLine="0"/>
        <w:contextualSpacing/>
        <w:rPr>
          <w:rFonts w:cs="Arial"/>
          <w:szCs w:val="24"/>
          <w:lang w:val="es-ES"/>
        </w:rPr>
      </w:pPr>
    </w:p>
    <w:p w14:paraId="0F8AF173" w14:textId="1F8442ED" w:rsidR="00362BEC" w:rsidRPr="00124A4A" w:rsidRDefault="00BC26B3" w:rsidP="00C15426">
      <w:pPr>
        <w:spacing w:line="240" w:lineRule="auto"/>
        <w:ind w:firstLine="0"/>
        <w:contextualSpacing/>
        <w:rPr>
          <w:rFonts w:cs="Arial"/>
          <w:szCs w:val="24"/>
          <w:lang w:val="es-ES"/>
        </w:rPr>
      </w:pPr>
      <w:r w:rsidRPr="00124A4A">
        <w:rPr>
          <w:rFonts w:cs="Arial"/>
          <w:szCs w:val="24"/>
          <w:lang w:val="es-ES"/>
        </w:rPr>
        <w:t>A pesar de los avances recientes, la universalización del saneamiento básico y la persistencia de Enfermedades Relacionadas con el Saneamiento Ambiental Inadecuado (</w:t>
      </w:r>
      <w:proofErr w:type="spellStart"/>
      <w:r w:rsidRPr="00124A4A">
        <w:rPr>
          <w:rFonts w:cs="Arial"/>
          <w:szCs w:val="24"/>
          <w:lang w:val="es-ES"/>
        </w:rPr>
        <w:t>DRSAI</w:t>
      </w:r>
      <w:proofErr w:type="spellEnd"/>
      <w:r w:rsidRPr="00124A4A">
        <w:rPr>
          <w:rFonts w:cs="Arial"/>
          <w:szCs w:val="24"/>
          <w:lang w:val="es-ES"/>
        </w:rPr>
        <w:t xml:space="preserve">) continúan siendo problemas públicos en el estado de Paraná. Este proyecto de tesis propone una investigación de la relación causal entre las mejoras en la infraestructura de saneamiento (agua y alcantarillado) y la incidencia de </w:t>
      </w:r>
      <w:proofErr w:type="spellStart"/>
      <w:r w:rsidRPr="00124A4A">
        <w:rPr>
          <w:rFonts w:cs="Arial"/>
          <w:szCs w:val="24"/>
          <w:lang w:val="es-ES"/>
        </w:rPr>
        <w:t>DRSAI</w:t>
      </w:r>
      <w:proofErr w:type="spellEnd"/>
      <w:r w:rsidRPr="00124A4A">
        <w:rPr>
          <w:rFonts w:cs="Arial"/>
          <w:szCs w:val="24"/>
          <w:lang w:val="es-ES"/>
        </w:rPr>
        <w:t xml:space="preserve"> (como diarrea, dengue y leptospirosis) en los 399 municipios paranaenses, cubriendo el período de 2008 a 2022. La tesis central es que las mejoras en la infraestructura de Saneamiento Ambiental causan reducciones en la incidencia de Enfermedades Relacionadas con el Saneamiento Ambiental Inadecuado en los municipios paranaenses, siendo esta relación causal moderada por factores socioeconómicos, climáticos y geográficos locales. El estudio adopta un enfoque cuantitativo fundamentado en el marco de la inferencia causal, estructurado metodológicamente por la "Escalera de la Causalidad" de Pearl. La investigación utiliza una metodología de análisis de datos secundarios (</w:t>
      </w:r>
      <w:proofErr w:type="spellStart"/>
      <w:r w:rsidRPr="00124A4A">
        <w:rPr>
          <w:rFonts w:cs="Arial"/>
          <w:szCs w:val="24"/>
          <w:lang w:val="es-ES"/>
        </w:rPr>
        <w:t>SNIS</w:t>
      </w:r>
      <w:proofErr w:type="spellEnd"/>
      <w:r w:rsidRPr="00124A4A">
        <w:rPr>
          <w:rFonts w:cs="Arial"/>
          <w:szCs w:val="24"/>
          <w:lang w:val="es-ES"/>
        </w:rPr>
        <w:t xml:space="preserve">, </w:t>
      </w:r>
      <w:proofErr w:type="spellStart"/>
      <w:r w:rsidRPr="00124A4A">
        <w:rPr>
          <w:rFonts w:cs="Arial"/>
          <w:szCs w:val="24"/>
          <w:lang w:val="es-ES"/>
        </w:rPr>
        <w:t>DATASUS</w:t>
      </w:r>
      <w:proofErr w:type="spellEnd"/>
      <w:r w:rsidRPr="00124A4A">
        <w:rPr>
          <w:rFonts w:cs="Arial"/>
          <w:szCs w:val="24"/>
          <w:lang w:val="es-ES"/>
        </w:rPr>
        <w:t xml:space="preserve">, </w:t>
      </w:r>
      <w:proofErr w:type="spellStart"/>
      <w:r w:rsidRPr="00124A4A">
        <w:rPr>
          <w:rFonts w:cs="Arial"/>
          <w:szCs w:val="24"/>
          <w:lang w:val="es-ES"/>
        </w:rPr>
        <w:t>IBGE</w:t>
      </w:r>
      <w:proofErr w:type="spellEnd"/>
      <w:r w:rsidRPr="00124A4A">
        <w:rPr>
          <w:rFonts w:cs="Arial"/>
          <w:szCs w:val="24"/>
          <w:lang w:val="es-ES"/>
        </w:rPr>
        <w:t xml:space="preserve"> e </w:t>
      </w:r>
      <w:proofErr w:type="spellStart"/>
      <w:r w:rsidRPr="00124A4A">
        <w:rPr>
          <w:rFonts w:cs="Arial"/>
          <w:szCs w:val="24"/>
          <w:lang w:val="es-ES"/>
        </w:rPr>
        <w:t>INMET</w:t>
      </w:r>
      <w:proofErr w:type="spellEnd"/>
      <w:r w:rsidRPr="00124A4A">
        <w:rPr>
          <w:rFonts w:cs="Arial"/>
          <w:szCs w:val="24"/>
          <w:lang w:val="es-ES"/>
        </w:rPr>
        <w:t xml:space="preserve">) que progresa en dos niveles: 1) Nivel de Asociación, para identificar correlaciones y patrones </w:t>
      </w:r>
      <w:proofErr w:type="gramStart"/>
      <w:r w:rsidRPr="00124A4A">
        <w:rPr>
          <w:rFonts w:cs="Arial"/>
          <w:szCs w:val="24"/>
          <w:lang w:val="es-ES"/>
        </w:rPr>
        <w:t>espacio-temporales</w:t>
      </w:r>
      <w:proofErr w:type="gramEnd"/>
      <w:r w:rsidRPr="00124A4A">
        <w:rPr>
          <w:rFonts w:cs="Arial"/>
          <w:szCs w:val="24"/>
          <w:lang w:val="es-ES"/>
        </w:rPr>
        <w:t xml:space="preserve">; y 2) Nivel de Intervención, que emplea métodos cuasiexperimentales, específicamente </w:t>
      </w:r>
      <w:proofErr w:type="spellStart"/>
      <w:r w:rsidRPr="00124A4A">
        <w:rPr>
          <w:rFonts w:cs="Arial"/>
          <w:szCs w:val="24"/>
          <w:lang w:val="es-ES"/>
        </w:rPr>
        <w:t>Propensity</w:t>
      </w:r>
      <w:proofErr w:type="spellEnd"/>
      <w:r w:rsidRPr="00124A4A">
        <w:rPr>
          <w:rFonts w:cs="Arial"/>
          <w:szCs w:val="24"/>
          <w:lang w:val="es-ES"/>
        </w:rPr>
        <w:t xml:space="preserve"> Score </w:t>
      </w:r>
      <w:proofErr w:type="spellStart"/>
      <w:r w:rsidRPr="00124A4A">
        <w:rPr>
          <w:rFonts w:cs="Arial"/>
          <w:szCs w:val="24"/>
          <w:lang w:val="es-ES"/>
        </w:rPr>
        <w:t>Matching</w:t>
      </w:r>
      <w:proofErr w:type="spellEnd"/>
      <w:r w:rsidRPr="00124A4A">
        <w:rPr>
          <w:rFonts w:cs="Arial"/>
          <w:szCs w:val="24"/>
          <w:lang w:val="es-ES"/>
        </w:rPr>
        <w:t xml:space="preserve"> (</w:t>
      </w:r>
      <w:proofErr w:type="spellStart"/>
      <w:r w:rsidRPr="00124A4A">
        <w:rPr>
          <w:rFonts w:cs="Arial"/>
          <w:szCs w:val="24"/>
          <w:lang w:val="es-ES"/>
        </w:rPr>
        <w:t>PSM</w:t>
      </w:r>
      <w:proofErr w:type="spellEnd"/>
      <w:r w:rsidRPr="00124A4A">
        <w:rPr>
          <w:rFonts w:cs="Arial"/>
          <w:szCs w:val="24"/>
          <w:lang w:val="es-ES"/>
        </w:rPr>
        <w:t>) y Diferencia en Diferencias (</w:t>
      </w:r>
      <w:proofErr w:type="spellStart"/>
      <w:r w:rsidRPr="00124A4A">
        <w:rPr>
          <w:rFonts w:cs="Arial"/>
          <w:szCs w:val="24"/>
          <w:lang w:val="es-ES"/>
        </w:rPr>
        <w:t>DiD</w:t>
      </w:r>
      <w:proofErr w:type="spellEnd"/>
      <w:r w:rsidRPr="00124A4A">
        <w:rPr>
          <w:rFonts w:cs="Arial"/>
          <w:szCs w:val="24"/>
          <w:lang w:val="es-ES"/>
        </w:rPr>
        <w:t xml:space="preserve">), para controlar factores de confusión y estimar el efecto causal de las intervenciones de saneamiento. Los resultados esperados incluyen la cuantificación del impacto causal del saneamiento en la salud pública, la identificación de disparidades regionales y la caracterización de cómo el contexto modula esta relación. Al centrarse en la causalidad en lugar de la mera correlación, la investigación busca ofrecer evidencia empírica para fundamentar el diseño de políticas públicas más efectivas y dirigidas, contribuyendo al campo del desarrollo regional y a la reducción de las </w:t>
      </w:r>
      <w:proofErr w:type="gramStart"/>
      <w:r w:rsidRPr="00124A4A">
        <w:rPr>
          <w:rFonts w:cs="Arial"/>
          <w:szCs w:val="24"/>
          <w:lang w:val="es-ES"/>
        </w:rPr>
        <w:t>desigualdades.</w:t>
      </w:r>
      <w:r w:rsidR="00AC6897" w:rsidRPr="00124A4A">
        <w:rPr>
          <w:rFonts w:cs="Arial"/>
          <w:szCs w:val="24"/>
          <w:lang w:val="es-ES"/>
        </w:rPr>
        <w:t>.</w:t>
      </w:r>
      <w:proofErr w:type="gramEnd"/>
    </w:p>
    <w:p w14:paraId="605D71E9" w14:textId="77777777" w:rsidR="00362BEC" w:rsidRPr="00124A4A" w:rsidRDefault="00362BEC" w:rsidP="00AF18BF">
      <w:pPr>
        <w:spacing w:line="240" w:lineRule="auto"/>
        <w:contextualSpacing/>
        <w:rPr>
          <w:rFonts w:cs="Arial"/>
          <w:szCs w:val="24"/>
          <w:lang w:val="es-ES"/>
        </w:rPr>
      </w:pPr>
    </w:p>
    <w:p w14:paraId="7BE7ED21" w14:textId="4BF5DF2F" w:rsidR="00362BEC" w:rsidRPr="00124A4A" w:rsidRDefault="00362BEC" w:rsidP="00C15426">
      <w:pPr>
        <w:spacing w:line="240" w:lineRule="auto"/>
        <w:ind w:firstLine="0"/>
        <w:contextualSpacing/>
        <w:rPr>
          <w:rFonts w:cs="Arial"/>
          <w:szCs w:val="24"/>
          <w:lang w:val="en-US"/>
        </w:rPr>
      </w:pPr>
      <w:r w:rsidRPr="00124A4A">
        <w:rPr>
          <w:rFonts w:cs="Arial"/>
          <w:b/>
          <w:szCs w:val="24"/>
          <w:lang w:val="en-US"/>
        </w:rPr>
        <w:t>Keywords</w:t>
      </w:r>
      <w:r w:rsidR="00FA398D" w:rsidRPr="00124A4A">
        <w:rPr>
          <w:rFonts w:cs="Arial"/>
          <w:szCs w:val="24"/>
          <w:lang w:val="en-US"/>
        </w:rPr>
        <w:t xml:space="preserve">: </w:t>
      </w:r>
      <w:r w:rsidR="00AC6897" w:rsidRPr="00124A4A">
        <w:rPr>
          <w:rFonts w:cs="Arial"/>
          <w:szCs w:val="24"/>
          <w:lang w:val="en-US"/>
        </w:rPr>
        <w:t>Saneamiento Ambiental; DRSAI; Paraná; Inferencia Causal; Políticas Públicas; Desarrollo Regional.</w:t>
      </w:r>
    </w:p>
    <w:p w14:paraId="0B810400" w14:textId="77777777" w:rsidR="00362BEC" w:rsidRPr="00124A4A" w:rsidRDefault="00362BEC" w:rsidP="00AF18BF">
      <w:pPr>
        <w:spacing w:line="240" w:lineRule="auto"/>
        <w:contextualSpacing/>
        <w:rPr>
          <w:rFonts w:cs="Arial"/>
          <w:szCs w:val="24"/>
          <w:lang w:val="en-US"/>
        </w:rPr>
      </w:pPr>
    </w:p>
    <w:p w14:paraId="3E2B7CA7" w14:textId="77777777" w:rsidR="00AC6897" w:rsidRPr="00124A4A" w:rsidRDefault="00AC6897">
      <w:pPr>
        <w:rPr>
          <w:rFonts w:eastAsiaTheme="majorEastAsia" w:cstheme="majorBidi"/>
          <w:b/>
          <w:caps/>
          <w:spacing w:val="-10"/>
          <w:kern w:val="28"/>
          <w:szCs w:val="56"/>
          <w:lang w:val="en-US"/>
        </w:rPr>
      </w:pPr>
      <w:r w:rsidRPr="00124A4A">
        <w:rPr>
          <w:lang w:val="en-US"/>
        </w:rPr>
        <w:br w:type="page"/>
      </w:r>
    </w:p>
    <w:p w14:paraId="2F60B23A" w14:textId="2559EF95" w:rsidR="00AC6897" w:rsidRPr="00A23F2E" w:rsidRDefault="00AC6897" w:rsidP="00AC6897">
      <w:pPr>
        <w:pStyle w:val="Ttulo"/>
        <w:rPr>
          <w:rFonts w:cs="Arial"/>
          <w:sz w:val="20"/>
          <w:szCs w:val="20"/>
          <w:lang w:val="en-US"/>
        </w:rPr>
      </w:pPr>
      <w:r w:rsidRPr="00A23F2E">
        <w:rPr>
          <w:lang w:val="en-US"/>
        </w:rPr>
        <w:lastRenderedPageBreak/>
        <w:t>ABSTRACT</w:t>
      </w:r>
    </w:p>
    <w:p w14:paraId="2BA237AF" w14:textId="77777777" w:rsidR="00AC6897" w:rsidRPr="00A23F2E" w:rsidRDefault="00AC6897" w:rsidP="00AC6897">
      <w:pPr>
        <w:spacing w:line="240" w:lineRule="auto"/>
        <w:ind w:firstLine="0"/>
        <w:contextualSpacing/>
        <w:rPr>
          <w:rFonts w:cs="Arial"/>
          <w:szCs w:val="24"/>
          <w:lang w:val="en-US"/>
        </w:rPr>
      </w:pPr>
    </w:p>
    <w:p w14:paraId="093EFB89" w14:textId="52F63DC5" w:rsidR="00AC6897" w:rsidRPr="00A23F2E" w:rsidRDefault="001E3879" w:rsidP="00AC6897">
      <w:pPr>
        <w:spacing w:line="240" w:lineRule="auto"/>
        <w:ind w:firstLine="0"/>
        <w:contextualSpacing/>
        <w:rPr>
          <w:rFonts w:cs="Arial"/>
          <w:szCs w:val="24"/>
          <w:lang w:val="en-US"/>
        </w:rPr>
      </w:pPr>
      <w:r w:rsidRPr="001E3879">
        <w:rPr>
          <w:rFonts w:cs="Arial"/>
          <w:szCs w:val="24"/>
          <w:lang w:val="en-US"/>
        </w:rPr>
        <w:t>Despite recent advances, the universalization of basic sanitation and the persistence of Inadequate Environmental Sanitation-Related Diseases</w:t>
      </w:r>
      <w:r>
        <w:rPr>
          <w:rFonts w:cs="Arial"/>
          <w:szCs w:val="24"/>
          <w:lang w:val="en-US"/>
        </w:rPr>
        <w:t xml:space="preserve"> </w:t>
      </w:r>
      <w:r w:rsidRPr="001E3879">
        <w:rPr>
          <w:rFonts w:cs="Arial"/>
          <w:szCs w:val="24"/>
          <w:lang w:val="en-US"/>
        </w:rPr>
        <w:t>(</w:t>
      </w:r>
      <w:proofErr w:type="spellStart"/>
      <w:r>
        <w:rPr>
          <w:rFonts w:cs="Arial"/>
          <w:szCs w:val="24"/>
          <w:lang w:val="en-US"/>
        </w:rPr>
        <w:t>DRSAI</w:t>
      </w:r>
      <w:proofErr w:type="spellEnd"/>
      <w:r w:rsidRPr="001E3879">
        <w:rPr>
          <w:rFonts w:cs="Arial"/>
          <w:szCs w:val="24"/>
          <w:lang w:val="en-US"/>
        </w:rPr>
        <w:t xml:space="preserve">) remain public problems in the state of Paraná. This thesis proposal investigates the causal relationship between improvements in sanitation infrastructure (water and sewage) and the incidence of </w:t>
      </w:r>
      <w:proofErr w:type="spellStart"/>
      <w:r>
        <w:rPr>
          <w:rFonts w:cs="Arial"/>
          <w:szCs w:val="24"/>
          <w:lang w:val="en-US"/>
        </w:rPr>
        <w:t>DRSAI</w:t>
      </w:r>
      <w:proofErr w:type="spellEnd"/>
      <w:r w:rsidRPr="001E3879">
        <w:rPr>
          <w:rFonts w:cs="Arial"/>
          <w:szCs w:val="24"/>
          <w:lang w:val="en-US"/>
        </w:rPr>
        <w:t xml:space="preserve"> (such as diarrhea, dengue, and leptospirosis) in the 399 municipalities of Paraná, covering the period from 2008 to 2022. The central thesis is that improvements in Environmental Sanitation infrastructure cause reductions in the incidence of Inadequate Environmental Sanitation-Related Diseases in Paraná's municipalities, with this causal relationship being moderated by local socioeconomic, climatic, and geographical factors. The study adopts a quantitative approach based on the causal inference framework, methodologically structured by Pearl's "Ladder of Causality." The research uses a secondary data analysis methodology (</w:t>
      </w:r>
      <w:proofErr w:type="spellStart"/>
      <w:r w:rsidRPr="001E3879">
        <w:rPr>
          <w:rFonts w:cs="Arial"/>
          <w:szCs w:val="24"/>
          <w:lang w:val="en-US"/>
        </w:rPr>
        <w:t>SNIS</w:t>
      </w:r>
      <w:proofErr w:type="spellEnd"/>
      <w:r w:rsidRPr="001E3879">
        <w:rPr>
          <w:rFonts w:cs="Arial"/>
          <w:szCs w:val="24"/>
          <w:lang w:val="en-US"/>
        </w:rPr>
        <w:t xml:space="preserve">, </w:t>
      </w:r>
      <w:proofErr w:type="spellStart"/>
      <w:r w:rsidRPr="001E3879">
        <w:rPr>
          <w:rFonts w:cs="Arial"/>
          <w:szCs w:val="24"/>
          <w:lang w:val="en-US"/>
        </w:rPr>
        <w:t>DATASUS</w:t>
      </w:r>
      <w:proofErr w:type="spellEnd"/>
      <w:r w:rsidRPr="001E3879">
        <w:rPr>
          <w:rFonts w:cs="Arial"/>
          <w:szCs w:val="24"/>
          <w:lang w:val="en-US"/>
        </w:rPr>
        <w:t xml:space="preserve">, IBGE, and INMET) that progresses through two levels: 1) Association Level, to identify correlations and </w:t>
      </w:r>
      <w:proofErr w:type="spellStart"/>
      <w:r w:rsidRPr="001E3879">
        <w:rPr>
          <w:rFonts w:cs="Arial"/>
          <w:szCs w:val="24"/>
          <w:lang w:val="en-US"/>
        </w:rPr>
        <w:t>spatio</w:t>
      </w:r>
      <w:proofErr w:type="spellEnd"/>
      <w:r w:rsidRPr="001E3879">
        <w:rPr>
          <w:rFonts w:cs="Arial"/>
          <w:szCs w:val="24"/>
          <w:lang w:val="en-US"/>
        </w:rPr>
        <w:t>-temporal patterns; and 2) Intervention Level, which employs quasi-experimental methods, specifically Propensity Score Matching (</w:t>
      </w:r>
      <w:proofErr w:type="spellStart"/>
      <w:r w:rsidRPr="001E3879">
        <w:rPr>
          <w:rFonts w:cs="Arial"/>
          <w:szCs w:val="24"/>
          <w:lang w:val="en-US"/>
        </w:rPr>
        <w:t>PSM</w:t>
      </w:r>
      <w:proofErr w:type="spellEnd"/>
      <w:r w:rsidRPr="001E3879">
        <w:rPr>
          <w:rFonts w:cs="Arial"/>
          <w:szCs w:val="24"/>
          <w:lang w:val="en-US"/>
        </w:rPr>
        <w:t>) and Difference-in-Differences (</w:t>
      </w:r>
      <w:proofErr w:type="spellStart"/>
      <w:r w:rsidRPr="001E3879">
        <w:rPr>
          <w:rFonts w:cs="Arial"/>
          <w:szCs w:val="24"/>
          <w:lang w:val="en-US"/>
        </w:rPr>
        <w:t>DiD</w:t>
      </w:r>
      <w:proofErr w:type="spellEnd"/>
      <w:r w:rsidRPr="001E3879">
        <w:rPr>
          <w:rFonts w:cs="Arial"/>
          <w:szCs w:val="24"/>
          <w:lang w:val="en-US"/>
        </w:rPr>
        <w:t>), to control for confounding factors and estimate the causal effect of sanitation interventions. The expected results include the quantification of the causal impact of sanitation on public health, the identification of regional disparities, and the characterization of how context modulates this relationship. By focusing on causality rather than mere correlation, the research seeks to provide empirical evidence to support the design of more effective and targeted public policies, contributing to the field of regional development and the reduction of inequalities.</w:t>
      </w:r>
    </w:p>
    <w:p w14:paraId="50446AC5" w14:textId="77777777" w:rsidR="00AC6897" w:rsidRPr="00A23F2E" w:rsidRDefault="00AC6897" w:rsidP="00AC6897">
      <w:pPr>
        <w:spacing w:line="240" w:lineRule="auto"/>
        <w:contextualSpacing/>
        <w:rPr>
          <w:rFonts w:cs="Arial"/>
          <w:szCs w:val="24"/>
          <w:lang w:val="en-US"/>
        </w:rPr>
      </w:pPr>
    </w:p>
    <w:p w14:paraId="6B9B1533" w14:textId="387495A4" w:rsidR="00CF3888" w:rsidRPr="00A23F2E" w:rsidRDefault="00AC6897" w:rsidP="0069059F">
      <w:pPr>
        <w:spacing w:line="240" w:lineRule="auto"/>
        <w:ind w:firstLine="0"/>
        <w:contextualSpacing/>
        <w:rPr>
          <w:rFonts w:cs="Arial"/>
          <w:szCs w:val="24"/>
          <w:lang w:val="en-US"/>
        </w:rPr>
        <w:sectPr w:rsidR="00CF3888" w:rsidRPr="00A23F2E" w:rsidSect="00B43EC0">
          <w:pgSz w:w="11906" w:h="16838" w:code="9"/>
          <w:pgMar w:top="1701" w:right="1134" w:bottom="1134" w:left="1701" w:header="709" w:footer="709" w:gutter="0"/>
          <w:cols w:space="708"/>
          <w:docGrid w:linePitch="360"/>
        </w:sectPr>
      </w:pPr>
      <w:r w:rsidRPr="00A23F2E">
        <w:rPr>
          <w:rFonts w:cs="Arial"/>
          <w:b/>
          <w:szCs w:val="24"/>
          <w:lang w:val="en-US"/>
        </w:rPr>
        <w:t>Keywords</w:t>
      </w:r>
      <w:r w:rsidRPr="00A23F2E">
        <w:rPr>
          <w:rFonts w:cs="Arial"/>
          <w:szCs w:val="24"/>
          <w:lang w:val="en-US"/>
        </w:rPr>
        <w:t xml:space="preserve">: Environmental Sanitation; </w:t>
      </w:r>
      <w:proofErr w:type="spellStart"/>
      <w:r w:rsidRPr="00A23F2E">
        <w:rPr>
          <w:rFonts w:cs="Arial"/>
          <w:szCs w:val="24"/>
          <w:lang w:val="en-US"/>
        </w:rPr>
        <w:t>DRSAI</w:t>
      </w:r>
      <w:proofErr w:type="spellEnd"/>
      <w:r w:rsidRPr="00A23F2E">
        <w:rPr>
          <w:rFonts w:cs="Arial"/>
          <w:szCs w:val="24"/>
          <w:lang w:val="en-US"/>
        </w:rPr>
        <w:t>; Paraná; Causal Inference; Public Policy; Regional Development.</w:t>
      </w:r>
    </w:p>
    <w:p w14:paraId="24C9D0C6" w14:textId="0DDD1F60" w:rsidR="00701653" w:rsidRPr="000119AE" w:rsidRDefault="00362BEC" w:rsidP="00BA3E60">
      <w:pPr>
        <w:pStyle w:val="Ttulo"/>
        <w:rPr>
          <w:rFonts w:cs="Arial"/>
          <w:sz w:val="20"/>
          <w:szCs w:val="20"/>
        </w:rPr>
      </w:pPr>
      <w:r w:rsidRPr="000119AE">
        <w:rPr>
          <w:rStyle w:val="nfaseIntensa"/>
          <w:i w:val="0"/>
          <w:iCs w:val="0"/>
          <w:color w:val="auto"/>
        </w:rPr>
        <w:lastRenderedPageBreak/>
        <w:t>SUMÁRIO</w:t>
      </w:r>
    </w:p>
    <w:p w14:paraId="6D5B0176" w14:textId="77777777" w:rsidR="001029AB" w:rsidRPr="000119AE" w:rsidRDefault="001029AB" w:rsidP="001029AB"/>
    <w:p w14:paraId="3AC85805" w14:textId="5A8215E0" w:rsidR="00695E6D" w:rsidRPr="000119AE" w:rsidRDefault="00D47B14">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rsidRPr="000119AE">
        <w:rPr>
          <w:rFonts w:cs="Arial"/>
          <w:szCs w:val="24"/>
        </w:rPr>
        <w:fldChar w:fldCharType="begin"/>
      </w:r>
      <w:r w:rsidRPr="000119AE">
        <w:rPr>
          <w:rFonts w:cs="Arial"/>
          <w:szCs w:val="24"/>
        </w:rPr>
        <w:instrText xml:space="preserve"> TOC \o "1-7" \h \z \u </w:instrText>
      </w:r>
      <w:r w:rsidRPr="000119AE">
        <w:rPr>
          <w:rFonts w:cs="Arial"/>
          <w:szCs w:val="24"/>
        </w:rPr>
        <w:fldChar w:fldCharType="separate"/>
      </w:r>
      <w:hyperlink w:anchor="_Toc211342484" w:history="1">
        <w:r w:rsidR="00695E6D" w:rsidRPr="000119AE">
          <w:rPr>
            <w:rStyle w:val="Hyperlink"/>
            <w:noProof/>
            <w14:scene3d>
              <w14:camera w14:prst="orthographicFront"/>
              <w14:lightRig w14:rig="threePt" w14:dir="t">
                <w14:rot w14:lat="0" w14:lon="0" w14:rev="0"/>
              </w14:lightRig>
            </w14:scene3d>
          </w:rPr>
          <w:t>1</w:t>
        </w:r>
        <w:r w:rsidR="00695E6D" w:rsidRPr="000119AE">
          <w:rPr>
            <w:rFonts w:asciiTheme="minorHAnsi" w:eastAsiaTheme="minorEastAsia" w:hAnsiTheme="minorHAnsi"/>
            <w:b w:val="0"/>
            <w:caps w:val="0"/>
            <w:noProof/>
            <w:kern w:val="2"/>
            <w:szCs w:val="24"/>
            <w:lang w:eastAsia="pt-BR"/>
            <w14:ligatures w14:val="standardContextual"/>
          </w:rPr>
          <w:tab/>
        </w:r>
        <w:r w:rsidR="00695E6D" w:rsidRPr="000119AE">
          <w:rPr>
            <w:rStyle w:val="Hyperlink"/>
            <w:noProof/>
          </w:rPr>
          <w:t>INTRODUÇÃO</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_Toc211342484 \h </w:instrText>
        </w:r>
        <w:r w:rsidR="00695E6D" w:rsidRPr="000119AE">
          <w:rPr>
            <w:noProof/>
            <w:webHidden/>
          </w:rPr>
        </w:r>
        <w:r w:rsidR="00695E6D" w:rsidRPr="000119AE">
          <w:rPr>
            <w:noProof/>
            <w:webHidden/>
          </w:rPr>
          <w:fldChar w:fldCharType="separate"/>
        </w:r>
        <w:r w:rsidR="00D51233">
          <w:rPr>
            <w:noProof/>
            <w:webHidden/>
          </w:rPr>
          <w:t>16</w:t>
        </w:r>
        <w:r w:rsidR="00695E6D" w:rsidRPr="000119AE">
          <w:rPr>
            <w:noProof/>
            <w:webHidden/>
          </w:rPr>
          <w:fldChar w:fldCharType="end"/>
        </w:r>
      </w:hyperlink>
    </w:p>
    <w:p w14:paraId="32E58C43" w14:textId="0FD7A651"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5" w:history="1">
        <w:r w:rsidRPr="000119AE">
          <w:rPr>
            <w:rStyle w:val="Hyperlink"/>
            <w:noProof/>
            <w14:scene3d>
              <w14:camera w14:prst="orthographicFront"/>
              <w14:lightRig w14:rig="threePt" w14:dir="t">
                <w14:rot w14:lat="0" w14:lon="0" w14:rev="0"/>
              </w14:lightRig>
            </w14:scene3d>
          </w:rPr>
          <w:t>1.1</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Problema de Pesquisa</w:t>
        </w:r>
        <w:r w:rsidRPr="000119AE">
          <w:rPr>
            <w:noProof/>
            <w:webHidden/>
          </w:rPr>
          <w:tab/>
        </w:r>
        <w:r w:rsidRPr="000119AE">
          <w:rPr>
            <w:noProof/>
            <w:webHidden/>
          </w:rPr>
          <w:fldChar w:fldCharType="begin"/>
        </w:r>
        <w:r w:rsidRPr="000119AE">
          <w:rPr>
            <w:noProof/>
            <w:webHidden/>
          </w:rPr>
          <w:instrText xml:space="preserve"> PAGEREF _Toc211342485 \h </w:instrText>
        </w:r>
        <w:r w:rsidRPr="000119AE">
          <w:rPr>
            <w:noProof/>
            <w:webHidden/>
          </w:rPr>
        </w:r>
        <w:r w:rsidRPr="000119AE">
          <w:rPr>
            <w:noProof/>
            <w:webHidden/>
          </w:rPr>
          <w:fldChar w:fldCharType="separate"/>
        </w:r>
        <w:r w:rsidR="00D51233">
          <w:rPr>
            <w:noProof/>
            <w:webHidden/>
          </w:rPr>
          <w:t>21</w:t>
        </w:r>
        <w:r w:rsidRPr="000119AE">
          <w:rPr>
            <w:noProof/>
            <w:webHidden/>
          </w:rPr>
          <w:fldChar w:fldCharType="end"/>
        </w:r>
      </w:hyperlink>
    </w:p>
    <w:p w14:paraId="2B42B504" w14:textId="2193B235"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6" w:history="1">
        <w:r w:rsidRPr="000119AE">
          <w:rPr>
            <w:rStyle w:val="Hyperlink"/>
            <w:noProof/>
            <w14:scene3d>
              <w14:camera w14:prst="orthographicFront"/>
              <w14:lightRig w14:rig="threePt" w14:dir="t">
                <w14:rot w14:lat="0" w14:lon="0" w14:rev="0"/>
              </w14:lightRig>
            </w14:scene3d>
          </w:rPr>
          <w:t>1.2</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OBJETIVOS DE PESQUISA</w:t>
        </w:r>
        <w:r w:rsidRPr="000119AE">
          <w:rPr>
            <w:noProof/>
            <w:webHidden/>
          </w:rPr>
          <w:tab/>
        </w:r>
        <w:r w:rsidRPr="000119AE">
          <w:rPr>
            <w:noProof/>
            <w:webHidden/>
          </w:rPr>
          <w:fldChar w:fldCharType="begin"/>
        </w:r>
        <w:r w:rsidRPr="000119AE">
          <w:rPr>
            <w:noProof/>
            <w:webHidden/>
          </w:rPr>
          <w:instrText xml:space="preserve"> PAGEREF _Toc211342486 \h </w:instrText>
        </w:r>
        <w:r w:rsidRPr="000119AE">
          <w:rPr>
            <w:noProof/>
            <w:webHidden/>
          </w:rPr>
        </w:r>
        <w:r w:rsidRPr="000119AE">
          <w:rPr>
            <w:noProof/>
            <w:webHidden/>
          </w:rPr>
          <w:fldChar w:fldCharType="separate"/>
        </w:r>
        <w:r w:rsidR="00D51233">
          <w:rPr>
            <w:noProof/>
            <w:webHidden/>
          </w:rPr>
          <w:t>22</w:t>
        </w:r>
        <w:r w:rsidRPr="000119AE">
          <w:rPr>
            <w:noProof/>
            <w:webHidden/>
          </w:rPr>
          <w:fldChar w:fldCharType="end"/>
        </w:r>
      </w:hyperlink>
    </w:p>
    <w:p w14:paraId="392729A7" w14:textId="381C0533"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7" w:history="1">
        <w:r w:rsidRPr="000119AE">
          <w:rPr>
            <w:rStyle w:val="Hyperlink"/>
            <w:noProof/>
            <w14:scene3d>
              <w14:camera w14:prst="orthographicFront"/>
              <w14:lightRig w14:rig="threePt" w14:dir="t">
                <w14:rot w14:lat="0" w14:lon="0" w14:rev="0"/>
              </w14:lightRig>
            </w14:scene3d>
          </w:rPr>
          <w:t>1.3</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Hipóteses de Pesquisa</w:t>
        </w:r>
        <w:r w:rsidRPr="000119AE">
          <w:rPr>
            <w:noProof/>
            <w:webHidden/>
          </w:rPr>
          <w:tab/>
        </w:r>
        <w:r w:rsidRPr="000119AE">
          <w:rPr>
            <w:noProof/>
            <w:webHidden/>
          </w:rPr>
          <w:fldChar w:fldCharType="begin"/>
        </w:r>
        <w:r w:rsidRPr="000119AE">
          <w:rPr>
            <w:noProof/>
            <w:webHidden/>
          </w:rPr>
          <w:instrText xml:space="preserve"> PAGEREF _Toc211342487 \h </w:instrText>
        </w:r>
        <w:r w:rsidRPr="000119AE">
          <w:rPr>
            <w:noProof/>
            <w:webHidden/>
          </w:rPr>
        </w:r>
        <w:r w:rsidRPr="000119AE">
          <w:rPr>
            <w:noProof/>
            <w:webHidden/>
          </w:rPr>
          <w:fldChar w:fldCharType="separate"/>
        </w:r>
        <w:r w:rsidR="00D51233">
          <w:rPr>
            <w:noProof/>
            <w:webHidden/>
          </w:rPr>
          <w:t>22</w:t>
        </w:r>
        <w:r w:rsidRPr="000119AE">
          <w:rPr>
            <w:noProof/>
            <w:webHidden/>
          </w:rPr>
          <w:fldChar w:fldCharType="end"/>
        </w:r>
      </w:hyperlink>
    </w:p>
    <w:p w14:paraId="2E75C549" w14:textId="74FA3A6E"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8" w:history="1">
        <w:r w:rsidRPr="000119AE">
          <w:rPr>
            <w:rStyle w:val="Hyperlink"/>
            <w:noProof/>
            <w14:scene3d>
              <w14:camera w14:prst="orthographicFront"/>
              <w14:lightRig w14:rig="threePt" w14:dir="t">
                <w14:rot w14:lat="0" w14:lon="0" w14:rev="0"/>
              </w14:lightRig>
            </w14:scene3d>
          </w:rPr>
          <w:t>1.4</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Justificativa</w:t>
        </w:r>
        <w:r w:rsidRPr="000119AE">
          <w:rPr>
            <w:noProof/>
            <w:webHidden/>
          </w:rPr>
          <w:tab/>
        </w:r>
        <w:r w:rsidRPr="000119AE">
          <w:rPr>
            <w:noProof/>
            <w:webHidden/>
          </w:rPr>
          <w:fldChar w:fldCharType="begin"/>
        </w:r>
        <w:r w:rsidRPr="000119AE">
          <w:rPr>
            <w:noProof/>
            <w:webHidden/>
          </w:rPr>
          <w:instrText xml:space="preserve"> PAGEREF _Toc211342488 \h </w:instrText>
        </w:r>
        <w:r w:rsidRPr="000119AE">
          <w:rPr>
            <w:noProof/>
            <w:webHidden/>
          </w:rPr>
        </w:r>
        <w:r w:rsidRPr="000119AE">
          <w:rPr>
            <w:noProof/>
            <w:webHidden/>
          </w:rPr>
          <w:fldChar w:fldCharType="separate"/>
        </w:r>
        <w:r w:rsidR="00D51233">
          <w:rPr>
            <w:noProof/>
            <w:webHidden/>
          </w:rPr>
          <w:t>24</w:t>
        </w:r>
        <w:r w:rsidRPr="000119AE">
          <w:rPr>
            <w:noProof/>
            <w:webHidden/>
          </w:rPr>
          <w:fldChar w:fldCharType="end"/>
        </w:r>
      </w:hyperlink>
    </w:p>
    <w:p w14:paraId="771E3E49" w14:textId="2E8F290C"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489" w:history="1">
        <w:r w:rsidRPr="000119AE">
          <w:rPr>
            <w:rStyle w:val="Hyperlink"/>
            <w:noProof/>
            <w14:scene3d>
              <w14:camera w14:prst="orthographicFront"/>
              <w14:lightRig w14:rig="threePt" w14:dir="t">
                <w14:rot w14:lat="0" w14:lon="0" w14:rev="0"/>
              </w14:lightRig>
            </w14:scene3d>
          </w:rPr>
          <w:t>2</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REFERENCIAL TEÓRICO</w:t>
        </w:r>
        <w:r w:rsidRPr="000119AE">
          <w:rPr>
            <w:noProof/>
            <w:webHidden/>
          </w:rPr>
          <w:tab/>
        </w:r>
        <w:r w:rsidRPr="000119AE">
          <w:rPr>
            <w:noProof/>
            <w:webHidden/>
          </w:rPr>
          <w:fldChar w:fldCharType="begin"/>
        </w:r>
        <w:r w:rsidRPr="000119AE">
          <w:rPr>
            <w:noProof/>
            <w:webHidden/>
          </w:rPr>
          <w:instrText xml:space="preserve"> PAGEREF _Toc211342489 \h </w:instrText>
        </w:r>
        <w:r w:rsidRPr="000119AE">
          <w:rPr>
            <w:noProof/>
            <w:webHidden/>
          </w:rPr>
        </w:r>
        <w:r w:rsidRPr="000119AE">
          <w:rPr>
            <w:noProof/>
            <w:webHidden/>
          </w:rPr>
          <w:fldChar w:fldCharType="separate"/>
        </w:r>
        <w:r w:rsidR="00D51233">
          <w:rPr>
            <w:noProof/>
            <w:webHidden/>
          </w:rPr>
          <w:t>27</w:t>
        </w:r>
        <w:r w:rsidRPr="000119AE">
          <w:rPr>
            <w:noProof/>
            <w:webHidden/>
          </w:rPr>
          <w:fldChar w:fldCharType="end"/>
        </w:r>
      </w:hyperlink>
    </w:p>
    <w:p w14:paraId="5E485C45" w14:textId="6F053FBF"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0" w:history="1">
        <w:r w:rsidRPr="000119AE">
          <w:rPr>
            <w:rStyle w:val="Hyperlink"/>
            <w:noProof/>
            <w14:scene3d>
              <w14:camera w14:prst="orthographicFront"/>
              <w14:lightRig w14:rig="threePt" w14:dir="t">
                <w14:rot w14:lat="0" w14:lon="0" w14:rev="0"/>
              </w14:lightRig>
            </w14:scene3d>
          </w:rPr>
          <w:t>2.1</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O desenvolvimento e o desenvolvimento regional</w:t>
        </w:r>
        <w:r w:rsidRPr="000119AE">
          <w:rPr>
            <w:noProof/>
            <w:webHidden/>
          </w:rPr>
          <w:tab/>
        </w:r>
        <w:r w:rsidRPr="000119AE">
          <w:rPr>
            <w:noProof/>
            <w:webHidden/>
          </w:rPr>
          <w:fldChar w:fldCharType="begin"/>
        </w:r>
        <w:r w:rsidRPr="000119AE">
          <w:rPr>
            <w:noProof/>
            <w:webHidden/>
          </w:rPr>
          <w:instrText xml:space="preserve"> PAGEREF _Toc211342490 \h </w:instrText>
        </w:r>
        <w:r w:rsidRPr="000119AE">
          <w:rPr>
            <w:noProof/>
            <w:webHidden/>
          </w:rPr>
        </w:r>
        <w:r w:rsidRPr="000119AE">
          <w:rPr>
            <w:noProof/>
            <w:webHidden/>
          </w:rPr>
          <w:fldChar w:fldCharType="separate"/>
        </w:r>
        <w:r w:rsidR="00D51233">
          <w:rPr>
            <w:noProof/>
            <w:webHidden/>
          </w:rPr>
          <w:t>27</w:t>
        </w:r>
        <w:r w:rsidRPr="000119AE">
          <w:rPr>
            <w:noProof/>
            <w:webHidden/>
          </w:rPr>
          <w:fldChar w:fldCharType="end"/>
        </w:r>
      </w:hyperlink>
    </w:p>
    <w:p w14:paraId="1908B6AF" w14:textId="2EA3B8E3"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1" w:history="1">
        <w:r w:rsidRPr="000119AE">
          <w:rPr>
            <w:rStyle w:val="Hyperlink"/>
            <w:noProof/>
            <w14:scene3d>
              <w14:camera w14:prst="orthographicFront"/>
              <w14:lightRig w14:rig="threePt" w14:dir="t">
                <w14:rot w14:lat="0" w14:lon="0" w14:rev="0"/>
              </w14:lightRig>
            </w14:scene3d>
          </w:rPr>
          <w:t>2.2</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O Estudo Histórico das Relações SA e DRSAI</w:t>
        </w:r>
        <w:r w:rsidRPr="000119AE">
          <w:rPr>
            <w:noProof/>
            <w:webHidden/>
          </w:rPr>
          <w:tab/>
        </w:r>
        <w:r w:rsidRPr="000119AE">
          <w:rPr>
            <w:noProof/>
            <w:webHidden/>
          </w:rPr>
          <w:fldChar w:fldCharType="begin"/>
        </w:r>
        <w:r w:rsidRPr="000119AE">
          <w:rPr>
            <w:noProof/>
            <w:webHidden/>
          </w:rPr>
          <w:instrText xml:space="preserve"> PAGEREF _Toc211342491 \h </w:instrText>
        </w:r>
        <w:r w:rsidRPr="000119AE">
          <w:rPr>
            <w:noProof/>
            <w:webHidden/>
          </w:rPr>
        </w:r>
        <w:r w:rsidRPr="000119AE">
          <w:rPr>
            <w:noProof/>
            <w:webHidden/>
          </w:rPr>
          <w:fldChar w:fldCharType="separate"/>
        </w:r>
        <w:r w:rsidR="00D51233">
          <w:rPr>
            <w:noProof/>
            <w:webHidden/>
          </w:rPr>
          <w:t>29</w:t>
        </w:r>
        <w:r w:rsidRPr="000119AE">
          <w:rPr>
            <w:noProof/>
            <w:webHidden/>
          </w:rPr>
          <w:fldChar w:fldCharType="end"/>
        </w:r>
      </w:hyperlink>
    </w:p>
    <w:p w14:paraId="7E551576" w14:textId="34824B00"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2" w:history="1">
        <w:r w:rsidRPr="000119AE">
          <w:rPr>
            <w:rStyle w:val="Hyperlink"/>
            <w:noProof/>
            <w14:scene3d>
              <w14:camera w14:prst="orthographicFront"/>
              <w14:lightRig w14:rig="threePt" w14:dir="t">
                <w14:rot w14:lat="0" w14:lon="0" w14:rev="0"/>
              </w14:lightRig>
            </w14:scene3d>
          </w:rPr>
          <w:t>2.3</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As Múltiplas Relevâncias do SA</w:t>
        </w:r>
        <w:r w:rsidRPr="000119AE">
          <w:rPr>
            <w:noProof/>
            <w:webHidden/>
          </w:rPr>
          <w:tab/>
        </w:r>
        <w:r w:rsidRPr="000119AE">
          <w:rPr>
            <w:noProof/>
            <w:webHidden/>
          </w:rPr>
          <w:fldChar w:fldCharType="begin"/>
        </w:r>
        <w:r w:rsidRPr="000119AE">
          <w:rPr>
            <w:noProof/>
            <w:webHidden/>
          </w:rPr>
          <w:instrText xml:space="preserve"> PAGEREF _Toc211342492 \h </w:instrText>
        </w:r>
        <w:r w:rsidRPr="000119AE">
          <w:rPr>
            <w:noProof/>
            <w:webHidden/>
          </w:rPr>
        </w:r>
        <w:r w:rsidRPr="000119AE">
          <w:rPr>
            <w:noProof/>
            <w:webHidden/>
          </w:rPr>
          <w:fldChar w:fldCharType="separate"/>
        </w:r>
        <w:r w:rsidR="00D51233">
          <w:rPr>
            <w:noProof/>
            <w:webHidden/>
          </w:rPr>
          <w:t>32</w:t>
        </w:r>
        <w:r w:rsidRPr="000119AE">
          <w:rPr>
            <w:noProof/>
            <w:webHidden/>
          </w:rPr>
          <w:fldChar w:fldCharType="end"/>
        </w:r>
      </w:hyperlink>
    </w:p>
    <w:p w14:paraId="2125516C" w14:textId="386919E4"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3" w:history="1">
        <w:r w:rsidRPr="000119AE">
          <w:rPr>
            <w:rStyle w:val="Hyperlink"/>
            <w:noProof/>
            <w14:scene3d>
              <w14:camera w14:prst="orthographicFront"/>
              <w14:lightRig w14:rig="threePt" w14:dir="t">
                <w14:rot w14:lat="0" w14:lon="0" w14:rev="0"/>
              </w14:lightRig>
            </w14:scene3d>
          </w:rPr>
          <w:t>2.4</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 Complexidade nas Relações de Causa e Efeito do SA sobre DRSAI</w:t>
        </w:r>
        <w:r w:rsidRPr="000119AE">
          <w:rPr>
            <w:noProof/>
            <w:webHidden/>
          </w:rPr>
          <w:tab/>
        </w:r>
        <w:r w:rsidRPr="000119AE">
          <w:rPr>
            <w:noProof/>
            <w:webHidden/>
          </w:rPr>
          <w:fldChar w:fldCharType="begin"/>
        </w:r>
        <w:r w:rsidRPr="000119AE">
          <w:rPr>
            <w:noProof/>
            <w:webHidden/>
          </w:rPr>
          <w:instrText xml:space="preserve"> PAGEREF _Toc211342493 \h </w:instrText>
        </w:r>
        <w:r w:rsidRPr="000119AE">
          <w:rPr>
            <w:noProof/>
            <w:webHidden/>
          </w:rPr>
        </w:r>
        <w:r w:rsidRPr="000119AE">
          <w:rPr>
            <w:noProof/>
            <w:webHidden/>
          </w:rPr>
          <w:fldChar w:fldCharType="separate"/>
        </w:r>
        <w:r w:rsidR="00D51233">
          <w:rPr>
            <w:noProof/>
            <w:webHidden/>
          </w:rPr>
          <w:t>33</w:t>
        </w:r>
        <w:r w:rsidRPr="000119AE">
          <w:rPr>
            <w:noProof/>
            <w:webHidden/>
          </w:rPr>
          <w:fldChar w:fldCharType="end"/>
        </w:r>
      </w:hyperlink>
    </w:p>
    <w:p w14:paraId="2FB151F6" w14:textId="7B8DCC2A"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4" w:history="1">
        <w:r w:rsidRPr="000119AE">
          <w:rPr>
            <w:rStyle w:val="Hyperlink"/>
            <w:noProof/>
            <w14:scene3d>
              <w14:camera w14:prst="orthographicFront"/>
              <w14:lightRig w14:rig="threePt" w14:dir="t">
                <w14:rot w14:lat="0" w14:lon="0" w14:rev="0"/>
              </w14:lightRig>
            </w14:scene3d>
          </w:rPr>
          <w:t>2.5</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 investigação de relações causais</w:t>
        </w:r>
        <w:r w:rsidRPr="000119AE">
          <w:rPr>
            <w:noProof/>
            <w:webHidden/>
          </w:rPr>
          <w:tab/>
        </w:r>
        <w:r w:rsidRPr="000119AE">
          <w:rPr>
            <w:noProof/>
            <w:webHidden/>
          </w:rPr>
          <w:fldChar w:fldCharType="begin"/>
        </w:r>
        <w:r w:rsidRPr="000119AE">
          <w:rPr>
            <w:noProof/>
            <w:webHidden/>
          </w:rPr>
          <w:instrText xml:space="preserve"> PAGEREF _Toc211342494 \h </w:instrText>
        </w:r>
        <w:r w:rsidRPr="000119AE">
          <w:rPr>
            <w:noProof/>
            <w:webHidden/>
          </w:rPr>
        </w:r>
        <w:r w:rsidRPr="000119AE">
          <w:rPr>
            <w:noProof/>
            <w:webHidden/>
          </w:rPr>
          <w:fldChar w:fldCharType="separate"/>
        </w:r>
        <w:r w:rsidR="00D51233">
          <w:rPr>
            <w:noProof/>
            <w:webHidden/>
          </w:rPr>
          <w:t>35</w:t>
        </w:r>
        <w:r w:rsidRPr="000119AE">
          <w:rPr>
            <w:noProof/>
            <w:webHidden/>
          </w:rPr>
          <w:fldChar w:fldCharType="end"/>
        </w:r>
      </w:hyperlink>
    </w:p>
    <w:p w14:paraId="40A206E9" w14:textId="3464C957"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5" w:history="1">
        <w:r w:rsidRPr="000119AE">
          <w:rPr>
            <w:rStyle w:val="Hyperlink"/>
            <w:noProof/>
            <w14:scene3d>
              <w14:camera w14:prst="orthographicFront"/>
              <w14:lightRig w14:rig="threePt" w14:dir="t">
                <w14:rot w14:lat="0" w14:lon="0" w14:rev="0"/>
              </w14:lightRig>
            </w14:scene3d>
          </w:rPr>
          <w:t>2.6</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 escada da causalidade</w:t>
        </w:r>
        <w:r w:rsidRPr="000119AE">
          <w:rPr>
            <w:noProof/>
            <w:webHidden/>
          </w:rPr>
          <w:tab/>
        </w:r>
        <w:r w:rsidRPr="000119AE">
          <w:rPr>
            <w:noProof/>
            <w:webHidden/>
          </w:rPr>
          <w:fldChar w:fldCharType="begin"/>
        </w:r>
        <w:r w:rsidRPr="000119AE">
          <w:rPr>
            <w:noProof/>
            <w:webHidden/>
          </w:rPr>
          <w:instrText xml:space="preserve"> PAGEREF _Toc211342495 \h </w:instrText>
        </w:r>
        <w:r w:rsidRPr="000119AE">
          <w:rPr>
            <w:noProof/>
            <w:webHidden/>
          </w:rPr>
        </w:r>
        <w:r w:rsidRPr="000119AE">
          <w:rPr>
            <w:noProof/>
            <w:webHidden/>
          </w:rPr>
          <w:fldChar w:fldCharType="separate"/>
        </w:r>
        <w:r w:rsidR="00D51233">
          <w:rPr>
            <w:noProof/>
            <w:webHidden/>
          </w:rPr>
          <w:t>37</w:t>
        </w:r>
        <w:r w:rsidRPr="000119AE">
          <w:rPr>
            <w:noProof/>
            <w:webHidden/>
          </w:rPr>
          <w:fldChar w:fldCharType="end"/>
        </w:r>
      </w:hyperlink>
    </w:p>
    <w:p w14:paraId="22EFE97F" w14:textId="4EACC45A"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496" w:history="1">
        <w:r w:rsidRPr="000119AE">
          <w:rPr>
            <w:rStyle w:val="Hyperlink"/>
            <w:noProof/>
            <w14:scene3d>
              <w14:camera w14:prst="orthographicFront"/>
              <w14:lightRig w14:rig="threePt" w14:dir="t">
                <w14:rot w14:lat="0" w14:lon="0" w14:rev="0"/>
              </w14:lightRig>
            </w14:scene3d>
          </w:rPr>
          <w:t>3</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PROCEDIMENTOS METODOLÓGICOS</w:t>
        </w:r>
        <w:r w:rsidRPr="000119AE">
          <w:rPr>
            <w:noProof/>
            <w:webHidden/>
          </w:rPr>
          <w:tab/>
        </w:r>
        <w:r w:rsidRPr="000119AE">
          <w:rPr>
            <w:noProof/>
            <w:webHidden/>
          </w:rPr>
          <w:fldChar w:fldCharType="begin"/>
        </w:r>
        <w:r w:rsidRPr="000119AE">
          <w:rPr>
            <w:noProof/>
            <w:webHidden/>
          </w:rPr>
          <w:instrText xml:space="preserve"> PAGEREF _Toc211342496 \h </w:instrText>
        </w:r>
        <w:r w:rsidRPr="000119AE">
          <w:rPr>
            <w:noProof/>
            <w:webHidden/>
          </w:rPr>
        </w:r>
        <w:r w:rsidRPr="000119AE">
          <w:rPr>
            <w:noProof/>
            <w:webHidden/>
          </w:rPr>
          <w:fldChar w:fldCharType="separate"/>
        </w:r>
        <w:r w:rsidR="00D51233">
          <w:rPr>
            <w:noProof/>
            <w:webHidden/>
          </w:rPr>
          <w:t>41</w:t>
        </w:r>
        <w:r w:rsidRPr="000119AE">
          <w:rPr>
            <w:noProof/>
            <w:webHidden/>
          </w:rPr>
          <w:fldChar w:fldCharType="end"/>
        </w:r>
      </w:hyperlink>
    </w:p>
    <w:p w14:paraId="68DD603C" w14:textId="6B3AD6A7"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7" w:history="1">
        <w:r w:rsidRPr="000119AE">
          <w:rPr>
            <w:rStyle w:val="Hyperlink"/>
            <w:noProof/>
            <w14:scene3d>
              <w14:camera w14:prst="orthographicFront"/>
              <w14:lightRig w14:rig="threePt" w14:dir="t">
                <w14:rot w14:lat="0" w14:lon="0" w14:rev="0"/>
              </w14:lightRig>
            </w14:scene3d>
          </w:rPr>
          <w:t>3.1</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ABORDAGEM HIPOTÉTICO-DEDUTIVA</w:t>
        </w:r>
        <w:r w:rsidRPr="000119AE">
          <w:rPr>
            <w:noProof/>
            <w:webHidden/>
          </w:rPr>
          <w:tab/>
        </w:r>
        <w:r w:rsidRPr="000119AE">
          <w:rPr>
            <w:noProof/>
            <w:webHidden/>
          </w:rPr>
          <w:fldChar w:fldCharType="begin"/>
        </w:r>
        <w:r w:rsidRPr="000119AE">
          <w:rPr>
            <w:noProof/>
            <w:webHidden/>
          </w:rPr>
          <w:instrText xml:space="preserve"> PAGEREF _Toc211342497 \h </w:instrText>
        </w:r>
        <w:r w:rsidRPr="000119AE">
          <w:rPr>
            <w:noProof/>
            <w:webHidden/>
          </w:rPr>
        </w:r>
        <w:r w:rsidRPr="000119AE">
          <w:rPr>
            <w:noProof/>
            <w:webHidden/>
          </w:rPr>
          <w:fldChar w:fldCharType="separate"/>
        </w:r>
        <w:r w:rsidR="00D51233">
          <w:rPr>
            <w:noProof/>
            <w:webHidden/>
          </w:rPr>
          <w:t>41</w:t>
        </w:r>
        <w:r w:rsidRPr="000119AE">
          <w:rPr>
            <w:noProof/>
            <w:webHidden/>
          </w:rPr>
          <w:fldChar w:fldCharType="end"/>
        </w:r>
      </w:hyperlink>
    </w:p>
    <w:p w14:paraId="0FC1D95B" w14:textId="68268FED"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8" w:history="1">
        <w:r w:rsidRPr="000119AE">
          <w:rPr>
            <w:rStyle w:val="Hyperlink"/>
            <w:noProof/>
            <w14:scene3d>
              <w14:camera w14:prst="orthographicFront"/>
              <w14:lightRig w14:rig="threePt" w14:dir="t">
                <w14:rot w14:lat="0" w14:lon="0" w14:rev="0"/>
              </w14:lightRig>
            </w14:scene3d>
          </w:rPr>
          <w:t>3.2</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MÉTODOS DE PROCEDIMENTO</w:t>
        </w:r>
        <w:r w:rsidRPr="000119AE">
          <w:rPr>
            <w:noProof/>
            <w:webHidden/>
          </w:rPr>
          <w:tab/>
        </w:r>
        <w:r w:rsidRPr="000119AE">
          <w:rPr>
            <w:noProof/>
            <w:webHidden/>
          </w:rPr>
          <w:fldChar w:fldCharType="begin"/>
        </w:r>
        <w:r w:rsidRPr="000119AE">
          <w:rPr>
            <w:noProof/>
            <w:webHidden/>
          </w:rPr>
          <w:instrText xml:space="preserve"> PAGEREF _Toc211342498 \h </w:instrText>
        </w:r>
        <w:r w:rsidRPr="000119AE">
          <w:rPr>
            <w:noProof/>
            <w:webHidden/>
          </w:rPr>
        </w:r>
        <w:r w:rsidRPr="000119AE">
          <w:rPr>
            <w:noProof/>
            <w:webHidden/>
          </w:rPr>
          <w:fldChar w:fldCharType="separate"/>
        </w:r>
        <w:r w:rsidR="00D51233">
          <w:rPr>
            <w:noProof/>
            <w:webHidden/>
          </w:rPr>
          <w:t>41</w:t>
        </w:r>
        <w:r w:rsidRPr="000119AE">
          <w:rPr>
            <w:noProof/>
            <w:webHidden/>
          </w:rPr>
          <w:fldChar w:fldCharType="end"/>
        </w:r>
      </w:hyperlink>
    </w:p>
    <w:p w14:paraId="1ABC3FB1" w14:textId="1BDC5129"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9" w:history="1">
        <w:r w:rsidRPr="000119AE">
          <w:rPr>
            <w:rStyle w:val="Hyperlink"/>
            <w:noProof/>
            <w14:scene3d>
              <w14:camera w14:prst="orthographicFront"/>
              <w14:lightRig w14:rig="threePt" w14:dir="t">
                <w14:rot w14:lat="0" w14:lon="0" w14:rev="0"/>
              </w14:lightRig>
            </w14:scene3d>
          </w:rPr>
          <w:t>3.3</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Delineamento da pesquisa</w:t>
        </w:r>
        <w:r w:rsidRPr="000119AE">
          <w:rPr>
            <w:noProof/>
            <w:webHidden/>
          </w:rPr>
          <w:tab/>
        </w:r>
        <w:r w:rsidRPr="000119AE">
          <w:rPr>
            <w:noProof/>
            <w:webHidden/>
          </w:rPr>
          <w:fldChar w:fldCharType="begin"/>
        </w:r>
        <w:r w:rsidRPr="000119AE">
          <w:rPr>
            <w:noProof/>
            <w:webHidden/>
          </w:rPr>
          <w:instrText xml:space="preserve"> PAGEREF _Toc211342499 \h </w:instrText>
        </w:r>
        <w:r w:rsidRPr="000119AE">
          <w:rPr>
            <w:noProof/>
            <w:webHidden/>
          </w:rPr>
        </w:r>
        <w:r w:rsidRPr="000119AE">
          <w:rPr>
            <w:noProof/>
            <w:webHidden/>
          </w:rPr>
          <w:fldChar w:fldCharType="separate"/>
        </w:r>
        <w:r w:rsidR="00D51233">
          <w:rPr>
            <w:noProof/>
            <w:webHidden/>
          </w:rPr>
          <w:t>42</w:t>
        </w:r>
        <w:r w:rsidRPr="000119AE">
          <w:rPr>
            <w:noProof/>
            <w:webHidden/>
          </w:rPr>
          <w:fldChar w:fldCharType="end"/>
        </w:r>
      </w:hyperlink>
    </w:p>
    <w:p w14:paraId="42E435A7" w14:textId="33DA7E8A"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0" w:history="1">
        <w:r w:rsidRPr="000119AE">
          <w:rPr>
            <w:rStyle w:val="Hyperlink"/>
            <w:noProof/>
            <w14:scene3d>
              <w14:camera w14:prst="orthographicFront"/>
              <w14:lightRig w14:rig="threePt" w14:dir="t">
                <w14:rot w14:lat="0" w14:lon="0" w14:rev="0"/>
              </w14:lightRig>
            </w14:scene3d>
          </w:rPr>
          <w:t>3.4</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Marco teórico da inferência causal</w:t>
        </w:r>
        <w:r w:rsidRPr="000119AE">
          <w:rPr>
            <w:noProof/>
            <w:webHidden/>
          </w:rPr>
          <w:tab/>
        </w:r>
        <w:r w:rsidRPr="000119AE">
          <w:rPr>
            <w:noProof/>
            <w:webHidden/>
          </w:rPr>
          <w:fldChar w:fldCharType="begin"/>
        </w:r>
        <w:r w:rsidRPr="000119AE">
          <w:rPr>
            <w:noProof/>
            <w:webHidden/>
          </w:rPr>
          <w:instrText xml:space="preserve"> PAGEREF _Toc211342500 \h </w:instrText>
        </w:r>
        <w:r w:rsidRPr="000119AE">
          <w:rPr>
            <w:noProof/>
            <w:webHidden/>
          </w:rPr>
        </w:r>
        <w:r w:rsidRPr="000119AE">
          <w:rPr>
            <w:noProof/>
            <w:webHidden/>
          </w:rPr>
          <w:fldChar w:fldCharType="separate"/>
        </w:r>
        <w:r w:rsidR="00D51233">
          <w:rPr>
            <w:noProof/>
            <w:webHidden/>
          </w:rPr>
          <w:t>42</w:t>
        </w:r>
        <w:r w:rsidRPr="000119AE">
          <w:rPr>
            <w:noProof/>
            <w:webHidden/>
          </w:rPr>
          <w:fldChar w:fldCharType="end"/>
        </w:r>
      </w:hyperlink>
    </w:p>
    <w:p w14:paraId="47EB2507" w14:textId="74D83F56"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1" w:history="1">
        <w:r w:rsidRPr="000119AE">
          <w:rPr>
            <w:rStyle w:val="Hyperlink"/>
            <w:noProof/>
            <w14:scene3d>
              <w14:camera w14:prst="orthographicFront"/>
              <w14:lightRig w14:rig="threePt" w14:dir="t">
                <w14:rot w14:lat="0" w14:lon="0" w14:rev="0"/>
              </w14:lightRig>
            </w14:scene3d>
          </w:rPr>
          <w:t>3.5</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TÉCNICAS DE PESQUISA</w:t>
        </w:r>
        <w:r w:rsidRPr="000119AE">
          <w:rPr>
            <w:noProof/>
            <w:webHidden/>
          </w:rPr>
          <w:tab/>
        </w:r>
        <w:r w:rsidRPr="000119AE">
          <w:rPr>
            <w:noProof/>
            <w:webHidden/>
          </w:rPr>
          <w:fldChar w:fldCharType="begin"/>
        </w:r>
        <w:r w:rsidRPr="000119AE">
          <w:rPr>
            <w:noProof/>
            <w:webHidden/>
          </w:rPr>
          <w:instrText xml:space="preserve"> PAGEREF _Toc211342501 \h </w:instrText>
        </w:r>
        <w:r w:rsidRPr="000119AE">
          <w:rPr>
            <w:noProof/>
            <w:webHidden/>
          </w:rPr>
        </w:r>
        <w:r w:rsidRPr="000119AE">
          <w:rPr>
            <w:noProof/>
            <w:webHidden/>
          </w:rPr>
          <w:fldChar w:fldCharType="separate"/>
        </w:r>
        <w:r w:rsidR="00D51233">
          <w:rPr>
            <w:noProof/>
            <w:webHidden/>
          </w:rPr>
          <w:t>43</w:t>
        </w:r>
        <w:r w:rsidRPr="000119AE">
          <w:rPr>
            <w:noProof/>
            <w:webHidden/>
          </w:rPr>
          <w:fldChar w:fldCharType="end"/>
        </w:r>
      </w:hyperlink>
    </w:p>
    <w:p w14:paraId="22F863D2" w14:textId="30E590C4"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2" w:history="1">
        <w:r w:rsidRPr="000119AE">
          <w:rPr>
            <w:rStyle w:val="Hyperlink"/>
            <w:noProof/>
            <w14:scene3d>
              <w14:camera w14:prst="orthographicFront"/>
              <w14:lightRig w14:rig="threePt" w14:dir="t">
                <w14:rot w14:lat="0" w14:lon="0" w14:rev="0"/>
              </w14:lightRig>
            </w14:scene3d>
          </w:rPr>
          <w:t>3.6</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UNIVERSO E AMOSTRA</w:t>
        </w:r>
        <w:r w:rsidRPr="000119AE">
          <w:rPr>
            <w:noProof/>
            <w:webHidden/>
          </w:rPr>
          <w:tab/>
        </w:r>
        <w:r w:rsidRPr="000119AE">
          <w:rPr>
            <w:noProof/>
            <w:webHidden/>
          </w:rPr>
          <w:fldChar w:fldCharType="begin"/>
        </w:r>
        <w:r w:rsidRPr="000119AE">
          <w:rPr>
            <w:noProof/>
            <w:webHidden/>
          </w:rPr>
          <w:instrText xml:space="preserve"> PAGEREF _Toc211342502 \h </w:instrText>
        </w:r>
        <w:r w:rsidRPr="000119AE">
          <w:rPr>
            <w:noProof/>
            <w:webHidden/>
          </w:rPr>
        </w:r>
        <w:r w:rsidRPr="000119AE">
          <w:rPr>
            <w:noProof/>
            <w:webHidden/>
          </w:rPr>
          <w:fldChar w:fldCharType="separate"/>
        </w:r>
        <w:r w:rsidR="00D51233">
          <w:rPr>
            <w:noProof/>
            <w:webHidden/>
          </w:rPr>
          <w:t>44</w:t>
        </w:r>
        <w:r w:rsidRPr="000119AE">
          <w:rPr>
            <w:noProof/>
            <w:webHidden/>
          </w:rPr>
          <w:fldChar w:fldCharType="end"/>
        </w:r>
      </w:hyperlink>
    </w:p>
    <w:p w14:paraId="2E1A46CF" w14:textId="0AA33C9D"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3" w:history="1">
        <w:r w:rsidRPr="000119AE">
          <w:rPr>
            <w:rStyle w:val="Hyperlink"/>
            <w:noProof/>
            <w14:scene3d>
              <w14:camera w14:prst="orthographicFront"/>
              <w14:lightRig w14:rig="threePt" w14:dir="t">
                <w14:rot w14:lat="0" w14:lon="0" w14:rev="0"/>
              </w14:lightRig>
            </w14:scene3d>
          </w:rPr>
          <w:t>3.7</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Fontes de dados e variáveis</w:t>
        </w:r>
        <w:r w:rsidRPr="000119AE">
          <w:rPr>
            <w:noProof/>
            <w:webHidden/>
          </w:rPr>
          <w:tab/>
        </w:r>
        <w:r w:rsidRPr="000119AE">
          <w:rPr>
            <w:noProof/>
            <w:webHidden/>
          </w:rPr>
          <w:fldChar w:fldCharType="begin"/>
        </w:r>
        <w:r w:rsidRPr="000119AE">
          <w:rPr>
            <w:noProof/>
            <w:webHidden/>
          </w:rPr>
          <w:instrText xml:space="preserve"> PAGEREF _Toc211342503 \h </w:instrText>
        </w:r>
        <w:r w:rsidRPr="000119AE">
          <w:rPr>
            <w:noProof/>
            <w:webHidden/>
          </w:rPr>
        </w:r>
        <w:r w:rsidRPr="000119AE">
          <w:rPr>
            <w:noProof/>
            <w:webHidden/>
          </w:rPr>
          <w:fldChar w:fldCharType="separate"/>
        </w:r>
        <w:r w:rsidR="00D51233">
          <w:rPr>
            <w:noProof/>
            <w:webHidden/>
          </w:rPr>
          <w:t>44</w:t>
        </w:r>
        <w:r w:rsidRPr="000119AE">
          <w:rPr>
            <w:noProof/>
            <w:webHidden/>
          </w:rPr>
          <w:fldChar w:fldCharType="end"/>
        </w:r>
      </w:hyperlink>
    </w:p>
    <w:p w14:paraId="411B2CAB" w14:textId="7C5DFE99"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4" w:history="1">
        <w:r w:rsidRPr="000119AE">
          <w:rPr>
            <w:rStyle w:val="Hyperlink"/>
            <w:noProof/>
            <w14:scene3d>
              <w14:camera w14:prst="orthographicFront"/>
              <w14:lightRig w14:rig="threePt" w14:dir="t">
                <w14:rot w14:lat="0" w14:lon="0" w14:rev="0"/>
              </w14:lightRig>
            </w14:scene3d>
          </w:rPr>
          <w:t>3.8</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ESTRUTURA DO TRABALHO E ESCADA DA CAUSALIDADE</w:t>
        </w:r>
        <w:r w:rsidRPr="000119AE">
          <w:rPr>
            <w:noProof/>
            <w:webHidden/>
          </w:rPr>
          <w:tab/>
        </w:r>
        <w:r w:rsidRPr="000119AE">
          <w:rPr>
            <w:noProof/>
            <w:webHidden/>
          </w:rPr>
          <w:fldChar w:fldCharType="begin"/>
        </w:r>
        <w:r w:rsidRPr="000119AE">
          <w:rPr>
            <w:noProof/>
            <w:webHidden/>
          </w:rPr>
          <w:instrText xml:space="preserve"> PAGEREF _Toc211342504 \h </w:instrText>
        </w:r>
        <w:r w:rsidRPr="000119AE">
          <w:rPr>
            <w:noProof/>
            <w:webHidden/>
          </w:rPr>
        </w:r>
        <w:r w:rsidRPr="000119AE">
          <w:rPr>
            <w:noProof/>
            <w:webHidden/>
          </w:rPr>
          <w:fldChar w:fldCharType="separate"/>
        </w:r>
        <w:r w:rsidR="00D51233">
          <w:rPr>
            <w:noProof/>
            <w:webHidden/>
          </w:rPr>
          <w:t>45</w:t>
        </w:r>
        <w:r w:rsidRPr="000119AE">
          <w:rPr>
            <w:noProof/>
            <w:webHidden/>
          </w:rPr>
          <w:fldChar w:fldCharType="end"/>
        </w:r>
      </w:hyperlink>
    </w:p>
    <w:p w14:paraId="4A8D822C" w14:textId="59DDAA93"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5" w:history="1">
        <w:r w:rsidRPr="000119AE">
          <w:rPr>
            <w:rStyle w:val="Hyperlink"/>
            <w:noProof/>
            <w14:scene3d>
              <w14:camera w14:prst="orthographicFront"/>
              <w14:lightRig w14:rig="threePt" w14:dir="t">
                <w14:rot w14:lat="0" w14:lon="0" w14:rev="0"/>
              </w14:lightRig>
            </w14:scene3d>
          </w:rPr>
          <w:t>3.9</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cONTROLE DE FATORES CONTEXTUAIS E VALIDAÇÃO</w:t>
        </w:r>
        <w:r w:rsidRPr="000119AE">
          <w:rPr>
            <w:noProof/>
            <w:webHidden/>
          </w:rPr>
          <w:tab/>
        </w:r>
        <w:r w:rsidRPr="000119AE">
          <w:rPr>
            <w:noProof/>
            <w:webHidden/>
          </w:rPr>
          <w:fldChar w:fldCharType="begin"/>
        </w:r>
        <w:r w:rsidRPr="000119AE">
          <w:rPr>
            <w:noProof/>
            <w:webHidden/>
          </w:rPr>
          <w:instrText xml:space="preserve"> PAGEREF _Toc211342505 \h </w:instrText>
        </w:r>
        <w:r w:rsidRPr="000119AE">
          <w:rPr>
            <w:noProof/>
            <w:webHidden/>
          </w:rPr>
        </w:r>
        <w:r w:rsidRPr="000119AE">
          <w:rPr>
            <w:noProof/>
            <w:webHidden/>
          </w:rPr>
          <w:fldChar w:fldCharType="separate"/>
        </w:r>
        <w:r w:rsidR="00D51233">
          <w:rPr>
            <w:noProof/>
            <w:webHidden/>
          </w:rPr>
          <w:t>47</w:t>
        </w:r>
        <w:r w:rsidRPr="000119AE">
          <w:rPr>
            <w:noProof/>
            <w:webHidden/>
          </w:rPr>
          <w:fldChar w:fldCharType="end"/>
        </w:r>
      </w:hyperlink>
    </w:p>
    <w:p w14:paraId="31C7BAF6" w14:textId="30EDA51A"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6" w:history="1">
        <w:r w:rsidRPr="000119AE">
          <w:rPr>
            <w:rStyle w:val="Hyperlink"/>
            <w:noProof/>
            <w14:scene3d>
              <w14:camera w14:prst="orthographicFront"/>
              <w14:lightRig w14:rig="threePt" w14:dir="t">
                <w14:rot w14:lat="0" w14:lon="0" w14:rev="0"/>
              </w14:lightRig>
            </w14:scene3d>
          </w:rPr>
          <w:t>3.10</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iNTEGRAÇÃO METODOLÓGICA E PRODUTOS ESPERADOS</w:t>
        </w:r>
        <w:r w:rsidRPr="000119AE">
          <w:rPr>
            <w:noProof/>
            <w:webHidden/>
          </w:rPr>
          <w:tab/>
        </w:r>
        <w:r w:rsidRPr="000119AE">
          <w:rPr>
            <w:noProof/>
            <w:webHidden/>
          </w:rPr>
          <w:fldChar w:fldCharType="begin"/>
        </w:r>
        <w:r w:rsidRPr="000119AE">
          <w:rPr>
            <w:noProof/>
            <w:webHidden/>
          </w:rPr>
          <w:instrText xml:space="preserve"> PAGEREF _Toc211342506 \h </w:instrText>
        </w:r>
        <w:r w:rsidRPr="000119AE">
          <w:rPr>
            <w:noProof/>
            <w:webHidden/>
          </w:rPr>
        </w:r>
        <w:r w:rsidRPr="000119AE">
          <w:rPr>
            <w:noProof/>
            <w:webHidden/>
          </w:rPr>
          <w:fldChar w:fldCharType="separate"/>
        </w:r>
        <w:r w:rsidR="00D51233">
          <w:rPr>
            <w:noProof/>
            <w:webHidden/>
          </w:rPr>
          <w:t>47</w:t>
        </w:r>
        <w:r w:rsidRPr="000119AE">
          <w:rPr>
            <w:noProof/>
            <w:webHidden/>
          </w:rPr>
          <w:fldChar w:fldCharType="end"/>
        </w:r>
      </w:hyperlink>
    </w:p>
    <w:p w14:paraId="565C3533" w14:textId="60CA01E9"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7" w:history="1">
        <w:r w:rsidRPr="000119AE">
          <w:rPr>
            <w:rStyle w:val="Hyperlink"/>
            <w:noProof/>
            <w14:scene3d>
              <w14:camera w14:prst="orthographicFront"/>
              <w14:lightRig w14:rig="threePt" w14:dir="t">
                <w14:rot w14:lat="0" w14:lon="0" w14:rev="0"/>
              </w14:lightRig>
            </w14:scene3d>
          </w:rPr>
          <w:t>4</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cronograma</w:t>
        </w:r>
        <w:r w:rsidRPr="000119AE">
          <w:rPr>
            <w:noProof/>
            <w:webHidden/>
          </w:rPr>
          <w:tab/>
        </w:r>
        <w:r w:rsidRPr="000119AE">
          <w:rPr>
            <w:noProof/>
            <w:webHidden/>
          </w:rPr>
          <w:fldChar w:fldCharType="begin"/>
        </w:r>
        <w:r w:rsidRPr="000119AE">
          <w:rPr>
            <w:noProof/>
            <w:webHidden/>
          </w:rPr>
          <w:instrText xml:space="preserve"> PAGEREF _Toc211342507 \h </w:instrText>
        </w:r>
        <w:r w:rsidRPr="000119AE">
          <w:rPr>
            <w:noProof/>
            <w:webHidden/>
          </w:rPr>
        </w:r>
        <w:r w:rsidRPr="000119AE">
          <w:rPr>
            <w:noProof/>
            <w:webHidden/>
          </w:rPr>
          <w:fldChar w:fldCharType="separate"/>
        </w:r>
        <w:r w:rsidR="00D51233">
          <w:rPr>
            <w:noProof/>
            <w:webHidden/>
          </w:rPr>
          <w:t>49</w:t>
        </w:r>
        <w:r w:rsidRPr="000119AE">
          <w:rPr>
            <w:noProof/>
            <w:webHidden/>
          </w:rPr>
          <w:fldChar w:fldCharType="end"/>
        </w:r>
      </w:hyperlink>
    </w:p>
    <w:p w14:paraId="2A71CA75" w14:textId="76841A34"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8" w:history="1">
        <w:r w:rsidRPr="000119AE">
          <w:rPr>
            <w:rStyle w:val="Hyperlink"/>
            <w:noProof/>
            <w14:scene3d>
              <w14:camera w14:prst="orthographicFront"/>
              <w14:lightRig w14:rig="threePt" w14:dir="t">
                <w14:rot w14:lat="0" w14:lon="0" w14:rev="0"/>
              </w14:lightRig>
            </w14:scene3d>
          </w:rPr>
          <w:t>5</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SUMÁRIO PROVISÓRIO</w:t>
        </w:r>
        <w:r w:rsidRPr="000119AE">
          <w:rPr>
            <w:noProof/>
            <w:webHidden/>
          </w:rPr>
          <w:tab/>
        </w:r>
        <w:r w:rsidRPr="000119AE">
          <w:rPr>
            <w:noProof/>
            <w:webHidden/>
          </w:rPr>
          <w:fldChar w:fldCharType="begin"/>
        </w:r>
        <w:r w:rsidRPr="000119AE">
          <w:rPr>
            <w:noProof/>
            <w:webHidden/>
          </w:rPr>
          <w:instrText xml:space="preserve"> PAGEREF _Toc211342508 \h </w:instrText>
        </w:r>
        <w:r w:rsidRPr="000119AE">
          <w:rPr>
            <w:noProof/>
            <w:webHidden/>
          </w:rPr>
        </w:r>
        <w:r w:rsidRPr="000119AE">
          <w:rPr>
            <w:noProof/>
            <w:webHidden/>
          </w:rPr>
          <w:fldChar w:fldCharType="separate"/>
        </w:r>
        <w:r w:rsidR="00D51233">
          <w:rPr>
            <w:noProof/>
            <w:webHidden/>
          </w:rPr>
          <w:t>50</w:t>
        </w:r>
        <w:r w:rsidRPr="000119AE">
          <w:rPr>
            <w:noProof/>
            <w:webHidden/>
          </w:rPr>
          <w:fldChar w:fldCharType="end"/>
        </w:r>
      </w:hyperlink>
    </w:p>
    <w:p w14:paraId="6A70B7AE" w14:textId="7FD35442"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9" w:history="1">
        <w:r w:rsidRPr="000119AE">
          <w:rPr>
            <w:rStyle w:val="Hyperlink"/>
            <w:noProof/>
            <w14:scene3d>
              <w14:camera w14:prst="orthographicFront"/>
              <w14:lightRig w14:rig="threePt" w14:dir="t">
                <w14:rot w14:lat="0" w14:lon="0" w14:rev="0"/>
              </w14:lightRig>
            </w14:scene3d>
          </w:rPr>
          <w:t>6</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Resultados Preliminares</w:t>
        </w:r>
        <w:r w:rsidRPr="000119AE">
          <w:rPr>
            <w:noProof/>
            <w:webHidden/>
          </w:rPr>
          <w:tab/>
        </w:r>
        <w:r w:rsidRPr="000119AE">
          <w:rPr>
            <w:noProof/>
            <w:webHidden/>
          </w:rPr>
          <w:fldChar w:fldCharType="begin"/>
        </w:r>
        <w:r w:rsidRPr="000119AE">
          <w:rPr>
            <w:noProof/>
            <w:webHidden/>
          </w:rPr>
          <w:instrText xml:space="preserve"> PAGEREF _Toc211342509 \h </w:instrText>
        </w:r>
        <w:r w:rsidRPr="000119AE">
          <w:rPr>
            <w:noProof/>
            <w:webHidden/>
          </w:rPr>
        </w:r>
        <w:r w:rsidRPr="000119AE">
          <w:rPr>
            <w:noProof/>
            <w:webHidden/>
          </w:rPr>
          <w:fldChar w:fldCharType="separate"/>
        </w:r>
        <w:r w:rsidR="00D51233">
          <w:rPr>
            <w:noProof/>
            <w:webHidden/>
          </w:rPr>
          <w:t>51</w:t>
        </w:r>
        <w:r w:rsidRPr="000119AE">
          <w:rPr>
            <w:noProof/>
            <w:webHidden/>
          </w:rPr>
          <w:fldChar w:fldCharType="end"/>
        </w:r>
      </w:hyperlink>
    </w:p>
    <w:p w14:paraId="01436B80" w14:textId="6378BDB3"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10" w:history="1">
        <w:r w:rsidRPr="000119AE">
          <w:rPr>
            <w:rStyle w:val="Hyperlink"/>
            <w:noProof/>
            <w14:scene3d>
              <w14:camera w14:prst="orthographicFront"/>
              <w14:lightRig w14:rig="threePt" w14:dir="t">
                <w14:rot w14:lat="0" w14:lon="0" w14:rev="0"/>
              </w14:lightRig>
            </w14:scene3d>
          </w:rPr>
          <w:t>6.1</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Tabelas de resultados preliminares</w:t>
        </w:r>
        <w:r w:rsidRPr="000119AE">
          <w:rPr>
            <w:noProof/>
            <w:webHidden/>
          </w:rPr>
          <w:tab/>
        </w:r>
        <w:r w:rsidRPr="000119AE">
          <w:rPr>
            <w:noProof/>
            <w:webHidden/>
          </w:rPr>
          <w:fldChar w:fldCharType="begin"/>
        </w:r>
        <w:r w:rsidRPr="000119AE">
          <w:rPr>
            <w:noProof/>
            <w:webHidden/>
          </w:rPr>
          <w:instrText xml:space="preserve"> PAGEREF _Toc211342510 \h </w:instrText>
        </w:r>
        <w:r w:rsidRPr="000119AE">
          <w:rPr>
            <w:noProof/>
            <w:webHidden/>
          </w:rPr>
        </w:r>
        <w:r w:rsidRPr="000119AE">
          <w:rPr>
            <w:noProof/>
            <w:webHidden/>
          </w:rPr>
          <w:fldChar w:fldCharType="separate"/>
        </w:r>
        <w:r w:rsidR="00D51233">
          <w:rPr>
            <w:noProof/>
            <w:webHidden/>
          </w:rPr>
          <w:t>52</w:t>
        </w:r>
        <w:r w:rsidRPr="000119AE">
          <w:rPr>
            <w:noProof/>
            <w:webHidden/>
          </w:rPr>
          <w:fldChar w:fldCharType="end"/>
        </w:r>
      </w:hyperlink>
    </w:p>
    <w:p w14:paraId="127FC673" w14:textId="1DD6876A" w:rsidR="00695E6D" w:rsidRPr="000119AE" w:rsidRDefault="00695E6D">
      <w:pPr>
        <w:pStyle w:val="Sumrio7"/>
        <w:tabs>
          <w:tab w:val="right" w:leader="dot" w:pos="9061"/>
        </w:tabs>
        <w:rPr>
          <w:rFonts w:asciiTheme="minorHAnsi" w:eastAsiaTheme="minorEastAsia" w:hAnsiTheme="minorHAnsi"/>
          <w:b w:val="0"/>
          <w:caps w:val="0"/>
          <w:noProof/>
          <w:kern w:val="2"/>
          <w:szCs w:val="24"/>
          <w:lang w:eastAsia="pt-BR"/>
          <w14:ligatures w14:val="standardContextual"/>
        </w:rPr>
      </w:pPr>
      <w:hyperlink w:anchor="_Toc211342511" w:history="1">
        <w:r w:rsidRPr="000119AE">
          <w:rPr>
            <w:rStyle w:val="Hyperlink"/>
            <w:rFonts w:cs="Arial"/>
            <w:noProof/>
          </w:rPr>
          <w:t>REFERÊNCIAS</w:t>
        </w:r>
        <w:r w:rsidRPr="000119AE">
          <w:rPr>
            <w:noProof/>
            <w:webHidden/>
          </w:rPr>
          <w:tab/>
        </w:r>
        <w:r w:rsidRPr="000119AE">
          <w:rPr>
            <w:noProof/>
            <w:webHidden/>
          </w:rPr>
          <w:fldChar w:fldCharType="begin"/>
        </w:r>
        <w:r w:rsidRPr="000119AE">
          <w:rPr>
            <w:noProof/>
            <w:webHidden/>
          </w:rPr>
          <w:instrText xml:space="preserve"> PAGEREF _Toc211342511 \h </w:instrText>
        </w:r>
        <w:r w:rsidRPr="000119AE">
          <w:rPr>
            <w:noProof/>
            <w:webHidden/>
          </w:rPr>
        </w:r>
        <w:r w:rsidRPr="000119AE">
          <w:rPr>
            <w:noProof/>
            <w:webHidden/>
          </w:rPr>
          <w:fldChar w:fldCharType="separate"/>
        </w:r>
        <w:r w:rsidR="00D51233">
          <w:rPr>
            <w:noProof/>
            <w:webHidden/>
          </w:rPr>
          <w:t>57</w:t>
        </w:r>
        <w:r w:rsidRPr="000119AE">
          <w:rPr>
            <w:noProof/>
            <w:webHidden/>
          </w:rPr>
          <w:fldChar w:fldCharType="end"/>
        </w:r>
      </w:hyperlink>
    </w:p>
    <w:p w14:paraId="34055A48" w14:textId="4AECDF0D" w:rsidR="00362BEC" w:rsidRPr="000119AE" w:rsidRDefault="00D47B14" w:rsidP="00362BEC">
      <w:pPr>
        <w:rPr>
          <w:rFonts w:cs="Arial"/>
          <w:szCs w:val="24"/>
        </w:rPr>
      </w:pPr>
      <w:r w:rsidRPr="000119AE">
        <w:rPr>
          <w:rFonts w:cs="Arial"/>
          <w:szCs w:val="24"/>
        </w:rPr>
        <w:fldChar w:fldCharType="end"/>
      </w:r>
    </w:p>
    <w:p w14:paraId="4C654FDA" w14:textId="77777777" w:rsidR="00973344" w:rsidRPr="000119AE" w:rsidRDefault="00973344" w:rsidP="00362BEC">
      <w:pPr>
        <w:rPr>
          <w:rFonts w:cs="Arial"/>
          <w:szCs w:val="24"/>
        </w:rPr>
      </w:pPr>
    </w:p>
    <w:p w14:paraId="65B533E9" w14:textId="77777777" w:rsidR="00973344" w:rsidRPr="000119AE" w:rsidRDefault="00973344" w:rsidP="00362BEC">
      <w:pPr>
        <w:rPr>
          <w:rFonts w:cs="Arial"/>
          <w:szCs w:val="24"/>
        </w:rPr>
        <w:sectPr w:rsidR="00973344" w:rsidRPr="000119AE" w:rsidSect="00B43EC0">
          <w:pgSz w:w="11906" w:h="16838" w:code="9"/>
          <w:pgMar w:top="1701" w:right="1134" w:bottom="1134" w:left="1701" w:header="709" w:footer="709" w:gutter="0"/>
          <w:cols w:space="708"/>
          <w:docGrid w:linePitch="360"/>
        </w:sectPr>
      </w:pPr>
    </w:p>
    <w:p w14:paraId="73956A0D" w14:textId="77777777" w:rsidR="00362BEC" w:rsidRPr="000119AE" w:rsidRDefault="00362BEC" w:rsidP="00A312F1">
      <w:pPr>
        <w:pStyle w:val="Ttulo1"/>
      </w:pPr>
      <w:bookmarkStart w:id="1" w:name="_Toc211342484"/>
      <w:r w:rsidRPr="000119AE">
        <w:lastRenderedPageBreak/>
        <w:t>INTRODUÇÃO</w:t>
      </w:r>
      <w:bookmarkEnd w:id="1"/>
    </w:p>
    <w:p w14:paraId="43824EBC" w14:textId="5E57E285" w:rsidR="005A05F2" w:rsidRPr="000A338D" w:rsidRDefault="005A05F2" w:rsidP="00147197">
      <w:pPr>
        <w:ind w:firstLine="0"/>
        <w:contextualSpacing/>
        <w:jc w:val="left"/>
        <w:rPr>
          <w:rFonts w:cs="Arial"/>
          <w:sz w:val="20"/>
          <w:szCs w:val="20"/>
        </w:rPr>
      </w:pPr>
    </w:p>
    <w:p w14:paraId="275D34F0" w14:textId="0AF6B7CC" w:rsidR="00A23F2E" w:rsidRPr="000A338D" w:rsidRDefault="00A23F2E" w:rsidP="007B29AF">
      <w:r w:rsidRPr="000A338D">
        <w:t>Esta investigação está vinculada à Universidade Regional do Noroeste do Estado do Rio Grande do Sul (</w:t>
      </w:r>
      <w:proofErr w:type="spellStart"/>
      <w:r w:rsidRPr="000A338D">
        <w:t>Unijuí</w:t>
      </w:r>
      <w:proofErr w:type="spellEnd"/>
      <w:r w:rsidRPr="000A338D">
        <w:t>), ao Programa de Pós-Graduação Stricto Sensu em Desenvolvimento Regional (</w:t>
      </w:r>
      <w:proofErr w:type="spellStart"/>
      <w:r w:rsidRPr="000A338D">
        <w:t>PPGDR</w:t>
      </w:r>
      <w:proofErr w:type="spellEnd"/>
      <w:r w:rsidRPr="000A338D">
        <w:t xml:space="preserve">), à Linha de Pesquisa “Políticas Públicas, Planejamento Urbano e Gestão do Território” e ao Projeto de Pesquisa Institucional “Leitura, planejamento e gestão urbana: inter-relações entre a qualidade de vida das pessoas e as cidades do futuro”, sob coordenação do professor arquiteto e urbanista </w:t>
      </w:r>
      <w:proofErr w:type="spellStart"/>
      <w:r w:rsidRPr="000A338D">
        <w:t>Tarcisio</w:t>
      </w:r>
      <w:proofErr w:type="spellEnd"/>
      <w:r w:rsidRPr="000A338D">
        <w:t xml:space="preserve"> </w:t>
      </w:r>
      <w:proofErr w:type="spellStart"/>
      <w:r w:rsidRPr="000A338D">
        <w:t>Dorn</w:t>
      </w:r>
      <w:proofErr w:type="spellEnd"/>
      <w:r w:rsidRPr="000A338D">
        <w:t xml:space="preserve"> de Oliveira.</w:t>
      </w:r>
    </w:p>
    <w:p w14:paraId="58FAEBE5" w14:textId="20138AD9" w:rsidR="000119AE" w:rsidRDefault="000119AE" w:rsidP="000119AE">
      <w:r w:rsidRPr="000119AE">
        <w:t>A presente</w:t>
      </w:r>
      <w:r>
        <w:t xml:space="preserve"> investigação tem como tese – </w:t>
      </w:r>
      <w:r w:rsidRPr="000119AE">
        <w:t>“</w:t>
      </w:r>
      <w:r w:rsidRPr="000119AE">
        <w:rPr>
          <w:bCs/>
        </w:rPr>
        <w:t>as melhorias na infraestrutura de saneamento ambiental contribuem para a redução da incidência de doenças relacionadas ao saneamento ambiental inadequado nos municípios paranaenses</w:t>
      </w:r>
      <w:r w:rsidRPr="000119AE">
        <w:t xml:space="preserve">, sendo essa relação causal </w:t>
      </w:r>
      <w:r w:rsidRPr="000119AE">
        <w:rPr>
          <w:bCs/>
        </w:rPr>
        <w:t xml:space="preserve">influenciada por fatores </w:t>
      </w:r>
      <w:commentRangeStart w:id="2"/>
      <w:r w:rsidRPr="000119AE">
        <w:rPr>
          <w:bCs/>
        </w:rPr>
        <w:t>socioeconômicos</w:t>
      </w:r>
      <w:commentRangeEnd w:id="2"/>
      <w:r w:rsidR="00792344">
        <w:rPr>
          <w:rStyle w:val="Refdecomentrio"/>
        </w:rPr>
        <w:commentReference w:id="2"/>
      </w:r>
      <w:r w:rsidRPr="000119AE">
        <w:rPr>
          <w:bCs/>
        </w:rPr>
        <w:t>, climáticos e geográficos locais”</w:t>
      </w:r>
      <w:r w:rsidRPr="000119AE">
        <w:t>.</w:t>
      </w:r>
    </w:p>
    <w:p w14:paraId="199D7D56" w14:textId="6A97B4AB" w:rsidR="007B29AF" w:rsidRPr="000A338D" w:rsidRDefault="007B29AF" w:rsidP="007B29AF">
      <w:r w:rsidRPr="000A338D">
        <w:t xml:space="preserve">O Saneamento Ambiental (SA) é um pilar fundamental para o desenvolvimento regional, tanto pela sua natureza própria, quanto pelos </w:t>
      </w:r>
      <w:commentRangeStart w:id="3"/>
      <w:r w:rsidRPr="000A338D">
        <w:t xml:space="preserve">encadeamentos </w:t>
      </w:r>
      <w:commentRangeEnd w:id="3"/>
      <w:r w:rsidR="00EA707C">
        <w:rPr>
          <w:rStyle w:val="Refdecomentrio"/>
        </w:rPr>
        <w:commentReference w:id="3"/>
      </w:r>
      <w:r w:rsidRPr="000A338D">
        <w:t>socioeconômicos que pode gerar para frente e para trás a depender do contexto de cada local (</w:t>
      </w:r>
      <w:r w:rsidR="00E60D06" w:rsidRPr="000A338D">
        <w:t xml:space="preserve">Ipea, </w:t>
      </w:r>
      <w:r w:rsidRPr="000A338D">
        <w:t xml:space="preserve">2024; </w:t>
      </w:r>
      <w:r w:rsidR="00E60D06" w:rsidRPr="000A338D">
        <w:t xml:space="preserve">Pires, </w:t>
      </w:r>
      <w:r w:rsidRPr="000A338D">
        <w:t xml:space="preserve">2022). Entender </w:t>
      </w:r>
      <w:r w:rsidR="00661914" w:rsidRPr="000A338D">
        <w:t xml:space="preserve">as relações de causa e efeito </w:t>
      </w:r>
      <w:r w:rsidRPr="000A338D">
        <w:t xml:space="preserve">subjacentes </w:t>
      </w:r>
      <w:r w:rsidR="00661914" w:rsidRPr="000A338D">
        <w:t xml:space="preserve">entre o saneamento e outros aspectos da realidade socioeconômica </w:t>
      </w:r>
      <w:r w:rsidRPr="000A338D">
        <w:t xml:space="preserve">pode ser de grande </w:t>
      </w:r>
      <w:r w:rsidR="006444F0" w:rsidRPr="000A338D">
        <w:t>importância</w:t>
      </w:r>
      <w:r w:rsidRPr="000A338D">
        <w:t xml:space="preserve"> para o planejamento e desenvolvimento urbano e regional.</w:t>
      </w:r>
    </w:p>
    <w:p w14:paraId="66ABD84B" w14:textId="77777777" w:rsidR="006444F0" w:rsidRPr="000A338D" w:rsidRDefault="006444F0" w:rsidP="007B29AF">
      <w:pPr>
        <w:contextualSpacing/>
      </w:pPr>
    </w:p>
    <w:p w14:paraId="59FD7EED" w14:textId="74AC36C5" w:rsidR="007B29AF" w:rsidRPr="000A338D" w:rsidRDefault="007B29AF" w:rsidP="00E60D06">
      <w:pPr>
        <w:spacing w:line="240" w:lineRule="auto"/>
        <w:ind w:left="2268" w:firstLine="0"/>
        <w:contextualSpacing/>
        <w:rPr>
          <w:sz w:val="20"/>
          <w:szCs w:val="20"/>
        </w:rPr>
      </w:pPr>
      <w:r w:rsidRPr="000A338D">
        <w:rPr>
          <w:sz w:val="20"/>
          <w:szCs w:val="20"/>
        </w:rPr>
        <w:t>Além de seu valor instrumental, o saneamento é um direito humano fundamental, reconhecido pela Organização das Nações Unidas (ONU) por meio da Resolução A/RES</w:t>
      </w:r>
      <w:r w:rsidR="00E60D06" w:rsidRPr="000A338D">
        <w:rPr>
          <w:sz w:val="20"/>
          <w:szCs w:val="20"/>
        </w:rPr>
        <w:t>/64/292, de 28 de julho de 2010</w:t>
      </w:r>
      <w:r w:rsidRPr="000A338D">
        <w:rPr>
          <w:sz w:val="20"/>
          <w:szCs w:val="20"/>
        </w:rPr>
        <w:t xml:space="preserve"> (</w:t>
      </w:r>
      <w:r w:rsidR="00E60D06" w:rsidRPr="000A338D">
        <w:rPr>
          <w:sz w:val="20"/>
          <w:szCs w:val="20"/>
        </w:rPr>
        <w:t xml:space="preserve">Pires, </w:t>
      </w:r>
      <w:r w:rsidRPr="000A338D">
        <w:rPr>
          <w:sz w:val="20"/>
          <w:szCs w:val="20"/>
        </w:rPr>
        <w:t>2022, p. 9).</w:t>
      </w:r>
    </w:p>
    <w:p w14:paraId="07DF0D8F" w14:textId="77777777" w:rsidR="00E60D06" w:rsidRPr="000A338D" w:rsidRDefault="00E60D06" w:rsidP="006444F0">
      <w:pPr>
        <w:ind w:left="2268" w:firstLine="0"/>
        <w:contextualSpacing/>
        <w:rPr>
          <w:sz w:val="20"/>
          <w:szCs w:val="20"/>
        </w:rPr>
      </w:pPr>
    </w:p>
    <w:p w14:paraId="7A0BBAF1" w14:textId="45BC9BB3" w:rsidR="007B29AF" w:rsidRPr="000A338D" w:rsidRDefault="007B29AF" w:rsidP="007B29AF">
      <w:r w:rsidRPr="000A338D">
        <w:t>Um</w:t>
      </w:r>
      <w:r w:rsidR="00661914" w:rsidRPr="000A338D">
        <w:t>a da</w:t>
      </w:r>
      <w:r w:rsidRPr="000A338D">
        <w:t xml:space="preserve">s mais </w:t>
      </w:r>
      <w:r w:rsidR="00661914" w:rsidRPr="000A338D">
        <w:t xml:space="preserve">estudadas relações entre o saneamento e aspectos </w:t>
      </w:r>
      <w:r w:rsidR="00EE07DE" w:rsidRPr="000A338D">
        <w:t xml:space="preserve">socioeconômicos </w:t>
      </w:r>
      <w:r w:rsidRPr="000A338D">
        <w:t xml:space="preserve">é </w:t>
      </w:r>
      <w:r w:rsidR="00661914" w:rsidRPr="000A338D">
        <w:t xml:space="preserve">a que se verifica </w:t>
      </w:r>
      <w:r w:rsidRPr="000A338D">
        <w:t>entre o acesso a serviços de abastecimento e coleta de água e esgoto e a incidência de determinadas doenças</w:t>
      </w:r>
      <w:r w:rsidR="006444F0" w:rsidRPr="000A338D">
        <w:t xml:space="preserve"> (</w:t>
      </w:r>
      <w:r w:rsidR="00AE2850" w:rsidRPr="000A338D">
        <w:t>C</w:t>
      </w:r>
      <w:r w:rsidR="000E08AD" w:rsidRPr="000A338D">
        <w:t>osta</w:t>
      </w:r>
      <w:r w:rsidR="00AE2850" w:rsidRPr="000A338D">
        <w:t>, 2023</w:t>
      </w:r>
      <w:r w:rsidR="006444F0" w:rsidRPr="000A338D">
        <w:t>)</w:t>
      </w:r>
      <w:r w:rsidRPr="000A338D">
        <w:t>. Este grupo de doenças é denominado Doenças Relacionadas ao Saneamento Ambiental Inadequado (</w:t>
      </w:r>
      <w:proofErr w:type="spellStart"/>
      <w:r w:rsidRPr="000A338D">
        <w:t>DRSAI</w:t>
      </w:r>
      <w:proofErr w:type="spellEnd"/>
      <w:r w:rsidRPr="000A338D">
        <w:t xml:space="preserve">). Entre as doenças frequentemente associadas com a qualidade do SA </w:t>
      </w:r>
      <w:ins w:id="4" w:author="Lucir Reinaldo Alves" w:date="2025-11-21T09:00:00Z" w16du:dateUtc="2025-11-21T12:00:00Z">
        <w:r w:rsidR="005A1FF9">
          <w:t xml:space="preserve">inadequado </w:t>
        </w:r>
      </w:ins>
      <w:r w:rsidRPr="000A338D">
        <w:t xml:space="preserve">estão cólera, diarreia, gastroenterite, amebíase, entre outras </w:t>
      </w:r>
      <w:r w:rsidR="006444F0" w:rsidRPr="000A338D">
        <w:t>(</w:t>
      </w:r>
      <w:r w:rsidR="00E60D06" w:rsidRPr="000A338D">
        <w:t xml:space="preserve">Brasil, </w:t>
      </w:r>
      <w:r w:rsidR="006444F0" w:rsidRPr="000A338D">
        <w:t>2010)</w:t>
      </w:r>
      <w:r w:rsidRPr="000A338D">
        <w:t>.</w:t>
      </w:r>
    </w:p>
    <w:p w14:paraId="074C5712" w14:textId="4153AB5E" w:rsidR="007B29AF" w:rsidRPr="000A338D" w:rsidRDefault="007B29AF" w:rsidP="007B29AF">
      <w:r w:rsidRPr="000A338D">
        <w:t>Embora seja um</w:t>
      </w:r>
      <w:r w:rsidR="00661914" w:rsidRPr="000A338D">
        <w:t>a</w:t>
      </w:r>
      <w:r w:rsidRPr="000A338D">
        <w:t xml:space="preserve"> d</w:t>
      </w:r>
      <w:r w:rsidR="00661914" w:rsidRPr="000A338D">
        <w:t>a</w:t>
      </w:r>
      <w:r w:rsidRPr="000A338D">
        <w:t>s mais reconhecid</w:t>
      </w:r>
      <w:r w:rsidR="00661914" w:rsidRPr="000A338D">
        <w:t>a</w:t>
      </w:r>
      <w:r w:rsidRPr="000A338D">
        <w:t>s,</w:t>
      </w:r>
      <w:r w:rsidR="00661914" w:rsidRPr="000A338D">
        <w:t xml:space="preserve"> a relação entre</w:t>
      </w:r>
      <w:r w:rsidRPr="000A338D">
        <w:t xml:space="preserve"> SA </w:t>
      </w:r>
      <w:r w:rsidR="00661914" w:rsidRPr="000A338D">
        <w:t xml:space="preserve">e </w:t>
      </w:r>
      <w:r w:rsidRPr="000A338D">
        <w:t xml:space="preserve">aspectos de saúde não é </w:t>
      </w:r>
      <w:r w:rsidR="00661914" w:rsidRPr="000A338D">
        <w:t>a</w:t>
      </w:r>
      <w:r w:rsidRPr="000A338D">
        <w:t xml:space="preserve"> únic</w:t>
      </w:r>
      <w:r w:rsidR="00661914" w:rsidRPr="000A338D">
        <w:t>a</w:t>
      </w:r>
      <w:r w:rsidRPr="000A338D">
        <w:t xml:space="preserve">. Estudos </w:t>
      </w:r>
      <w:commentRangeStart w:id="5"/>
      <w:r w:rsidRPr="000A338D">
        <w:t xml:space="preserve">relacionam </w:t>
      </w:r>
      <w:commentRangeEnd w:id="5"/>
      <w:r w:rsidR="00DA1037">
        <w:rPr>
          <w:rStyle w:val="Refdecomentrio"/>
        </w:rPr>
        <w:commentReference w:id="5"/>
      </w:r>
      <w:r w:rsidRPr="000A338D">
        <w:t xml:space="preserve">a melhoria de SA a melhorias na frequência </w:t>
      </w:r>
      <w:r w:rsidRPr="000A338D">
        <w:lastRenderedPageBreak/>
        <w:t>escolar, redução da presença de animais como ratos e baratas e até no desenvolvimento cognitivo da população atendida por essas melhorias (</w:t>
      </w:r>
      <w:proofErr w:type="spellStart"/>
      <w:r w:rsidR="00E60D06" w:rsidRPr="000A338D">
        <w:t>Scriptore</w:t>
      </w:r>
      <w:proofErr w:type="spellEnd"/>
      <w:r w:rsidR="00E60D06" w:rsidRPr="000A338D">
        <w:t xml:space="preserve">, 2016; Pearson; </w:t>
      </w:r>
      <w:proofErr w:type="spellStart"/>
      <w:r w:rsidR="00E60D06" w:rsidRPr="000A338D">
        <w:t>Mcphedran</w:t>
      </w:r>
      <w:proofErr w:type="spellEnd"/>
      <w:r w:rsidR="00E60D06" w:rsidRPr="000A338D">
        <w:t xml:space="preserve">, 2008; </w:t>
      </w:r>
      <w:proofErr w:type="spellStart"/>
      <w:r w:rsidR="00E60D06" w:rsidRPr="000A338D">
        <w:t>Orgill</w:t>
      </w:r>
      <w:proofErr w:type="spellEnd"/>
      <w:r w:rsidR="00E60D06" w:rsidRPr="000A338D">
        <w:t xml:space="preserve">-Meyer; </w:t>
      </w:r>
      <w:proofErr w:type="spellStart"/>
      <w:r w:rsidR="00E60D06" w:rsidRPr="000A338D">
        <w:t>Pattanayak</w:t>
      </w:r>
      <w:proofErr w:type="spellEnd"/>
      <w:r w:rsidR="00E60D06" w:rsidRPr="000A338D">
        <w:t xml:space="preserve">, </w:t>
      </w:r>
      <w:r w:rsidRPr="000A338D">
        <w:t>2019).</w:t>
      </w:r>
    </w:p>
    <w:p w14:paraId="3AD4D287" w14:textId="7FFD67AE" w:rsidR="007B29AF" w:rsidRPr="000A338D" w:rsidRDefault="007B29AF" w:rsidP="007B29AF">
      <w:pPr>
        <w:contextualSpacing/>
      </w:pPr>
      <w:r w:rsidRPr="000A338D">
        <w:t>O acesso ao SA, consequentemente aos seus benefícios, é extremamente desigual</w:t>
      </w:r>
      <w:r w:rsidR="00EE07DE" w:rsidRPr="000A338D">
        <w:t xml:space="preserve"> no Brasil</w:t>
      </w:r>
      <w:r w:rsidRPr="000A338D">
        <w:t>, de modo que “o acesso das camadas mais pobres da população é ainda muito abaixo daquele usufruído pelos mais ricos</w:t>
      </w:r>
      <w:r w:rsidR="006444F0" w:rsidRPr="000A338D">
        <w:t>”</w:t>
      </w:r>
      <w:r w:rsidRPr="000A338D">
        <w:t xml:space="preserve"> (</w:t>
      </w:r>
      <w:r w:rsidR="00E60D06" w:rsidRPr="000A338D">
        <w:t xml:space="preserve">Mendonça; Motta, </w:t>
      </w:r>
      <w:commentRangeStart w:id="6"/>
      <w:r w:rsidR="00E60D06" w:rsidRPr="000A338D">
        <w:t>2007</w:t>
      </w:r>
      <w:commentRangeEnd w:id="6"/>
      <w:r w:rsidR="006E0D91">
        <w:rPr>
          <w:rStyle w:val="Refdecomentrio"/>
        </w:rPr>
        <w:commentReference w:id="6"/>
      </w:r>
      <w:r w:rsidRPr="000A338D">
        <w:t>, p. 17). Essa desigualdade alimenta um ciclo vicioso: a vulnerabilidade socioeconômica expõe parte da população à falta de SA adequado, o que, por sua vez, aumenta os riscos à saúde, à educação e a outros fatores que reforçam a própria vulnerabilidade socioeconômica dessas famílias.</w:t>
      </w:r>
    </w:p>
    <w:p w14:paraId="5D95B28A" w14:textId="407590F6" w:rsidR="007B29AF" w:rsidRPr="000A338D" w:rsidRDefault="007B29AF" w:rsidP="006444F0">
      <w:pPr>
        <w:contextualSpacing/>
      </w:pPr>
      <w:proofErr w:type="spellStart"/>
      <w:r w:rsidRPr="000A338D">
        <w:t>Secchi</w:t>
      </w:r>
      <w:proofErr w:type="spellEnd"/>
      <w:r w:rsidRPr="000A338D">
        <w:t xml:space="preserve"> (2020) aponta para a possibilidade da existência de uma diferença entre o </w:t>
      </w:r>
      <w:r w:rsidRPr="000A338D">
        <w:rPr>
          <w:i/>
          <w:iCs/>
        </w:rPr>
        <w:t>status quo</w:t>
      </w:r>
      <w:r w:rsidRPr="000A338D">
        <w:t xml:space="preserve"> e uma situação ideal possível</w:t>
      </w:r>
      <w:r w:rsidR="006444F0" w:rsidRPr="000A338D">
        <w:t xml:space="preserve"> na realidade coletiva</w:t>
      </w:r>
      <w:r w:rsidRPr="000A338D">
        <w:t xml:space="preserve">. No caso do tema aqui discutido, um exemplo de </w:t>
      </w:r>
      <w:r w:rsidRPr="000A338D">
        <w:rPr>
          <w:i/>
          <w:iCs/>
        </w:rPr>
        <w:t>status quo</w:t>
      </w:r>
      <w:r w:rsidRPr="000A338D">
        <w:t xml:space="preserve"> pode ser aquele onde há tanto famílias sem acesso adequado </w:t>
      </w:r>
      <w:r w:rsidR="006444F0" w:rsidRPr="000A338D">
        <w:t xml:space="preserve">a SA </w:t>
      </w:r>
      <w:r w:rsidRPr="000A338D">
        <w:t xml:space="preserve">quanto pessoas adoecendo por </w:t>
      </w:r>
      <w:proofErr w:type="spellStart"/>
      <w:r w:rsidRPr="000A338D">
        <w:t>DRSAI</w:t>
      </w:r>
      <w:proofErr w:type="spellEnd"/>
      <w:r w:rsidRPr="000A338D">
        <w:t xml:space="preserve">, enquanto um exemplo de situação ideal é uma em que o acesso ao SA seja universalizado e que a incidência de </w:t>
      </w:r>
      <w:proofErr w:type="spellStart"/>
      <w:r w:rsidRPr="000A338D">
        <w:t>DRSAI</w:t>
      </w:r>
      <w:proofErr w:type="spellEnd"/>
      <w:r w:rsidRPr="000A338D">
        <w:t xml:space="preserve"> </w:t>
      </w:r>
      <w:r w:rsidR="008907F3" w:rsidRPr="000A338D">
        <w:t>seja erradicada</w:t>
      </w:r>
      <w:r w:rsidRPr="000A338D">
        <w:t xml:space="preserve"> da</w:t>
      </w:r>
      <w:r w:rsidR="008907F3" w:rsidRPr="000A338D">
        <w:t xml:space="preserve"> vida das</w:t>
      </w:r>
      <w:r w:rsidRPr="000A338D">
        <w:t xml:space="preserve"> famílias.</w:t>
      </w:r>
    </w:p>
    <w:p w14:paraId="3F1A7B15" w14:textId="3041D3A7" w:rsidR="007B29AF" w:rsidRPr="000A338D" w:rsidRDefault="007B29AF" w:rsidP="006444F0">
      <w:pPr>
        <w:contextualSpacing/>
      </w:pPr>
      <w:r w:rsidRPr="000A338D">
        <w:t xml:space="preserve">A diferença entre </w:t>
      </w:r>
      <w:r w:rsidRPr="000A338D">
        <w:rPr>
          <w:i/>
          <w:iCs/>
        </w:rPr>
        <w:t>status quo</w:t>
      </w:r>
      <w:r w:rsidRPr="000A338D">
        <w:t xml:space="preserve"> e situação ideal pode ser usada</w:t>
      </w:r>
      <w:r w:rsidR="004868DE" w:rsidRPr="000A338D">
        <w:t xml:space="preserve"> </w:t>
      </w:r>
      <w:r w:rsidRPr="000A338D">
        <w:t>como elemento didático para expressar o sentido do termo Problema Público, que é composto por uma série de características, como a de ser um conceito intersubjetivo, representar uma situação coletiva indesejada e representar valores, necessidades e oportunidades não realizadas (</w:t>
      </w:r>
      <w:proofErr w:type="spellStart"/>
      <w:r w:rsidR="00E60D06" w:rsidRPr="000A338D">
        <w:t>Secchi</w:t>
      </w:r>
      <w:proofErr w:type="spellEnd"/>
      <w:r w:rsidR="00E60D06" w:rsidRPr="000A338D">
        <w:t xml:space="preserve">, </w:t>
      </w:r>
      <w:r w:rsidRPr="000A338D">
        <w:t xml:space="preserve">2020). Essas características servem para descrever tanto o caso da inequação do acesso ao SA, quanto a incidência de </w:t>
      </w:r>
      <w:proofErr w:type="spellStart"/>
      <w:r w:rsidRPr="000A338D">
        <w:t>DRSAI</w:t>
      </w:r>
      <w:proofErr w:type="spellEnd"/>
      <w:r w:rsidRPr="000A338D">
        <w:t>.</w:t>
      </w:r>
    </w:p>
    <w:p w14:paraId="2F534CE5" w14:textId="25FA22DC" w:rsidR="007B29AF" w:rsidRPr="000A338D" w:rsidRDefault="004868DE" w:rsidP="006444F0">
      <w:pPr>
        <w:contextualSpacing/>
      </w:pPr>
      <w:r w:rsidRPr="000A338D">
        <w:t>E</w:t>
      </w:r>
      <w:r w:rsidR="007B29AF" w:rsidRPr="000A338D">
        <w:t xml:space="preserve">stes </w:t>
      </w:r>
      <w:r w:rsidR="006444F0" w:rsidRPr="000A338D">
        <w:t>p</w:t>
      </w:r>
      <w:r w:rsidR="007B29AF" w:rsidRPr="000A338D">
        <w:t xml:space="preserve">roblemas </w:t>
      </w:r>
      <w:r w:rsidR="006444F0" w:rsidRPr="000A338D">
        <w:t>p</w:t>
      </w:r>
      <w:r w:rsidR="007B29AF" w:rsidRPr="000A338D">
        <w:t>úblicos não podem ser solucionados individualmente pelas pessoas afetadas, mas requere</w:t>
      </w:r>
      <w:del w:id="7" w:author="Lucir Reinaldo Alves" w:date="2025-11-21T09:04:00Z" w16du:dateUtc="2025-11-21T12:04:00Z">
        <w:r w:rsidR="007B29AF" w:rsidRPr="000A338D" w:rsidDel="0060548E">
          <w:delText>r</w:delText>
        </w:r>
        <w:r w:rsidR="009778AD" w:rsidRPr="000A338D" w:rsidDel="0060548E">
          <w:delText>e</w:delText>
        </w:r>
      </w:del>
      <w:r w:rsidR="009778AD" w:rsidRPr="000A338D">
        <w:t>m</w:t>
      </w:r>
      <w:r w:rsidR="007B29AF" w:rsidRPr="000A338D">
        <w:t xml:space="preserve"> ação coletiva organizada, normalmente em forma de ação do Estado. As ações sistemáticas que o Estado decide ou não colocar em prática com o objetivo de resolver estes Problemas Públicos </w:t>
      </w:r>
      <w:r w:rsidRPr="000A338D">
        <w:t>é o que podemos chamar de</w:t>
      </w:r>
      <w:r w:rsidR="007B29AF" w:rsidRPr="000A338D">
        <w:t xml:space="preserve"> </w:t>
      </w:r>
      <w:r w:rsidRPr="000A338D">
        <w:t>P</w:t>
      </w:r>
      <w:r w:rsidR="007B29AF" w:rsidRPr="000A338D">
        <w:t xml:space="preserve">olíticas </w:t>
      </w:r>
      <w:r w:rsidRPr="000A338D">
        <w:t>P</w:t>
      </w:r>
      <w:r w:rsidR="007B29AF" w:rsidRPr="000A338D">
        <w:t>úblicas (</w:t>
      </w:r>
      <w:proofErr w:type="spellStart"/>
      <w:r w:rsidR="00E60D06" w:rsidRPr="000A338D">
        <w:t>Secchi</w:t>
      </w:r>
      <w:proofErr w:type="spellEnd"/>
      <w:r w:rsidR="00E60D06" w:rsidRPr="000A338D">
        <w:t xml:space="preserve">, 2020; </w:t>
      </w:r>
      <w:proofErr w:type="spellStart"/>
      <w:r w:rsidR="00E60D06" w:rsidRPr="000A338D">
        <w:t>Dye</w:t>
      </w:r>
      <w:proofErr w:type="spellEnd"/>
      <w:r w:rsidR="00E60D06" w:rsidRPr="000A338D">
        <w:t>, 2017).</w:t>
      </w:r>
    </w:p>
    <w:p w14:paraId="36B2B95D" w14:textId="653FAC04" w:rsidR="00E60D06" w:rsidRPr="000A338D" w:rsidRDefault="00E60D06" w:rsidP="00E60D06">
      <w:pPr>
        <w:ind w:firstLine="0"/>
        <w:contextualSpacing/>
      </w:pPr>
    </w:p>
    <w:p w14:paraId="73FCFB64" w14:textId="6FB98795" w:rsidR="007B29AF" w:rsidRPr="000A338D" w:rsidRDefault="007B29AF" w:rsidP="00E60D06">
      <w:pPr>
        <w:spacing w:line="240" w:lineRule="auto"/>
        <w:ind w:left="2268" w:firstLine="0"/>
        <w:contextualSpacing/>
        <w:rPr>
          <w:sz w:val="20"/>
          <w:szCs w:val="20"/>
        </w:rPr>
      </w:pPr>
      <w:r w:rsidRPr="000A338D">
        <w:rPr>
          <w:sz w:val="20"/>
          <w:szCs w:val="20"/>
        </w:rPr>
        <w:t>O problema público está para a doença, assim como a política pública está para o tratamento. Metaforicamente, a doença (problema público) precisa ser diagnosticada, para então ser dada uma prescrição médica de tratamento (política pública), que pode ser um remédio, uma dieta, exercícios físicos, cirurgia, tratamento psicológico, entre outros (ins</w:t>
      </w:r>
      <w:r w:rsidR="00E60D06" w:rsidRPr="000A338D">
        <w:rPr>
          <w:sz w:val="20"/>
          <w:szCs w:val="20"/>
        </w:rPr>
        <w:t xml:space="preserve">trumentos de política pública) </w:t>
      </w:r>
      <w:r w:rsidRPr="000A338D">
        <w:rPr>
          <w:sz w:val="20"/>
          <w:szCs w:val="20"/>
        </w:rPr>
        <w:t>(</w:t>
      </w:r>
      <w:proofErr w:type="spellStart"/>
      <w:r w:rsidR="005F6241" w:rsidRPr="000A338D">
        <w:rPr>
          <w:sz w:val="20"/>
          <w:szCs w:val="20"/>
        </w:rPr>
        <w:t>Secchi</w:t>
      </w:r>
      <w:proofErr w:type="spellEnd"/>
      <w:r w:rsidR="005F6241" w:rsidRPr="000A338D">
        <w:rPr>
          <w:sz w:val="20"/>
          <w:szCs w:val="20"/>
        </w:rPr>
        <w:t xml:space="preserve">, </w:t>
      </w:r>
      <w:r w:rsidRPr="000A338D">
        <w:rPr>
          <w:sz w:val="20"/>
          <w:szCs w:val="20"/>
        </w:rPr>
        <w:t>2020, p. 19)</w:t>
      </w:r>
      <w:r w:rsidR="006444F0" w:rsidRPr="000A338D">
        <w:rPr>
          <w:sz w:val="20"/>
          <w:szCs w:val="20"/>
        </w:rPr>
        <w:t>.</w:t>
      </w:r>
    </w:p>
    <w:p w14:paraId="68E3D451" w14:textId="77777777" w:rsidR="00E60D06" w:rsidRPr="000A338D" w:rsidRDefault="00E60D06" w:rsidP="00E60D06">
      <w:pPr>
        <w:ind w:firstLine="0"/>
        <w:contextualSpacing/>
        <w:rPr>
          <w:sz w:val="20"/>
          <w:szCs w:val="20"/>
        </w:rPr>
      </w:pPr>
    </w:p>
    <w:p w14:paraId="3614440E" w14:textId="52EAE69E" w:rsidR="007B29AF" w:rsidRPr="000A338D" w:rsidRDefault="007B29AF" w:rsidP="006444F0">
      <w:pPr>
        <w:contextualSpacing/>
      </w:pPr>
      <w:r w:rsidRPr="000A338D">
        <w:lastRenderedPageBreak/>
        <w:t>No Brasil, não apenas o Estado reconhece os aspectos de saúde e de SA aqui citados como problemas públicos, como estabelece políticas públicas para sua superação (</w:t>
      </w:r>
      <w:r w:rsidR="00E60D06" w:rsidRPr="000A338D">
        <w:t>Mendonça; Motta, 2007</w:t>
      </w:r>
      <w:r w:rsidRPr="000A338D">
        <w:t xml:space="preserve">). Apesar deste reconhecimento e de avanços recentes nestes campos, ainda permanece no país a distância entre o </w:t>
      </w:r>
      <w:r w:rsidRPr="000A338D">
        <w:rPr>
          <w:i/>
          <w:iCs/>
        </w:rPr>
        <w:t>status quo</w:t>
      </w:r>
      <w:r w:rsidRPr="000A338D">
        <w:t xml:space="preserve"> de SA inadequado e risco de adoecimento para muitas famílias e uma situação ideal na qual isso não aconteceria (</w:t>
      </w:r>
      <w:r w:rsidR="00E60D06" w:rsidRPr="000A338D">
        <w:t xml:space="preserve">Ipea, </w:t>
      </w:r>
      <w:r w:rsidRPr="000A338D">
        <w:t>2024).</w:t>
      </w:r>
    </w:p>
    <w:p w14:paraId="4F31C912" w14:textId="14A61544" w:rsidR="007B29AF" w:rsidRPr="000A338D" w:rsidRDefault="007B29AF" w:rsidP="006444F0">
      <w:pPr>
        <w:contextualSpacing/>
      </w:pPr>
      <w:r w:rsidRPr="000A338D">
        <w:t xml:space="preserve">Isso se dá pelo fato de que, embora o reconhecimento do Estado seja importante para a resolução de um problema público, só isso não basta. Entre a ação intencional do Estado e </w:t>
      </w:r>
      <w:r w:rsidR="006444F0" w:rsidRPr="000A338D">
        <w:t>a solução do problema público</w:t>
      </w:r>
      <w:r w:rsidRPr="000A338D">
        <w:t>, há uma série de fatores que podem influenciar o cumprimento ou não dos objetivos, sendo necessário que este tenha uma série de capacidades estatais para superar eventuais desafios e cumprir suas políticas (</w:t>
      </w:r>
      <w:r w:rsidR="00E60D06" w:rsidRPr="000A338D">
        <w:t xml:space="preserve">Souza; </w:t>
      </w:r>
      <w:proofErr w:type="spellStart"/>
      <w:r w:rsidR="00E60D06" w:rsidRPr="000A338D">
        <w:t>Fontanelli</w:t>
      </w:r>
      <w:proofErr w:type="spellEnd"/>
      <w:r w:rsidR="00E60D06" w:rsidRPr="000A338D">
        <w:t xml:space="preserve">, </w:t>
      </w:r>
      <w:r w:rsidRPr="000A338D">
        <w:t>2020).</w:t>
      </w:r>
    </w:p>
    <w:p w14:paraId="2746CDEB" w14:textId="0FCBB4FC" w:rsidR="007B29AF" w:rsidRPr="000A338D" w:rsidRDefault="007B29AF" w:rsidP="007B29AF">
      <w:pPr>
        <w:contextualSpacing/>
      </w:pPr>
      <w:r w:rsidRPr="000A338D">
        <w:t>Entre estas capacidades, estão as de instituir e cobrar tributos, impor a lei e a ordem, formular e implementar políticas públicas, alcançar interesses nacionais, dirigir o desenvolvimento socioeconômico, entre outras, a depender d</w:t>
      </w:r>
      <w:r w:rsidR="006444F0" w:rsidRPr="000A338D">
        <w:t xml:space="preserve">o objeto a ser alcançado </w:t>
      </w:r>
      <w:r w:rsidRPr="000A338D">
        <w:t>e do obstáculo a ser superado (</w:t>
      </w:r>
      <w:r w:rsidR="00E60D06" w:rsidRPr="000A338D">
        <w:t xml:space="preserve">Souza; </w:t>
      </w:r>
      <w:proofErr w:type="spellStart"/>
      <w:r w:rsidR="00E60D06" w:rsidRPr="000A338D">
        <w:t>Fontanelli</w:t>
      </w:r>
      <w:proofErr w:type="spellEnd"/>
      <w:r w:rsidR="00E60D06" w:rsidRPr="000A338D">
        <w:t xml:space="preserve">, </w:t>
      </w:r>
      <w:r w:rsidRPr="000A338D">
        <w:t xml:space="preserve">2020). No caso de políticas públicas de </w:t>
      </w:r>
      <w:proofErr w:type="spellStart"/>
      <w:r w:rsidRPr="000A338D">
        <w:t>DRSAI</w:t>
      </w:r>
      <w:proofErr w:type="spellEnd"/>
      <w:r w:rsidRPr="000A338D">
        <w:t xml:space="preserve">, um obstáculo importante é </w:t>
      </w:r>
      <w:r w:rsidR="00B665DD" w:rsidRPr="000A338D">
        <w:t xml:space="preserve">o de </w:t>
      </w:r>
      <w:r w:rsidRPr="000A338D">
        <w:t>que a incidência destas doenças só pode</w:t>
      </w:r>
      <w:ins w:id="8" w:author="Lucir Reinaldo Alves" w:date="2025-11-21T09:14:00Z" w16du:dateUtc="2025-11-21T12:14:00Z">
        <w:r w:rsidR="006B7DF6">
          <w:t>r</w:t>
        </w:r>
      </w:ins>
      <w:r w:rsidRPr="000A338D">
        <w:t xml:space="preserve"> ser afetada indiretamente</w:t>
      </w:r>
      <w:r w:rsidR="009760AD" w:rsidRPr="000A338D">
        <w:t xml:space="preserve">, não pode ser </w:t>
      </w:r>
      <w:r w:rsidR="00B665DD" w:rsidRPr="000A338D">
        <w:t>reduzida</w:t>
      </w:r>
      <w:r w:rsidR="009760AD" w:rsidRPr="000A338D">
        <w:t xml:space="preserve"> diretamente com uma decisão simples e a assinatura de um papel</w:t>
      </w:r>
      <w:r w:rsidR="00B665DD" w:rsidRPr="000A338D">
        <w:t xml:space="preserve">. Ou seja, é </w:t>
      </w:r>
      <w:r w:rsidRPr="000A338D">
        <w:t>necessário entender os elementos que a causam e como isso ocorre para encontrar pontos</w:t>
      </w:r>
      <w:r w:rsidR="00B665DD" w:rsidRPr="000A338D">
        <w:t xml:space="preserve"> em que</w:t>
      </w:r>
      <w:r w:rsidRPr="000A338D">
        <w:t xml:space="preserve"> pode ser possível influir.</w:t>
      </w:r>
    </w:p>
    <w:p w14:paraId="2988D341" w14:textId="4C53640F" w:rsidR="007B29AF" w:rsidRPr="000A338D" w:rsidRDefault="007B29AF" w:rsidP="007B29AF">
      <w:pPr>
        <w:contextualSpacing/>
      </w:pPr>
      <w:r w:rsidRPr="000A338D">
        <w:t xml:space="preserve">O que dificulta esta tarefa é que, no caso de políticas públicas como estas, a própria forma como essa diversidade de elementos interage para gerar os resultados públicos é não linear e varia no tempo, </w:t>
      </w:r>
      <w:r w:rsidR="00C568A1" w:rsidRPr="000A338D">
        <w:t>o que as caracteriza</w:t>
      </w:r>
      <w:r w:rsidRPr="000A338D">
        <w:t xml:space="preserve"> como um sistema dinâmico complexo (</w:t>
      </w:r>
      <w:proofErr w:type="spellStart"/>
      <w:r w:rsidR="00E60D06" w:rsidRPr="000A338D">
        <w:t>Morçöl</w:t>
      </w:r>
      <w:proofErr w:type="spellEnd"/>
      <w:r w:rsidR="00E60D06" w:rsidRPr="000A338D">
        <w:t xml:space="preserve">, </w:t>
      </w:r>
      <w:r w:rsidRPr="000A338D">
        <w:t xml:space="preserve">2012). Além do SA, </w:t>
      </w:r>
      <w:r w:rsidR="00C568A1" w:rsidRPr="000A338D">
        <w:t>muitos</w:t>
      </w:r>
      <w:r w:rsidRPr="000A338D">
        <w:t xml:space="preserve"> outros fatores podem impactar a incidência destas doenças, como o nível educacional e de renda familiar, a higiene doméstica e pessoal, o ambiente físico, as características socioeconômicas, a urbanização, a densidade demográfica e precariedade de serviços públicos (</w:t>
      </w:r>
      <w:r w:rsidR="00E60D06" w:rsidRPr="000A338D">
        <w:t xml:space="preserve">Santos, 2006; Varela, </w:t>
      </w:r>
      <w:r w:rsidRPr="000A338D">
        <w:t>2022).</w:t>
      </w:r>
    </w:p>
    <w:p w14:paraId="1DDFD345" w14:textId="77777777" w:rsidR="006444F0" w:rsidRPr="000A338D" w:rsidRDefault="006444F0" w:rsidP="007B29AF">
      <w:pPr>
        <w:contextualSpacing/>
      </w:pPr>
    </w:p>
    <w:p w14:paraId="2C32E9C4" w14:textId="429BED78" w:rsidR="007B29AF" w:rsidRPr="000A338D" w:rsidRDefault="007B29AF" w:rsidP="00E60D06">
      <w:pPr>
        <w:spacing w:line="240" w:lineRule="auto"/>
        <w:ind w:left="2268" w:firstLine="0"/>
        <w:contextualSpacing/>
        <w:rPr>
          <w:sz w:val="20"/>
          <w:szCs w:val="20"/>
          <w:lang w:val="en-US"/>
        </w:rPr>
      </w:pPr>
      <w:r w:rsidRPr="000A338D">
        <w:rPr>
          <w:i/>
          <w:iCs/>
          <w:sz w:val="20"/>
          <w:szCs w:val="20"/>
          <w:lang w:val="en-US"/>
        </w:rPr>
        <w:t xml:space="preserve">I propose the following definition of public policy from a </w:t>
      </w:r>
      <w:proofErr w:type="gramStart"/>
      <w:r w:rsidRPr="000A338D">
        <w:rPr>
          <w:i/>
          <w:iCs/>
          <w:sz w:val="20"/>
          <w:szCs w:val="20"/>
          <w:lang w:val="en-US"/>
        </w:rPr>
        <w:t>complexity</w:t>
      </w:r>
      <w:proofErr w:type="gramEnd"/>
      <w:r w:rsidRPr="000A338D">
        <w:rPr>
          <w:i/>
          <w:iCs/>
          <w:sz w:val="20"/>
          <w:szCs w:val="20"/>
          <w:lang w:val="en-US"/>
        </w:rPr>
        <w:t xml:space="preserve"> theory perspective: Public policy is an emergent, self-organizational, and dynamic complex system. The relations among the actors of this complex system are nonlinear and its relations with its elements and with other systems are coevolutionary</w:t>
      </w:r>
      <w:r w:rsidRPr="000A338D">
        <w:rPr>
          <w:sz w:val="20"/>
          <w:szCs w:val="20"/>
          <w:lang w:val="en-US"/>
        </w:rPr>
        <w:t xml:space="preserve"> (</w:t>
      </w:r>
      <w:proofErr w:type="spellStart"/>
      <w:r w:rsidR="00120AB8" w:rsidRPr="000A338D">
        <w:rPr>
          <w:sz w:val="20"/>
          <w:szCs w:val="20"/>
          <w:lang w:val="en-US"/>
        </w:rPr>
        <w:t>Morçöl</w:t>
      </w:r>
      <w:proofErr w:type="spellEnd"/>
      <w:r w:rsidR="00120AB8" w:rsidRPr="000A338D">
        <w:rPr>
          <w:sz w:val="20"/>
          <w:szCs w:val="20"/>
          <w:lang w:val="en-US"/>
        </w:rPr>
        <w:t xml:space="preserve">, </w:t>
      </w:r>
      <w:r w:rsidRPr="000A338D">
        <w:rPr>
          <w:sz w:val="20"/>
          <w:szCs w:val="20"/>
          <w:lang w:val="en-US"/>
        </w:rPr>
        <w:t>2012, p. 19).</w:t>
      </w:r>
    </w:p>
    <w:p w14:paraId="48BA1331" w14:textId="77777777" w:rsidR="00E60D06" w:rsidRPr="000A338D" w:rsidRDefault="00E60D06" w:rsidP="006444F0">
      <w:pPr>
        <w:ind w:left="2268" w:firstLine="0"/>
        <w:contextualSpacing/>
        <w:rPr>
          <w:sz w:val="20"/>
          <w:szCs w:val="20"/>
          <w:lang w:val="en-US"/>
        </w:rPr>
      </w:pPr>
    </w:p>
    <w:p w14:paraId="5E4C4401" w14:textId="661C28BC" w:rsidR="007B29AF" w:rsidRPr="000A338D" w:rsidRDefault="007B29AF" w:rsidP="007B29AF">
      <w:pPr>
        <w:contextualSpacing/>
      </w:pPr>
      <w:r w:rsidRPr="000A338D">
        <w:lastRenderedPageBreak/>
        <w:t>Dentre as capacidades necessárias para superar estes desafios e cumprir estes objetivos está a de capturar de forma tangível</w:t>
      </w:r>
      <w:r w:rsidR="00294E78" w:rsidRPr="000A338D">
        <w:t xml:space="preserve"> os</w:t>
      </w:r>
      <w:r w:rsidRPr="000A338D">
        <w:t xml:space="preserve"> aspectos intangíveis da realidade que sirvam para diagnosticar e quantificar problemas, formular e priorizar soluções e/ou acompanhar evoluções e avaliar resultados. Essas representações funcionais de aspectos da realidade também podem ser chamadas de </w:t>
      </w:r>
      <w:r w:rsidR="006444F0" w:rsidRPr="000A338D">
        <w:t>i</w:t>
      </w:r>
      <w:r w:rsidRPr="000A338D">
        <w:t xml:space="preserve">ndicadores </w:t>
      </w:r>
      <w:r w:rsidR="006444F0" w:rsidRPr="000A338D">
        <w:t>s</w:t>
      </w:r>
      <w:r w:rsidRPr="000A338D">
        <w:t>ociais (</w:t>
      </w:r>
      <w:proofErr w:type="spellStart"/>
      <w:r w:rsidR="00E60D06" w:rsidRPr="000A338D">
        <w:t>Jannuzzi</w:t>
      </w:r>
      <w:proofErr w:type="spellEnd"/>
      <w:r w:rsidR="00E60D06" w:rsidRPr="000A338D">
        <w:t>, 2017</w:t>
      </w:r>
      <w:r w:rsidRPr="000A338D">
        <w:t>).</w:t>
      </w:r>
    </w:p>
    <w:p w14:paraId="60215DA5" w14:textId="77777777" w:rsidR="006444F0" w:rsidRPr="000A338D" w:rsidRDefault="006444F0" w:rsidP="007B29AF">
      <w:pPr>
        <w:contextualSpacing/>
      </w:pPr>
    </w:p>
    <w:p w14:paraId="6114C999" w14:textId="06CCABBB" w:rsidR="007B29AF" w:rsidRPr="000A338D" w:rsidRDefault="007B29AF" w:rsidP="00E60D06">
      <w:pPr>
        <w:spacing w:line="240" w:lineRule="auto"/>
        <w:ind w:left="2268" w:firstLine="0"/>
        <w:contextualSpacing/>
        <w:rPr>
          <w:sz w:val="20"/>
          <w:szCs w:val="20"/>
        </w:rPr>
      </w:pPr>
      <w:r w:rsidRPr="000A338D">
        <w:rPr>
          <w:sz w:val="20"/>
          <w:szCs w:val="20"/>
        </w:rPr>
        <w:t>Os indicadores sociais se prestam a subsidiar as atividades de planejamento público e formulação de políticas sociais nas diferentes esferas de governo, possibilitam o monitoramento das condições de vida e bem-estar da população por parte do poder público e sociedade civil e permitem aprofundamento da investigação acadêmica sobre a mudança social e sobre os determinantes d</w:t>
      </w:r>
      <w:r w:rsidR="00E60D06" w:rsidRPr="000A338D">
        <w:rPr>
          <w:sz w:val="20"/>
          <w:szCs w:val="20"/>
        </w:rPr>
        <w:t>os diferentes fenômenos sociais</w:t>
      </w:r>
      <w:r w:rsidRPr="000A338D">
        <w:rPr>
          <w:sz w:val="20"/>
          <w:szCs w:val="20"/>
        </w:rPr>
        <w:t xml:space="preserve"> (</w:t>
      </w:r>
      <w:proofErr w:type="spellStart"/>
      <w:r w:rsidR="00120AB8" w:rsidRPr="000A338D">
        <w:rPr>
          <w:sz w:val="20"/>
          <w:szCs w:val="20"/>
        </w:rPr>
        <w:t>Jannuzzi</w:t>
      </w:r>
      <w:proofErr w:type="spellEnd"/>
      <w:r w:rsidR="00120AB8" w:rsidRPr="000A338D">
        <w:rPr>
          <w:sz w:val="20"/>
          <w:szCs w:val="20"/>
        </w:rPr>
        <w:t xml:space="preserve">, </w:t>
      </w:r>
      <w:r w:rsidRPr="000A338D">
        <w:rPr>
          <w:sz w:val="20"/>
          <w:szCs w:val="20"/>
        </w:rPr>
        <w:t>2017, p. 15).</w:t>
      </w:r>
    </w:p>
    <w:p w14:paraId="529CC7F1" w14:textId="77777777" w:rsidR="00E60D06" w:rsidRPr="000A338D" w:rsidRDefault="00E60D06" w:rsidP="007B29AF">
      <w:pPr>
        <w:contextualSpacing/>
      </w:pPr>
    </w:p>
    <w:p w14:paraId="4F239F7E" w14:textId="3678C7FB" w:rsidR="007B29AF" w:rsidRPr="000A338D" w:rsidRDefault="007B29AF" w:rsidP="007B29AF">
      <w:pPr>
        <w:contextualSpacing/>
      </w:pPr>
      <w:r w:rsidRPr="000A338D">
        <w:t xml:space="preserve">No Brasil, há sistemas de informações acessíveis publicamente tanto para SA quanto para </w:t>
      </w:r>
      <w:proofErr w:type="spellStart"/>
      <w:r w:rsidRPr="000A338D">
        <w:t>DRSAI</w:t>
      </w:r>
      <w:proofErr w:type="spellEnd"/>
      <w:r w:rsidRPr="000A338D">
        <w:t>, que ajudam a capturar esta realidade e compreender os mecanismos envolvidos nesta dinâmica. O Sistema Nacional de Informações em Saneamento Básico (SNIS) compila, padroniza e disponibiliza informações sobre abastecimento de água, coleta de esgoto e resíduos sólidos para os municípios brasileiros.</w:t>
      </w:r>
    </w:p>
    <w:p w14:paraId="6549EB44" w14:textId="51BFF696" w:rsidR="007B29AF" w:rsidRPr="000A338D" w:rsidRDefault="007B29AF" w:rsidP="008032AC">
      <w:pPr>
        <w:contextualSpacing/>
      </w:pPr>
      <w:r w:rsidRPr="000A338D">
        <w:t xml:space="preserve">Já para informações de saúde, o acesso a dados públicos é feito via o </w:t>
      </w:r>
      <w:ins w:id="9" w:author="Lucir Reinaldo Alves" w:date="2025-11-21T09:17:00Z" w16du:dateUtc="2025-11-21T12:17:00Z">
        <w:r w:rsidR="00D37F2C" w:rsidRPr="00D37F2C">
          <w:t xml:space="preserve">Departamento de Informação e Informática do Sistema Único de Saúde </w:t>
        </w:r>
        <w:r w:rsidR="00DD6858">
          <w:t>(</w:t>
        </w:r>
      </w:ins>
      <w:r w:rsidRPr="000A338D">
        <w:t>DATASUS</w:t>
      </w:r>
      <w:ins w:id="10" w:author="Lucir Reinaldo Alves" w:date="2025-11-21T09:17:00Z" w16du:dateUtc="2025-11-21T12:17:00Z">
        <w:r w:rsidR="00DD6858">
          <w:t>)</w:t>
        </w:r>
      </w:ins>
      <w:r w:rsidRPr="000A338D">
        <w:t xml:space="preserve">, onde são disponibilizadas informações desagregáveis sobre morbidades em todo o Brasil, incluindo números de internações e óbitos por doenças como dengue, leptospirose, hanseníase e outras incluídas na categoria </w:t>
      </w:r>
      <w:proofErr w:type="spellStart"/>
      <w:r w:rsidRPr="000A338D">
        <w:t>DRSAI</w:t>
      </w:r>
      <w:proofErr w:type="spellEnd"/>
      <w:r w:rsidRPr="000A338D">
        <w:t xml:space="preserve">. </w:t>
      </w:r>
      <w:r w:rsidRPr="005404D5">
        <w:rPr>
          <w:highlight w:val="yellow"/>
          <w:rPrChange w:id="11" w:author="Lucir Reinaldo Alves" w:date="2025-11-21T09:26:00Z" w16du:dateUtc="2025-11-21T12:26:00Z">
            <w:rPr/>
          </w:rPrChange>
        </w:rPr>
        <w:t xml:space="preserve">Dentre os achados </w:t>
      </w:r>
      <w:r w:rsidR="008032AC" w:rsidRPr="005404D5">
        <w:rPr>
          <w:highlight w:val="yellow"/>
          <w:rPrChange w:id="12" w:author="Lucir Reinaldo Alves" w:date="2025-11-21T09:26:00Z" w16du:dateUtc="2025-11-21T12:26:00Z">
            <w:rPr/>
          </w:rPrChange>
        </w:rPr>
        <w:t xml:space="preserve">permitidos por informações de SA e </w:t>
      </w:r>
      <w:proofErr w:type="spellStart"/>
      <w:r w:rsidR="008032AC" w:rsidRPr="005404D5">
        <w:rPr>
          <w:highlight w:val="yellow"/>
          <w:rPrChange w:id="13" w:author="Lucir Reinaldo Alves" w:date="2025-11-21T09:26:00Z" w16du:dateUtc="2025-11-21T12:26:00Z">
            <w:rPr/>
          </w:rPrChange>
        </w:rPr>
        <w:t>DRSAI</w:t>
      </w:r>
      <w:proofErr w:type="spellEnd"/>
      <w:r w:rsidR="008032AC" w:rsidRPr="005404D5">
        <w:rPr>
          <w:highlight w:val="yellow"/>
          <w:rPrChange w:id="14" w:author="Lucir Reinaldo Alves" w:date="2025-11-21T09:26:00Z" w16du:dateUtc="2025-11-21T12:26:00Z">
            <w:rPr/>
          </w:rPrChange>
        </w:rPr>
        <w:t xml:space="preserve"> </w:t>
      </w:r>
      <w:r w:rsidRPr="005404D5">
        <w:rPr>
          <w:highlight w:val="yellow"/>
          <w:rPrChange w:id="15" w:author="Lucir Reinaldo Alves" w:date="2025-11-21T09:26:00Z" w16du:dateUtc="2025-11-21T12:26:00Z">
            <w:rPr/>
          </w:rPrChange>
        </w:rPr>
        <w:t xml:space="preserve">com estes conhecimentos, nesta tese destacam-se </w:t>
      </w:r>
      <w:r w:rsidR="00B05A97" w:rsidRPr="005404D5">
        <w:rPr>
          <w:highlight w:val="yellow"/>
          <w:rPrChange w:id="16" w:author="Lucir Reinaldo Alves" w:date="2025-11-21T09:26:00Z" w16du:dateUtc="2025-11-21T12:26:00Z">
            <w:rPr/>
          </w:rPrChange>
        </w:rPr>
        <w:t>três</w:t>
      </w:r>
      <w:r w:rsidRPr="005404D5">
        <w:rPr>
          <w:highlight w:val="yellow"/>
          <w:rPrChange w:id="17" w:author="Lucir Reinaldo Alves" w:date="2025-11-21T09:26:00Z" w16du:dateUtc="2025-11-21T12:26:00Z">
            <w:rPr/>
          </w:rPrChange>
        </w:rPr>
        <w:t xml:space="preserve"> para contextualiza</w:t>
      </w:r>
      <w:r w:rsidR="008032AC" w:rsidRPr="005404D5">
        <w:rPr>
          <w:highlight w:val="yellow"/>
          <w:rPrChange w:id="18" w:author="Lucir Reinaldo Alves" w:date="2025-11-21T09:26:00Z" w16du:dateUtc="2025-11-21T12:26:00Z">
            <w:rPr/>
          </w:rPrChange>
        </w:rPr>
        <w:t>ção</w:t>
      </w:r>
      <w:r w:rsidRPr="005404D5">
        <w:rPr>
          <w:highlight w:val="yellow"/>
          <w:rPrChange w:id="19" w:author="Lucir Reinaldo Alves" w:date="2025-11-21T09:26:00Z" w16du:dateUtc="2025-11-21T12:26:00Z">
            <w:rPr/>
          </w:rPrChange>
        </w:rPr>
        <w:t>:</w:t>
      </w:r>
    </w:p>
    <w:p w14:paraId="5FD36A71" w14:textId="5CEF8413" w:rsidR="007B29AF" w:rsidRPr="000A338D" w:rsidRDefault="007B29AF" w:rsidP="007B29AF">
      <w:pPr>
        <w:contextualSpacing/>
      </w:pPr>
      <w:r w:rsidRPr="000A338D">
        <w:t xml:space="preserve">1. </w:t>
      </w:r>
      <w:r w:rsidR="00B05A97" w:rsidRPr="000A338D">
        <w:t>Quando</w:t>
      </w:r>
      <w:r w:rsidRPr="000A338D">
        <w:t xml:space="preserve"> indicadores sociais representativos do </w:t>
      </w:r>
      <w:r w:rsidRPr="000A338D">
        <w:rPr>
          <w:i/>
          <w:iCs/>
        </w:rPr>
        <w:t>status quo</w:t>
      </w:r>
      <w:r w:rsidRPr="000A338D">
        <w:t xml:space="preserve"> em SA se move</w:t>
      </w:r>
      <w:r w:rsidR="00F803F1" w:rsidRPr="000A338D">
        <w:t>m</w:t>
      </w:r>
      <w:r w:rsidRPr="000A338D">
        <w:t xml:space="preserve"> ao longo do tempo em direção a uma situação ideal, </w:t>
      </w:r>
      <w:proofErr w:type="gramStart"/>
      <w:r w:rsidRPr="000A338D">
        <w:t>o mesmo</w:t>
      </w:r>
      <w:proofErr w:type="gramEnd"/>
      <w:r w:rsidRPr="000A338D">
        <w:t xml:space="preserve"> </w:t>
      </w:r>
      <w:r w:rsidR="00A96007" w:rsidRPr="000A338D">
        <w:t xml:space="preserve">tende a </w:t>
      </w:r>
      <w:r w:rsidRPr="000A338D">
        <w:t>ocorre</w:t>
      </w:r>
      <w:r w:rsidR="00A96007" w:rsidRPr="000A338D">
        <w:t>r</w:t>
      </w:r>
      <w:r w:rsidRPr="000A338D">
        <w:t xml:space="preserve"> com os indicadores sociais de saúde (</w:t>
      </w:r>
      <w:proofErr w:type="spellStart"/>
      <w:r w:rsidRPr="000A338D">
        <w:t>F</w:t>
      </w:r>
      <w:r w:rsidR="00E60D06" w:rsidRPr="000A338D">
        <w:t>enwick</w:t>
      </w:r>
      <w:proofErr w:type="spellEnd"/>
      <w:r w:rsidRPr="000A338D">
        <w:t xml:space="preserve"> </w:t>
      </w:r>
      <w:r w:rsidR="00E60D06" w:rsidRPr="000A338D">
        <w:rPr>
          <w:i/>
        </w:rPr>
        <w:t>et al.,</w:t>
      </w:r>
      <w:r w:rsidR="00E60D06" w:rsidRPr="000A338D">
        <w:t xml:space="preserve"> 2018; Pearson; </w:t>
      </w:r>
      <w:proofErr w:type="spellStart"/>
      <w:r w:rsidR="00E60D06" w:rsidRPr="000A338D">
        <w:t>Mcphedran</w:t>
      </w:r>
      <w:proofErr w:type="spellEnd"/>
      <w:r w:rsidR="00E60D06" w:rsidRPr="000A338D">
        <w:t>, 2008</w:t>
      </w:r>
      <w:r w:rsidRPr="000A338D">
        <w:t>).</w:t>
      </w:r>
    </w:p>
    <w:p w14:paraId="4CA7499E" w14:textId="4433AEC1" w:rsidR="007B29AF" w:rsidRPr="000A338D" w:rsidRDefault="007B29AF" w:rsidP="007B29AF">
      <w:pPr>
        <w:contextualSpacing/>
      </w:pPr>
      <w:r w:rsidRPr="000A338D">
        <w:t xml:space="preserve">2. </w:t>
      </w:r>
      <w:r w:rsidR="00294E78" w:rsidRPr="000A338D">
        <w:t xml:space="preserve">Há </w:t>
      </w:r>
      <w:r w:rsidR="00916B8A" w:rsidRPr="000A338D">
        <w:t xml:space="preserve">o encadeamento de </w:t>
      </w:r>
      <w:r w:rsidR="00294E78" w:rsidRPr="000A338D">
        <w:t xml:space="preserve">fatos e acontecimentos </w:t>
      </w:r>
      <w:r w:rsidR="00916B8A" w:rsidRPr="000A338D">
        <w:t>qu</w:t>
      </w:r>
      <w:r w:rsidR="00294E78" w:rsidRPr="000A338D">
        <w:t xml:space="preserve">e sustentam que a correlação entre acesso a SA e redução em </w:t>
      </w:r>
      <w:proofErr w:type="spellStart"/>
      <w:r w:rsidR="00294E78" w:rsidRPr="000A338D">
        <w:t>DRSAI</w:t>
      </w:r>
      <w:proofErr w:type="spellEnd"/>
      <w:r w:rsidR="00294E78" w:rsidRPr="000A338D">
        <w:t xml:space="preserve"> não é espúria ou mera coincidência, mas sim que há uma relação de natureza causal</w:t>
      </w:r>
      <w:r w:rsidR="00916B8A" w:rsidRPr="000A338D">
        <w:t xml:space="preserve"> </w:t>
      </w:r>
      <w:r w:rsidRPr="000A338D">
        <w:t>(</w:t>
      </w:r>
      <w:proofErr w:type="spellStart"/>
      <w:r w:rsidR="00E60D06" w:rsidRPr="000A338D">
        <w:t>Snow</w:t>
      </w:r>
      <w:proofErr w:type="spellEnd"/>
      <w:r w:rsidR="00E60D06" w:rsidRPr="000A338D">
        <w:t xml:space="preserve">, 1856; </w:t>
      </w:r>
      <w:r w:rsidR="00AE2850" w:rsidRPr="000A338D">
        <w:t>C</w:t>
      </w:r>
      <w:r w:rsidR="00294E78" w:rsidRPr="000A338D">
        <w:t>osta</w:t>
      </w:r>
      <w:r w:rsidR="00AE2850" w:rsidRPr="000A338D">
        <w:t>, 2023</w:t>
      </w:r>
      <w:r w:rsidR="00E60D06" w:rsidRPr="000A338D">
        <w:t>).</w:t>
      </w:r>
    </w:p>
    <w:p w14:paraId="08E7A5C0" w14:textId="14672C22" w:rsidR="007B29AF" w:rsidRPr="000A338D" w:rsidRDefault="007B29AF" w:rsidP="007B29AF">
      <w:pPr>
        <w:contextualSpacing/>
      </w:pPr>
      <w:r w:rsidRPr="000A338D">
        <w:lastRenderedPageBreak/>
        <w:t xml:space="preserve">3. Outros fatores, predominantemente locais, também podem exercer importante influência sobre os resultados de </w:t>
      </w:r>
      <w:proofErr w:type="spellStart"/>
      <w:r w:rsidRPr="000A338D">
        <w:t>DRSAI</w:t>
      </w:r>
      <w:proofErr w:type="spellEnd"/>
      <w:r w:rsidRPr="000A338D">
        <w:t xml:space="preserve">, inclusive podendo </w:t>
      </w:r>
      <w:r w:rsidR="00A96007" w:rsidRPr="000A338D">
        <w:t>se sobressair</w:t>
      </w:r>
      <w:r w:rsidRPr="000A338D">
        <w:t xml:space="preserve"> </w:t>
      </w:r>
      <w:r w:rsidR="00A96007" w:rsidRPr="000A338D">
        <w:t>a</w:t>
      </w:r>
      <w:r w:rsidRPr="000A338D">
        <w:t>os impactos do acesso ao SA em alguns casos (</w:t>
      </w:r>
      <w:r w:rsidR="00E60D06" w:rsidRPr="000A338D">
        <w:t>Varela, 2022; Santos, 2006).</w:t>
      </w:r>
    </w:p>
    <w:p w14:paraId="41DBE191" w14:textId="30B4DC6E" w:rsidR="007B29AF" w:rsidRPr="000A338D" w:rsidRDefault="007B29AF" w:rsidP="007B29AF">
      <w:pPr>
        <w:contextualSpacing/>
      </w:pPr>
      <w:r w:rsidRPr="000A338D">
        <w:t xml:space="preserve">Os achados 1 e 2 indicam que políticas de SA podem ter resultados em problemas públicos de saúde, enquanto o achado 3 sugere que há limites contextuais a essa correlação. Desta forma, as relações encontradas entre SA, </w:t>
      </w:r>
      <w:proofErr w:type="spellStart"/>
      <w:r w:rsidRPr="000A338D">
        <w:t>DRSAI</w:t>
      </w:r>
      <w:proofErr w:type="spellEnd"/>
      <w:r w:rsidRPr="000A338D">
        <w:t xml:space="preserve"> e outros fatores são muito úteis em seus próprios contextos físico-temporais, cabendo novos estudos para entender como essa relação se dá em cada caso, sob diferentes perspectivas, e assim orientar as ações de influência nestas realidades e gerar desenvolvimento regional. </w:t>
      </w:r>
    </w:p>
    <w:p w14:paraId="0115D5E4" w14:textId="25792375" w:rsidR="007B29AF" w:rsidRPr="000A338D" w:rsidRDefault="007B29AF" w:rsidP="007B29AF">
      <w:pPr>
        <w:contextualSpacing/>
      </w:pPr>
      <w:r w:rsidRPr="000A338D">
        <w:t xml:space="preserve">Este assunto é relevante para o estado do Paraná, porque assim como ocorre em outros estados brasileiros, a universalização do acesso a SA adequado e a erradicação das </w:t>
      </w:r>
      <w:proofErr w:type="spellStart"/>
      <w:r w:rsidRPr="000A338D">
        <w:t>DRSAI</w:t>
      </w:r>
      <w:proofErr w:type="spellEnd"/>
      <w:r w:rsidRPr="000A338D">
        <w:t xml:space="preserve"> ainda são desafios a se cumprir. Estudos como os de </w:t>
      </w:r>
      <w:proofErr w:type="spellStart"/>
      <w:r w:rsidRPr="000A338D">
        <w:t>Wolfart</w:t>
      </w:r>
      <w:proofErr w:type="spellEnd"/>
      <w:r w:rsidRPr="000A338D">
        <w:t xml:space="preserve"> (2014), </w:t>
      </w:r>
      <w:proofErr w:type="spellStart"/>
      <w:r w:rsidRPr="000A338D">
        <w:t>Bachstein</w:t>
      </w:r>
      <w:proofErr w:type="spellEnd"/>
      <w:r w:rsidRPr="000A338D">
        <w:t xml:space="preserve"> (2016) e </w:t>
      </w:r>
      <w:proofErr w:type="spellStart"/>
      <w:r w:rsidRPr="000A338D">
        <w:t>Pastre</w:t>
      </w:r>
      <w:proofErr w:type="spellEnd"/>
      <w:r w:rsidRPr="000A338D">
        <w:t xml:space="preserve"> (2023) mostram que</w:t>
      </w:r>
      <w:r w:rsidR="00A96007" w:rsidRPr="000A338D">
        <w:t xml:space="preserve"> </w:t>
      </w:r>
      <w:r w:rsidRPr="000A338D">
        <w:t>ainda há uma distância entre a situação atual e a ideal a ser superada no contexto do estado.</w:t>
      </w:r>
    </w:p>
    <w:p w14:paraId="61F1208D" w14:textId="77777777" w:rsidR="00A96007" w:rsidRPr="000A338D" w:rsidRDefault="007B29AF" w:rsidP="007B29AF">
      <w:pPr>
        <w:contextualSpacing/>
      </w:pPr>
      <w:r w:rsidRPr="000A338D">
        <w:t xml:space="preserve">Segundo dados do SNIS (2025), no estado do Paraná, o atendimento com rede de água foi de 88,3% em 2010 para 96,1% da população em 2022. Já o atendimento com rede de esgoto foi de 52,8% em 2010 para </w:t>
      </w:r>
      <w:commentRangeStart w:id="20"/>
      <w:r w:rsidRPr="000A338D">
        <w:t xml:space="preserve">76,3% </w:t>
      </w:r>
      <w:commentRangeEnd w:id="20"/>
      <w:r w:rsidR="00321916">
        <w:rPr>
          <w:rStyle w:val="Refdecomentrio"/>
        </w:rPr>
        <w:commentReference w:id="20"/>
      </w:r>
      <w:r w:rsidRPr="000A338D">
        <w:t>em 2022. Embora tenha havido um avanço na última década, ainda há parte da população sem acesso à água e, principalmente, sem esgoto.</w:t>
      </w:r>
    </w:p>
    <w:p w14:paraId="5189FB41" w14:textId="6B2B0A1C" w:rsidR="007B29AF" w:rsidRPr="000A338D" w:rsidRDefault="007B29AF" w:rsidP="007B29AF">
      <w:pPr>
        <w:contextualSpacing/>
      </w:pPr>
      <w:r w:rsidRPr="000A338D">
        <w:t xml:space="preserve">Para fins de ilustração, o SNIS </w:t>
      </w:r>
      <w:r w:rsidR="00A96007" w:rsidRPr="000A338D">
        <w:t xml:space="preserve">(2025) </w:t>
      </w:r>
      <w:r w:rsidRPr="000A338D">
        <w:t xml:space="preserve">considera que a população total do </w:t>
      </w:r>
      <w:r w:rsidR="00916B8A" w:rsidRPr="000A338D">
        <w:t>P</w:t>
      </w:r>
      <w:r w:rsidRPr="000A338D">
        <w:t xml:space="preserve">araná </w:t>
      </w:r>
      <w:r w:rsidR="00A96007" w:rsidRPr="000A338D">
        <w:t>era</w:t>
      </w:r>
      <w:r w:rsidRPr="000A338D">
        <w:t xml:space="preserve"> de 11.444.380 habitantes</w:t>
      </w:r>
      <w:r w:rsidR="00A96007" w:rsidRPr="000A338D">
        <w:t xml:space="preserve"> em 2022</w:t>
      </w:r>
      <w:r w:rsidRPr="000A338D">
        <w:t xml:space="preserve">, o que significa que os 23,7% da população paranaense sem acesso a este recurso </w:t>
      </w:r>
      <w:r w:rsidR="00A96007" w:rsidRPr="000A338D">
        <w:t xml:space="preserve">podem ser </w:t>
      </w:r>
      <w:r w:rsidRPr="000A338D">
        <w:t>estimad</w:t>
      </w:r>
      <w:r w:rsidR="00A96007" w:rsidRPr="000A338D">
        <w:t>os</w:t>
      </w:r>
      <w:r w:rsidRPr="000A338D">
        <w:t xml:space="preserve"> em cerca de 2.712.318 de pessoas, enquanto os 3,9% sem água representam 446.330 pessoas neste ano.</w:t>
      </w:r>
    </w:p>
    <w:p w14:paraId="74065175" w14:textId="415C15B7" w:rsidR="007B29AF" w:rsidRPr="000A338D" w:rsidRDefault="007B29AF" w:rsidP="007B29AF">
      <w:pPr>
        <w:contextualSpacing/>
      </w:pPr>
      <w:r w:rsidRPr="000A338D">
        <w:t xml:space="preserve">Por outro lado, só no ano de 2022, foram registrados no Paraná 21.384 internações e 197 óbitos por dengue clássica, 5.222 internações e 56 óbitos por diarreia e gastroenterite, entre outras ocorrências por </w:t>
      </w:r>
      <w:proofErr w:type="spellStart"/>
      <w:r w:rsidRPr="000A338D">
        <w:t>DRSAI</w:t>
      </w:r>
      <w:proofErr w:type="spellEnd"/>
      <w:r w:rsidRPr="000A338D">
        <w:t xml:space="preserve"> (</w:t>
      </w:r>
      <w:proofErr w:type="spellStart"/>
      <w:r w:rsidR="00E60D06" w:rsidRPr="000A338D">
        <w:t>Datasus</w:t>
      </w:r>
      <w:proofErr w:type="spellEnd"/>
      <w:r w:rsidR="00E60D06" w:rsidRPr="000A338D">
        <w:t xml:space="preserve">, </w:t>
      </w:r>
      <w:r w:rsidRPr="000A338D">
        <w:t>2025).</w:t>
      </w:r>
      <w:r w:rsidR="00942C90" w:rsidRPr="000A338D">
        <w:t xml:space="preserve"> De tal modo</w:t>
      </w:r>
      <w:r w:rsidR="00B05A97" w:rsidRPr="000A338D">
        <w:t>, pode-se perceber que, entre muitos outros, o estado do Paraná possui dois desafios</w:t>
      </w:r>
      <w:r w:rsidRPr="000A338D">
        <w:t>: a ausência de SA adequado</w:t>
      </w:r>
      <w:r w:rsidR="001A69E2" w:rsidRPr="000A338D">
        <w:t>,</w:t>
      </w:r>
      <w:r w:rsidRPr="000A338D">
        <w:t xml:space="preserve"> e riscos de internações e óbitos por </w:t>
      </w:r>
      <w:proofErr w:type="spellStart"/>
      <w:r w:rsidRPr="000A338D">
        <w:t>DRSAI</w:t>
      </w:r>
      <w:proofErr w:type="spellEnd"/>
      <w:r w:rsidRPr="000A338D">
        <w:t xml:space="preserve"> sobre as famílias.</w:t>
      </w:r>
    </w:p>
    <w:p w14:paraId="20272A07" w14:textId="2007C211" w:rsidR="00D9176D" w:rsidRPr="000A338D" w:rsidRDefault="007B29AF" w:rsidP="007B29AF">
      <w:pPr>
        <w:contextualSpacing/>
      </w:pPr>
      <w:r w:rsidRPr="000A338D">
        <w:t xml:space="preserve">Dependendo do contexto, a </w:t>
      </w:r>
      <w:r w:rsidR="00E344E7" w:rsidRPr="000A338D">
        <w:t>melhoria</w:t>
      </w:r>
      <w:r w:rsidRPr="000A338D">
        <w:t xml:space="preserve"> do SA pode reduzir a incidência da doença ou ter impacto limitado frente a fatores como urbanização, clima e população. Superar estes dois desafios depende da compreensão de como se </w:t>
      </w:r>
      <w:r w:rsidR="00A96007" w:rsidRPr="000A338D">
        <w:t>dá</w:t>
      </w:r>
      <w:r w:rsidRPr="000A338D">
        <w:t xml:space="preserve"> a relação entre </w:t>
      </w:r>
      <w:r w:rsidRPr="000A338D">
        <w:lastRenderedPageBreak/>
        <w:t xml:space="preserve">eles nos contextos espaço-temporais específicos do estado, em busca de melhor estimar como essa relação deve se dar no futuro. Isso pode </w:t>
      </w:r>
      <w:r w:rsidR="00B05A97" w:rsidRPr="000A338D">
        <w:t>contribuir para</w:t>
      </w:r>
      <w:r w:rsidRPr="000A338D">
        <w:t xml:space="preserve"> </w:t>
      </w:r>
      <w:r w:rsidR="00B05A97" w:rsidRPr="000A338D">
        <w:t>orientar políticas públicas de forma mais eficaz</w:t>
      </w:r>
      <w:r w:rsidRPr="000A338D">
        <w:t>.</w:t>
      </w:r>
    </w:p>
    <w:p w14:paraId="787578CA" w14:textId="77777777" w:rsidR="002A756E" w:rsidRPr="000A338D" w:rsidRDefault="002A756E" w:rsidP="002A756E">
      <w:pPr>
        <w:ind w:firstLine="0"/>
        <w:contextualSpacing/>
      </w:pPr>
    </w:p>
    <w:p w14:paraId="09F3971A" w14:textId="0FDFAA87" w:rsidR="00FF68A7" w:rsidRPr="000A338D" w:rsidRDefault="005A05F2" w:rsidP="00FF68A7">
      <w:pPr>
        <w:pStyle w:val="Ttulo2"/>
      </w:pPr>
      <w:bookmarkStart w:id="21" w:name="_Toc211342485"/>
      <w:r w:rsidRPr="000A338D">
        <w:t>Problema de Pesquisa</w:t>
      </w:r>
      <w:bookmarkEnd w:id="21"/>
    </w:p>
    <w:p w14:paraId="49DF6994" w14:textId="77777777" w:rsidR="00FF68A7" w:rsidRPr="000A338D" w:rsidRDefault="00FF68A7" w:rsidP="00FF68A7"/>
    <w:p w14:paraId="1F40A1ED" w14:textId="6CD4253B" w:rsidR="00A96007" w:rsidRPr="000A338D" w:rsidRDefault="007B29AF" w:rsidP="007B29AF">
      <w:pPr>
        <w:contextualSpacing/>
      </w:pPr>
      <w:r w:rsidRPr="000A338D">
        <w:t xml:space="preserve">Os estudos da relação entre SA e </w:t>
      </w:r>
      <w:proofErr w:type="spellStart"/>
      <w:r w:rsidRPr="000A338D">
        <w:t>DRSAI</w:t>
      </w:r>
      <w:proofErr w:type="spellEnd"/>
      <w:r w:rsidRPr="000A338D">
        <w:t xml:space="preserve"> em outros contextos </w:t>
      </w:r>
      <w:r w:rsidR="00661914" w:rsidRPr="000A338D">
        <w:t xml:space="preserve">ou escalas territoriais </w:t>
      </w:r>
      <w:r w:rsidRPr="000A338D">
        <w:t xml:space="preserve">ajudam, mas não são suficientes para entender a realidade </w:t>
      </w:r>
      <w:r w:rsidR="00A96007" w:rsidRPr="000A338D">
        <w:t>específica</w:t>
      </w:r>
      <w:r w:rsidRPr="000A338D">
        <w:t xml:space="preserve"> do contexto paranaense</w:t>
      </w:r>
      <w:r w:rsidR="00B2704A" w:rsidRPr="000A338D">
        <w:t>. O</w:t>
      </w:r>
      <w:r w:rsidRPr="000A338D">
        <w:t>s estudos acadêmicos que exploram esta relação para o Paraná são</w:t>
      </w:r>
      <w:r w:rsidR="00DB70A6" w:rsidRPr="000A338D">
        <w:t xml:space="preserve"> escassos e os existentes</w:t>
      </w:r>
      <w:r w:rsidRPr="000A338D">
        <w:t xml:space="preserve"> </w:t>
      </w:r>
      <w:r w:rsidR="00DB70A6" w:rsidRPr="000A338D">
        <w:t xml:space="preserve">são </w:t>
      </w:r>
      <w:r w:rsidRPr="000A338D">
        <w:t>focad</w:t>
      </w:r>
      <w:r w:rsidR="00DB70A6" w:rsidRPr="000A338D">
        <w:t>o</w:t>
      </w:r>
      <w:r w:rsidRPr="000A338D">
        <w:t xml:space="preserve">s em casos de municípios comparados </w:t>
      </w:r>
      <w:r w:rsidR="00A96007" w:rsidRPr="000A338D">
        <w:t>com seu próprio histórico</w:t>
      </w:r>
      <w:r w:rsidR="00E35C9B" w:rsidRPr="000A338D">
        <w:t xml:space="preserve">, como em </w:t>
      </w:r>
      <w:proofErr w:type="spellStart"/>
      <w:r w:rsidR="00E35C9B" w:rsidRPr="000A338D">
        <w:t>Wolfart</w:t>
      </w:r>
      <w:proofErr w:type="spellEnd"/>
      <w:r w:rsidR="00E35C9B" w:rsidRPr="000A338D">
        <w:t xml:space="preserve"> (2014), por exemplo</w:t>
      </w:r>
      <w:r w:rsidRPr="000A338D">
        <w:t>.</w:t>
      </w:r>
    </w:p>
    <w:p w14:paraId="2F57E3B5" w14:textId="44E7F72D" w:rsidR="007B29AF" w:rsidRPr="000A338D" w:rsidRDefault="007B29AF" w:rsidP="007B29AF">
      <w:pPr>
        <w:contextualSpacing/>
      </w:pPr>
      <w:r w:rsidRPr="000A338D">
        <w:t>Isso dificulta</w:t>
      </w:r>
      <w:r w:rsidR="00A96007" w:rsidRPr="000A338D">
        <w:t xml:space="preserve"> entender como essa relação se d</w:t>
      </w:r>
      <w:r w:rsidR="00E35C9B" w:rsidRPr="000A338D">
        <w:t xml:space="preserve">á </w:t>
      </w:r>
      <w:r w:rsidR="00A96007" w:rsidRPr="000A338D">
        <w:t>nas diferentes realidades do estado, como também</w:t>
      </w:r>
      <w:r w:rsidRPr="000A338D">
        <w:t xml:space="preserve"> </w:t>
      </w:r>
      <w:r w:rsidR="00A96007" w:rsidRPr="000A338D">
        <w:t xml:space="preserve">dificulta </w:t>
      </w:r>
      <w:r w:rsidRPr="000A338D">
        <w:t xml:space="preserve">a estimativa da medida em que ações de SA devem gerar resultados em </w:t>
      </w:r>
      <w:proofErr w:type="spellStart"/>
      <w:r w:rsidRPr="000A338D">
        <w:t>DRSAI</w:t>
      </w:r>
      <w:proofErr w:type="spellEnd"/>
      <w:r w:rsidR="00A96007" w:rsidRPr="000A338D">
        <w:t xml:space="preserve"> em novas ações e dos impactos de ações passadas</w:t>
      </w:r>
      <w:r w:rsidRPr="000A338D">
        <w:t>.</w:t>
      </w:r>
      <w:r w:rsidR="00A96007" w:rsidRPr="000A338D">
        <w:t xml:space="preserve"> </w:t>
      </w:r>
      <w:r w:rsidRPr="000A338D">
        <w:t xml:space="preserve">Essa compreensão pode </w:t>
      </w:r>
      <w:r w:rsidR="00B2704A" w:rsidRPr="000A338D">
        <w:t>ocorrer</w:t>
      </w:r>
      <w:r w:rsidRPr="000A338D">
        <w:t xml:space="preserve"> de forma </w:t>
      </w:r>
      <w:r w:rsidR="00B2704A" w:rsidRPr="000A338D">
        <w:t>gradativa</w:t>
      </w:r>
      <w:r w:rsidRPr="000A338D">
        <w:t xml:space="preserve">, com diferentes estudos esclarecendo partes dessa relação a partir de diferentes perspectivas. No caso desta tese, a intenção é contribuir </w:t>
      </w:r>
      <w:r w:rsidR="005569D8" w:rsidRPr="000A338D">
        <w:t xml:space="preserve">respondendo </w:t>
      </w:r>
      <w:r w:rsidR="005569D8" w:rsidRPr="00BC132E">
        <w:rPr>
          <w:highlight w:val="yellow"/>
          <w:rPrChange w:id="22" w:author="Lucir Reinaldo Alves" w:date="2025-11-21T09:33:00Z" w16du:dateUtc="2025-11-21T12:33:00Z">
            <w:rPr/>
          </w:rPrChange>
        </w:rPr>
        <w:t>em que medida melhorias na infraestrutura de Saneamento Ambiental causa</w:t>
      </w:r>
      <w:r w:rsidR="00FA381B" w:rsidRPr="00BC132E">
        <w:rPr>
          <w:highlight w:val="yellow"/>
          <w:rPrChange w:id="23" w:author="Lucir Reinaldo Alves" w:date="2025-11-21T09:33:00Z" w16du:dateUtc="2025-11-21T12:33:00Z">
            <w:rPr/>
          </w:rPrChange>
        </w:rPr>
        <w:t>ra</w:t>
      </w:r>
      <w:r w:rsidR="005569D8" w:rsidRPr="00BC132E">
        <w:rPr>
          <w:highlight w:val="yellow"/>
          <w:rPrChange w:id="24" w:author="Lucir Reinaldo Alves" w:date="2025-11-21T09:33:00Z" w16du:dateUtc="2025-11-21T12:33:00Z">
            <w:rPr/>
          </w:rPrChange>
        </w:rPr>
        <w:t>m reduções na incidência de Doenças Relacionadas ao Saneamento Ambiental Inadequado nos municípios paranaenses</w:t>
      </w:r>
      <w:r w:rsidR="00FA381B" w:rsidRPr="00BC132E">
        <w:rPr>
          <w:highlight w:val="yellow"/>
          <w:rPrChange w:id="25" w:author="Lucir Reinaldo Alves" w:date="2025-11-21T09:33:00Z" w16du:dateUtc="2025-11-21T12:33:00Z">
            <w:rPr/>
          </w:rPrChange>
        </w:rPr>
        <w:t xml:space="preserve"> entre 2008 e 2022</w:t>
      </w:r>
      <w:r w:rsidR="005569D8" w:rsidRPr="00BC132E">
        <w:rPr>
          <w:highlight w:val="yellow"/>
          <w:rPrChange w:id="26" w:author="Lucir Reinaldo Alves" w:date="2025-11-21T09:33:00Z" w16du:dateUtc="2025-11-21T12:33:00Z">
            <w:rPr/>
          </w:rPrChange>
        </w:rPr>
        <w:t>, e como fatores contextuais socioeconômicos, climáticos e geográficos modula</w:t>
      </w:r>
      <w:r w:rsidR="00FA381B" w:rsidRPr="00BC132E">
        <w:rPr>
          <w:highlight w:val="yellow"/>
          <w:rPrChange w:id="27" w:author="Lucir Reinaldo Alves" w:date="2025-11-21T09:33:00Z" w16du:dateUtc="2025-11-21T12:33:00Z">
            <w:rPr/>
          </w:rPrChange>
        </w:rPr>
        <w:t>ra</w:t>
      </w:r>
      <w:r w:rsidR="005569D8" w:rsidRPr="00BC132E">
        <w:rPr>
          <w:highlight w:val="yellow"/>
          <w:rPrChange w:id="28" w:author="Lucir Reinaldo Alves" w:date="2025-11-21T09:33:00Z" w16du:dateUtc="2025-11-21T12:33:00Z">
            <w:rPr/>
          </w:rPrChange>
        </w:rPr>
        <w:t>m esta relação causal</w:t>
      </w:r>
      <w:r w:rsidR="005569D8" w:rsidRPr="000A338D">
        <w:t>?</w:t>
      </w:r>
      <w:r w:rsidR="003F6957" w:rsidRPr="000A338D">
        <w:t xml:space="preserve"> Nesta pesquisa, essa pergunta se desmembra em 3:</w:t>
      </w:r>
      <w:r w:rsidR="005569D8" w:rsidRPr="000A338D">
        <w:t xml:space="preserve"> </w:t>
      </w:r>
    </w:p>
    <w:p w14:paraId="25287DF6" w14:textId="30FBB6A2" w:rsidR="00E60D06" w:rsidRPr="000A338D" w:rsidRDefault="00E60D06" w:rsidP="00E60D06">
      <w:pPr>
        <w:contextualSpacing/>
      </w:pPr>
      <w:r w:rsidRPr="000A338D">
        <w:t xml:space="preserve">1) </w:t>
      </w:r>
      <w:r w:rsidR="000C37FC" w:rsidRPr="000A338D">
        <w:t xml:space="preserve">Em que medida os municípios paranaenses que apresentaram melhores indicadores de SA também apresentaram melhores indicadores de incidência de </w:t>
      </w:r>
      <w:proofErr w:type="spellStart"/>
      <w:r w:rsidR="000C37FC" w:rsidRPr="000A338D">
        <w:t>DRSAI</w:t>
      </w:r>
      <w:proofErr w:type="spellEnd"/>
      <w:r w:rsidR="000C37FC" w:rsidRPr="000A338D">
        <w:t xml:space="preserve"> entre 2008 e 2022?</w:t>
      </w:r>
    </w:p>
    <w:p w14:paraId="4F88734F" w14:textId="4AC8B2C4" w:rsidR="007B29AF" w:rsidRPr="000A338D" w:rsidRDefault="00E60D06" w:rsidP="00E60D06">
      <w:r w:rsidRPr="000A338D">
        <w:t xml:space="preserve">2) </w:t>
      </w:r>
      <w:r w:rsidR="000C37FC" w:rsidRPr="000A338D">
        <w:t xml:space="preserve">Como a inclusão de indicadores de contexto ajuda a explicar eventuais casos em que municípios paranaenses de piores indicadores de SA apresentaram melhores indicadores de </w:t>
      </w:r>
      <w:proofErr w:type="spellStart"/>
      <w:r w:rsidR="000C37FC" w:rsidRPr="000A338D">
        <w:t>DRSAI</w:t>
      </w:r>
      <w:proofErr w:type="spellEnd"/>
      <w:r w:rsidR="000C37FC" w:rsidRPr="000A338D">
        <w:t xml:space="preserve"> entre 2008 e 2022?</w:t>
      </w:r>
    </w:p>
    <w:p w14:paraId="38C4EE97" w14:textId="285FDE64" w:rsidR="00C2757C" w:rsidRPr="000A338D" w:rsidRDefault="00E60D06" w:rsidP="00942C90">
      <w:pPr>
        <w:contextualSpacing/>
      </w:pPr>
      <w:r w:rsidRPr="000A338D">
        <w:t xml:space="preserve">3) </w:t>
      </w:r>
      <w:r w:rsidR="000C37FC" w:rsidRPr="000A338D">
        <w:t xml:space="preserve">Em que medida eventuais associações entre dinâmicas temporais em indicadores de SA e </w:t>
      </w:r>
      <w:proofErr w:type="spellStart"/>
      <w:r w:rsidR="000C37FC" w:rsidRPr="000A338D">
        <w:t>DRSAI</w:t>
      </w:r>
      <w:proofErr w:type="spellEnd"/>
      <w:r w:rsidR="000C37FC" w:rsidRPr="000A338D">
        <w:t xml:space="preserve"> dos municípios paranaenses entre 2008 e 2022 podem ser consideradas de natureza causal</w:t>
      </w:r>
      <w:r w:rsidR="007B29AF" w:rsidRPr="000A338D">
        <w:t>?</w:t>
      </w:r>
    </w:p>
    <w:p w14:paraId="3758D4FD" w14:textId="6E7B01E8" w:rsidR="00653BE4" w:rsidRPr="000A338D" w:rsidRDefault="0048795F" w:rsidP="00942C90">
      <w:pPr>
        <w:contextualSpacing/>
      </w:pPr>
      <w:r w:rsidRPr="000A338D">
        <w:t>Dar</w:t>
      </w:r>
      <w:r w:rsidR="00653BE4" w:rsidRPr="000A338D">
        <w:t xml:space="preserve"> resposta ao problema de pesquisa através destas 3 perguntas específicas pode contribuir com uma maior compreensão das dinâmicas históricas dos efeitos de obras de SA sobre a saúde da população paranaense, o que por sua vez pode ser útil para políticas públicas futuras.</w:t>
      </w:r>
    </w:p>
    <w:p w14:paraId="77560701" w14:textId="71727997" w:rsidR="00FF68A7" w:rsidRDefault="00FF68A7" w:rsidP="00ED4FC5">
      <w:pPr>
        <w:ind w:firstLine="0"/>
        <w:contextualSpacing/>
      </w:pPr>
    </w:p>
    <w:p w14:paraId="4FAF8DBD" w14:textId="5737862D" w:rsidR="000119AE" w:rsidRDefault="000119AE" w:rsidP="00ED4FC5">
      <w:pPr>
        <w:ind w:firstLine="0"/>
        <w:contextualSpacing/>
      </w:pPr>
    </w:p>
    <w:p w14:paraId="08234C69" w14:textId="77777777" w:rsidR="000119AE" w:rsidRPr="000A338D" w:rsidRDefault="000119AE" w:rsidP="00ED4FC5">
      <w:pPr>
        <w:ind w:firstLine="0"/>
        <w:contextualSpacing/>
      </w:pPr>
    </w:p>
    <w:p w14:paraId="65FE5579" w14:textId="7108A04C" w:rsidR="009E6722" w:rsidRPr="000A338D" w:rsidRDefault="007B739A" w:rsidP="009E6722">
      <w:pPr>
        <w:pStyle w:val="Ttulo2"/>
      </w:pPr>
      <w:bookmarkStart w:id="29" w:name="_Toc211342486"/>
      <w:r w:rsidRPr="000A338D">
        <w:t>OBJETIV</w:t>
      </w:r>
      <w:r w:rsidR="009E6722" w:rsidRPr="000A338D">
        <w:t>OS DE PESQUISA</w:t>
      </w:r>
      <w:bookmarkEnd w:id="29"/>
    </w:p>
    <w:p w14:paraId="07098626" w14:textId="77777777" w:rsidR="00FF68A7" w:rsidRPr="000A338D" w:rsidRDefault="00FF68A7" w:rsidP="00FF68A7">
      <w:pPr>
        <w:contextualSpacing/>
      </w:pPr>
    </w:p>
    <w:p w14:paraId="55A03BDB" w14:textId="1777A3E0" w:rsidR="00E60D06" w:rsidRPr="000A338D" w:rsidRDefault="007B29AF" w:rsidP="000C37FC">
      <w:pPr>
        <w:contextualSpacing/>
      </w:pPr>
      <w:r w:rsidRPr="000A338D">
        <w:t xml:space="preserve">Ao responder às perguntas de pesquisa, o objetivo geral deste trabalho é </w:t>
      </w:r>
      <w:r w:rsidRPr="009A73A2">
        <w:rPr>
          <w:highlight w:val="yellow"/>
          <w:rPrChange w:id="30" w:author="Lucir Reinaldo Alves" w:date="2025-11-21T09:34:00Z" w16du:dateUtc="2025-11-21T12:34:00Z">
            <w:rPr/>
          </w:rPrChange>
        </w:rPr>
        <w:t xml:space="preserve">identificar </w:t>
      </w:r>
      <w:r w:rsidR="00FA381B" w:rsidRPr="009A73A2">
        <w:rPr>
          <w:highlight w:val="yellow"/>
          <w:rPrChange w:id="31" w:author="Lucir Reinaldo Alves" w:date="2025-11-21T09:34:00Z" w16du:dateUtc="2025-11-21T12:34:00Z">
            <w:rPr/>
          </w:rPrChange>
        </w:rPr>
        <w:t>a medida em</w:t>
      </w:r>
      <w:r w:rsidR="000C37FC" w:rsidRPr="009A73A2">
        <w:rPr>
          <w:highlight w:val="yellow"/>
          <w:rPrChange w:id="32" w:author="Lucir Reinaldo Alves" w:date="2025-11-21T09:34:00Z" w16du:dateUtc="2025-11-21T12:34:00Z">
            <w:rPr/>
          </w:rPrChange>
        </w:rPr>
        <w:t xml:space="preserve"> que melhorias na infraestrutura de Saneamento Ambiental causa</w:t>
      </w:r>
      <w:r w:rsidR="00FA381B" w:rsidRPr="009A73A2">
        <w:rPr>
          <w:highlight w:val="yellow"/>
          <w:rPrChange w:id="33" w:author="Lucir Reinaldo Alves" w:date="2025-11-21T09:34:00Z" w16du:dateUtc="2025-11-21T12:34:00Z">
            <w:rPr/>
          </w:rPrChange>
        </w:rPr>
        <w:t>ra</w:t>
      </w:r>
      <w:r w:rsidR="000C37FC" w:rsidRPr="009A73A2">
        <w:rPr>
          <w:highlight w:val="yellow"/>
          <w:rPrChange w:id="34" w:author="Lucir Reinaldo Alves" w:date="2025-11-21T09:34:00Z" w16du:dateUtc="2025-11-21T12:34:00Z">
            <w:rPr/>
          </w:rPrChange>
        </w:rPr>
        <w:t>m reduções na incidência de Doenças Relacionadas ao Saneamento Ambiental Inadequado nos municípios paranaenses, e como fatores contextuais socioeconômicos, climáticos e geográficos modula</w:t>
      </w:r>
      <w:r w:rsidR="00FA381B" w:rsidRPr="009A73A2">
        <w:rPr>
          <w:highlight w:val="yellow"/>
          <w:rPrChange w:id="35" w:author="Lucir Reinaldo Alves" w:date="2025-11-21T09:34:00Z" w16du:dateUtc="2025-11-21T12:34:00Z">
            <w:rPr/>
          </w:rPrChange>
        </w:rPr>
        <w:t>ra</w:t>
      </w:r>
      <w:r w:rsidR="000C37FC" w:rsidRPr="009A73A2">
        <w:rPr>
          <w:highlight w:val="yellow"/>
          <w:rPrChange w:id="36" w:author="Lucir Reinaldo Alves" w:date="2025-11-21T09:34:00Z" w16du:dateUtc="2025-11-21T12:34:00Z">
            <w:rPr/>
          </w:rPrChange>
        </w:rPr>
        <w:t>m esta relação causal</w:t>
      </w:r>
      <w:r w:rsidRPr="009A73A2">
        <w:rPr>
          <w:highlight w:val="yellow"/>
          <w:rPrChange w:id="37" w:author="Lucir Reinaldo Alves" w:date="2025-11-21T09:34:00Z" w16du:dateUtc="2025-11-21T12:34:00Z">
            <w:rPr/>
          </w:rPrChange>
        </w:rPr>
        <w:t>,</w:t>
      </w:r>
      <w:commentRangeStart w:id="38"/>
      <w:r w:rsidRPr="009A73A2">
        <w:rPr>
          <w:highlight w:val="yellow"/>
          <w:rPrChange w:id="39" w:author="Lucir Reinaldo Alves" w:date="2025-11-21T09:34:00Z" w16du:dateUtc="2025-11-21T12:34:00Z">
            <w:rPr/>
          </w:rPrChange>
        </w:rPr>
        <w:t xml:space="preserve"> </w:t>
      </w:r>
      <w:r w:rsidRPr="00B6100B">
        <w:rPr>
          <w:color w:val="EE0000"/>
          <w:highlight w:val="yellow"/>
          <w:rPrChange w:id="40" w:author="Lucir Reinaldo Alves" w:date="2025-11-24T14:17:00Z" w16du:dateUtc="2025-11-24T17:17:00Z">
            <w:rPr/>
          </w:rPrChange>
        </w:rPr>
        <w:t xml:space="preserve">com a intenção de contribuir com conhecimentos que possam </w:t>
      </w:r>
      <w:r w:rsidR="00603405" w:rsidRPr="00B6100B">
        <w:rPr>
          <w:color w:val="EE0000"/>
          <w:highlight w:val="yellow"/>
          <w:rPrChange w:id="41" w:author="Lucir Reinaldo Alves" w:date="2025-11-24T14:17:00Z" w16du:dateUtc="2025-11-24T17:17:00Z">
            <w:rPr/>
          </w:rPrChange>
        </w:rPr>
        <w:t xml:space="preserve">elucidar dinâmicas históricas de SA e </w:t>
      </w:r>
      <w:proofErr w:type="spellStart"/>
      <w:r w:rsidR="00603405" w:rsidRPr="00B6100B">
        <w:rPr>
          <w:color w:val="EE0000"/>
          <w:highlight w:val="yellow"/>
          <w:rPrChange w:id="42" w:author="Lucir Reinaldo Alves" w:date="2025-11-24T14:17:00Z" w16du:dateUtc="2025-11-24T17:17:00Z">
            <w:rPr/>
          </w:rPrChange>
        </w:rPr>
        <w:t>DRSAI</w:t>
      </w:r>
      <w:proofErr w:type="spellEnd"/>
      <w:r w:rsidR="00603405" w:rsidRPr="00B6100B">
        <w:rPr>
          <w:color w:val="EE0000"/>
          <w:highlight w:val="yellow"/>
          <w:rPrChange w:id="43" w:author="Lucir Reinaldo Alves" w:date="2025-11-24T14:17:00Z" w16du:dateUtc="2025-11-24T17:17:00Z">
            <w:rPr/>
          </w:rPrChange>
        </w:rPr>
        <w:t xml:space="preserve"> no estado e contribuir com</w:t>
      </w:r>
      <w:r w:rsidRPr="00B6100B">
        <w:rPr>
          <w:color w:val="EE0000"/>
          <w:highlight w:val="yellow"/>
          <w:rPrChange w:id="44" w:author="Lucir Reinaldo Alves" w:date="2025-11-24T14:17:00Z" w16du:dateUtc="2025-11-24T17:17:00Z">
            <w:rPr/>
          </w:rPrChange>
        </w:rPr>
        <w:t xml:space="preserve"> a formulação de políticas públicas neste campo</w:t>
      </w:r>
      <w:r w:rsidRPr="00B6100B">
        <w:rPr>
          <w:color w:val="EE0000"/>
          <w:rPrChange w:id="45" w:author="Lucir Reinaldo Alves" w:date="2025-11-24T14:17:00Z" w16du:dateUtc="2025-11-24T17:17:00Z">
            <w:rPr/>
          </w:rPrChange>
        </w:rPr>
        <w:t>.</w:t>
      </w:r>
      <w:r w:rsidR="000C37FC" w:rsidRPr="00B6100B">
        <w:rPr>
          <w:color w:val="EE0000"/>
          <w:rPrChange w:id="46" w:author="Lucir Reinaldo Alves" w:date="2025-11-24T14:17:00Z" w16du:dateUtc="2025-11-24T17:17:00Z">
            <w:rPr/>
          </w:rPrChange>
        </w:rPr>
        <w:t xml:space="preserve"> </w:t>
      </w:r>
      <w:commentRangeEnd w:id="38"/>
      <w:r w:rsidR="00C35BD2">
        <w:rPr>
          <w:rStyle w:val="Refdecomentrio"/>
        </w:rPr>
        <w:commentReference w:id="38"/>
      </w:r>
      <w:r w:rsidRPr="000A338D">
        <w:t xml:space="preserve">Os objetivos específicos da tese </w:t>
      </w:r>
      <w:r w:rsidR="000C0B4F" w:rsidRPr="000A338D">
        <w:t>são</w:t>
      </w:r>
      <w:r w:rsidRPr="000A338D">
        <w:t>:</w:t>
      </w:r>
    </w:p>
    <w:p w14:paraId="68669EA0" w14:textId="70BFA68C" w:rsidR="00120AB8" w:rsidRPr="000A338D" w:rsidRDefault="00120AB8" w:rsidP="00120AB8">
      <w:commentRangeStart w:id="47"/>
      <w:r w:rsidRPr="000A338D">
        <w:t>a) examinar a</w:t>
      </w:r>
      <w:r w:rsidR="00603405" w:rsidRPr="000A338D">
        <w:t xml:space="preserve"> dinâmica espaço-temporal</w:t>
      </w:r>
      <w:r w:rsidRPr="000A338D">
        <w:t xml:space="preserve"> </w:t>
      </w:r>
      <w:r w:rsidR="00370AD2" w:rsidRPr="000A338D">
        <w:t xml:space="preserve">de indicadores de SA e </w:t>
      </w:r>
      <w:proofErr w:type="spellStart"/>
      <w:r w:rsidR="00370AD2" w:rsidRPr="000A338D">
        <w:t>DRSAI</w:t>
      </w:r>
      <w:proofErr w:type="spellEnd"/>
      <w:r w:rsidR="00370AD2" w:rsidRPr="000A338D">
        <w:t xml:space="preserve"> </w:t>
      </w:r>
      <w:r w:rsidRPr="000A338D">
        <w:t xml:space="preserve">dos municípios paranaenses entre 2008 e 2022, </w:t>
      </w:r>
      <w:r w:rsidR="00603405" w:rsidRPr="000A338D">
        <w:t xml:space="preserve">destacando </w:t>
      </w:r>
      <w:r w:rsidRPr="000A338D">
        <w:t>padrões e tendências</w:t>
      </w:r>
      <w:r w:rsidR="00C73E0F" w:rsidRPr="000A338D">
        <w:t xml:space="preserve"> de</w:t>
      </w:r>
      <w:r w:rsidRPr="000A338D">
        <w:t xml:space="preserve"> relaçã</w:t>
      </w:r>
      <w:r w:rsidR="00370AD2" w:rsidRPr="000A338D">
        <w:t>o</w:t>
      </w:r>
      <w:r w:rsidRPr="000A338D">
        <w:t>, buscando correlações significativas ao longo do</w:t>
      </w:r>
      <w:r w:rsidR="00603405" w:rsidRPr="000A338D">
        <w:t xml:space="preserve"> período de estudo</w:t>
      </w:r>
      <w:r w:rsidRPr="000A338D">
        <w:t>;</w:t>
      </w:r>
    </w:p>
    <w:p w14:paraId="03D092AB" w14:textId="6F00B003" w:rsidR="00120AB8" w:rsidRPr="000A338D" w:rsidRDefault="00E60D06" w:rsidP="00E60D06">
      <w:pPr>
        <w:contextualSpacing/>
      </w:pPr>
      <w:r w:rsidRPr="000A338D">
        <w:rPr>
          <w:szCs w:val="24"/>
        </w:rPr>
        <w:t xml:space="preserve">b) </w:t>
      </w:r>
      <w:r w:rsidR="00120AB8" w:rsidRPr="000A338D">
        <w:rPr>
          <w:szCs w:val="24"/>
        </w:rPr>
        <w:t>a</w:t>
      </w:r>
      <w:r w:rsidR="00120AB8" w:rsidRPr="000A338D">
        <w:t>nalisar de que maneira indicadores contextuais influencia</w:t>
      </w:r>
      <w:r w:rsidR="00603405" w:rsidRPr="000A338D">
        <w:t>ra</w:t>
      </w:r>
      <w:r w:rsidR="00120AB8" w:rsidRPr="000A338D">
        <w:t xml:space="preserve">m a relação entre SA e </w:t>
      </w:r>
      <w:proofErr w:type="spellStart"/>
      <w:r w:rsidR="00120AB8" w:rsidRPr="000A338D">
        <w:t>DRSAI</w:t>
      </w:r>
      <w:proofErr w:type="spellEnd"/>
      <w:r w:rsidR="00120AB8" w:rsidRPr="000A338D">
        <w:t xml:space="preserve"> nos municípios do Paraná entre 2008 e 2022, identificando fatores socioeconômicos, </w:t>
      </w:r>
      <w:r w:rsidR="00603405" w:rsidRPr="000A338D">
        <w:t>climáticos e geográficos</w:t>
      </w:r>
      <w:r w:rsidR="00120AB8" w:rsidRPr="000A338D">
        <w:t xml:space="preserve"> que possam </w:t>
      </w:r>
      <w:r w:rsidR="00603405" w:rsidRPr="000A338D">
        <w:t>ter modulado</w:t>
      </w:r>
      <w:r w:rsidR="00120AB8" w:rsidRPr="000A338D">
        <w:t xml:space="preserve"> </w:t>
      </w:r>
      <w:r w:rsidR="00603405" w:rsidRPr="000A338D">
        <w:t>eventuais associações</w:t>
      </w:r>
      <w:r w:rsidR="00120AB8" w:rsidRPr="000A338D">
        <w:t>;</w:t>
      </w:r>
    </w:p>
    <w:p w14:paraId="7D8AB808" w14:textId="29F05585" w:rsidR="00072838" w:rsidRPr="000A338D" w:rsidRDefault="00E60D06" w:rsidP="00120AB8">
      <w:pPr>
        <w:contextualSpacing/>
        <w:rPr>
          <w:szCs w:val="24"/>
        </w:rPr>
      </w:pPr>
      <w:r w:rsidRPr="000A338D">
        <w:t>c)</w:t>
      </w:r>
      <w:r w:rsidR="00603405" w:rsidRPr="000A338D">
        <w:t xml:space="preserve"> </w:t>
      </w:r>
      <w:r w:rsidR="00785ECC" w:rsidRPr="000A338D">
        <w:t>I</w:t>
      </w:r>
      <w:r w:rsidRPr="000A338D">
        <w:rPr>
          <w:szCs w:val="24"/>
        </w:rPr>
        <w:t>nvestigar</w:t>
      </w:r>
      <w:r w:rsidR="00830C06" w:rsidRPr="000A338D">
        <w:rPr>
          <w:szCs w:val="24"/>
        </w:rPr>
        <w:t xml:space="preserve"> </w:t>
      </w:r>
      <w:r w:rsidR="00785ECC" w:rsidRPr="000A338D">
        <w:rPr>
          <w:szCs w:val="24"/>
        </w:rPr>
        <w:t xml:space="preserve">a natureza causal de eventuais associações entre as dinâmicas espaço-temporais de indicadores de SA e </w:t>
      </w:r>
      <w:proofErr w:type="spellStart"/>
      <w:r w:rsidR="00785ECC" w:rsidRPr="000A338D">
        <w:rPr>
          <w:szCs w:val="24"/>
        </w:rPr>
        <w:t>DRSAI</w:t>
      </w:r>
      <w:proofErr w:type="spellEnd"/>
      <w:r w:rsidR="00785ECC" w:rsidRPr="000A338D">
        <w:rPr>
          <w:szCs w:val="24"/>
        </w:rPr>
        <w:t xml:space="preserve"> nos municípios paranaenses entre 2008 e 2022</w:t>
      </w:r>
      <w:r w:rsidR="009C34A4" w:rsidRPr="000A338D">
        <w:rPr>
          <w:szCs w:val="24"/>
        </w:rPr>
        <w:t>.</w:t>
      </w:r>
      <w:commentRangeEnd w:id="47"/>
      <w:r w:rsidR="00F6050E">
        <w:rPr>
          <w:rStyle w:val="Refdecomentrio"/>
        </w:rPr>
        <w:commentReference w:id="47"/>
      </w:r>
    </w:p>
    <w:p w14:paraId="1BA5A68A" w14:textId="504CA576" w:rsidR="007B739A" w:rsidRPr="000A338D" w:rsidRDefault="00785ECC" w:rsidP="0042646F">
      <w:pPr>
        <w:contextualSpacing/>
      </w:pPr>
      <w:r w:rsidRPr="000A338D">
        <w:t>Cumprir es</w:t>
      </w:r>
      <w:r w:rsidR="00072838" w:rsidRPr="000A338D">
        <w:t>tes objetivos específicos de forma articulada</w:t>
      </w:r>
      <w:r w:rsidRPr="000A338D">
        <w:t xml:space="preserve"> acarretará </w:t>
      </w:r>
      <w:proofErr w:type="gramStart"/>
      <w:r w:rsidRPr="000A338D">
        <w:t>na</w:t>
      </w:r>
      <w:proofErr w:type="gramEnd"/>
      <w:r w:rsidRPr="000A338D">
        <w:t xml:space="preserve"> resposta </w:t>
      </w:r>
      <w:r w:rsidR="00C73E0F" w:rsidRPr="000A338D">
        <w:t>ao problema de pesquisa</w:t>
      </w:r>
      <w:r w:rsidR="00072838" w:rsidRPr="000A338D">
        <w:t xml:space="preserve">, explorando desde a dinâmica histórica e as correlações entre SA e a incidência de </w:t>
      </w:r>
      <w:proofErr w:type="spellStart"/>
      <w:r w:rsidR="00072838" w:rsidRPr="000A338D">
        <w:t>DRSAI</w:t>
      </w:r>
      <w:proofErr w:type="spellEnd"/>
      <w:r w:rsidR="00072838" w:rsidRPr="000A338D">
        <w:t xml:space="preserve">, até os fatores contextuais que influenciam essa relação e </w:t>
      </w:r>
      <w:r w:rsidRPr="000A338D">
        <w:t>a sua natureza causal</w:t>
      </w:r>
      <w:r w:rsidR="00072838" w:rsidRPr="000A338D">
        <w:t>.</w:t>
      </w:r>
    </w:p>
    <w:p w14:paraId="3D75CDC7" w14:textId="77777777" w:rsidR="0042646F" w:rsidRPr="000A338D" w:rsidRDefault="0042646F" w:rsidP="0042646F">
      <w:pPr>
        <w:contextualSpacing/>
      </w:pPr>
    </w:p>
    <w:p w14:paraId="6EEAF4A2" w14:textId="26CEB469" w:rsidR="005A05F2" w:rsidRPr="000A338D" w:rsidRDefault="005A05F2" w:rsidP="00D60F18">
      <w:pPr>
        <w:pStyle w:val="Ttulo2"/>
      </w:pPr>
      <w:bookmarkStart w:id="48" w:name="_Toc211342487"/>
      <w:r w:rsidRPr="000A338D">
        <w:t>Hipóteses de Pesquisa</w:t>
      </w:r>
      <w:bookmarkEnd w:id="48"/>
    </w:p>
    <w:p w14:paraId="46B7E74F" w14:textId="77777777" w:rsidR="005A05F2" w:rsidRPr="000A338D" w:rsidRDefault="005A05F2" w:rsidP="005A05F2">
      <w:pPr>
        <w:contextualSpacing/>
      </w:pPr>
    </w:p>
    <w:p w14:paraId="2BD6490B" w14:textId="0F389D33" w:rsidR="00072838" w:rsidRPr="000A338D" w:rsidRDefault="00072838" w:rsidP="007B29AF">
      <w:pPr>
        <w:contextualSpacing/>
      </w:pPr>
      <w:r w:rsidRPr="000A338D">
        <w:t>A literatura permite que, mesmo durante a elaboração da pesquisa, sejam formuladas algumas hipóteses sobre o que será encontrado ao responder as perguntas e cumprir os objetivos colocados.</w:t>
      </w:r>
      <w:r w:rsidR="003C3E3B" w:rsidRPr="000A338D">
        <w:t xml:space="preserve"> Para este projeto de pesquisa, colocam-se 3 hipóteses, uma para cada pergunta específica de pesquisa</w:t>
      </w:r>
      <w:r w:rsidR="00A521C0" w:rsidRPr="000A338D">
        <w:t>:</w:t>
      </w:r>
    </w:p>
    <w:p w14:paraId="32483C2B" w14:textId="7F3E1824" w:rsidR="00AA16CC" w:rsidRPr="000A338D" w:rsidRDefault="00334E19" w:rsidP="00AA16CC">
      <w:pPr>
        <w:contextualSpacing/>
      </w:pPr>
      <w:r w:rsidRPr="000A338D">
        <w:lastRenderedPageBreak/>
        <w:t xml:space="preserve">Como </w:t>
      </w:r>
      <w:r w:rsidR="00072838" w:rsidRPr="000A338D">
        <w:t>hipótese</w:t>
      </w:r>
      <w:r w:rsidR="00C73E0F" w:rsidRPr="000A338D">
        <w:t xml:space="preserve"> </w:t>
      </w:r>
      <w:r w:rsidR="00072838" w:rsidRPr="000A338D">
        <w:t xml:space="preserve">1, </w:t>
      </w:r>
      <w:r w:rsidR="00A440EC" w:rsidRPr="000A338D">
        <w:t>tem</w:t>
      </w:r>
      <w:ins w:id="49" w:author="Lucir Reinaldo Alves" w:date="2025-11-21T09:35:00Z" w16du:dateUtc="2025-11-21T12:35:00Z">
        <w:r w:rsidR="00152B71">
          <w:t>-se</w:t>
        </w:r>
      </w:ins>
      <w:del w:id="50" w:author="Lucir Reinaldo Alves" w:date="2025-11-21T09:35:00Z" w16du:dateUtc="2025-11-21T12:35:00Z">
        <w:r w:rsidR="00A440EC" w:rsidRPr="000A338D" w:rsidDel="00152B71">
          <w:delText>os</w:delText>
        </w:r>
      </w:del>
      <w:r w:rsidR="00A440EC" w:rsidRPr="000A338D">
        <w:t xml:space="preserve"> que </w:t>
      </w:r>
      <w:r w:rsidR="00072838" w:rsidRPr="000A338D">
        <w:t>a análise revel</w:t>
      </w:r>
      <w:r w:rsidR="00A440EC" w:rsidRPr="000A338D">
        <w:t xml:space="preserve">ará </w:t>
      </w:r>
      <w:r w:rsidR="00072838" w:rsidRPr="000A338D">
        <w:t>que, ao longo do período de 2008 a 2022, os municípios paranaenses com melhores indicadores de SA te</w:t>
      </w:r>
      <w:r w:rsidR="00A440EC" w:rsidRPr="000A338D">
        <w:t>rão apresentado</w:t>
      </w:r>
      <w:r w:rsidR="00072838" w:rsidRPr="000A338D">
        <w:t xml:space="preserve"> menores taxas de incidência de </w:t>
      </w:r>
      <w:proofErr w:type="spellStart"/>
      <w:r w:rsidR="00072838" w:rsidRPr="000A338D">
        <w:t>DRSAI</w:t>
      </w:r>
      <w:proofErr w:type="spellEnd"/>
      <w:r w:rsidR="00072838" w:rsidRPr="000A338D">
        <w:t>, mas que essa correlação não será universal devido à influência de fatores contextuais v</w:t>
      </w:r>
      <w:r w:rsidR="00AA16CC" w:rsidRPr="000A338D">
        <w:t xml:space="preserve">ariáveis no tempo e no espaço. </w:t>
      </w:r>
      <w:r w:rsidR="0017690B" w:rsidRPr="000A338D">
        <w:t>Estudos como</w:t>
      </w:r>
      <w:r w:rsidR="00CA7594" w:rsidRPr="000A338D">
        <w:t xml:space="preserve"> os de </w:t>
      </w:r>
      <w:proofErr w:type="spellStart"/>
      <w:r w:rsidR="00CA7594" w:rsidRPr="000A338D">
        <w:t>Snow</w:t>
      </w:r>
      <w:proofErr w:type="spellEnd"/>
      <w:r w:rsidR="00CA7594" w:rsidRPr="000A338D">
        <w:t xml:space="preserve"> (1854) e Pearson e </w:t>
      </w:r>
      <w:proofErr w:type="spellStart"/>
      <w:r w:rsidR="00CA7594" w:rsidRPr="000A338D">
        <w:t>McPhedran</w:t>
      </w:r>
      <w:proofErr w:type="spellEnd"/>
      <w:r w:rsidR="00CA7594" w:rsidRPr="000A338D">
        <w:t xml:space="preserve"> (2008) </w:t>
      </w:r>
      <w:r w:rsidR="0017690B" w:rsidRPr="000A338D">
        <w:t>apontam para</w:t>
      </w:r>
      <w:r w:rsidR="00CA7594" w:rsidRPr="000A338D">
        <w:t xml:space="preserve"> uma correlação positiva entre melhorias no SA e na saúde pública. Contudo, a complexidade de políticas públicas apontada por </w:t>
      </w:r>
      <w:proofErr w:type="spellStart"/>
      <w:r w:rsidR="00CA7594" w:rsidRPr="000A338D">
        <w:t>Morçöl</w:t>
      </w:r>
      <w:proofErr w:type="spellEnd"/>
      <w:r w:rsidR="00CA7594" w:rsidRPr="000A338D">
        <w:t xml:space="preserve"> (2012) e a variedade de influências destacada por Varela (2022) sugerem que essa relação pode ser atenuada ou amplificada por fatores como urbanização e clima, </w:t>
      </w:r>
      <w:r w:rsidRPr="000A338D">
        <w:t xml:space="preserve">o que pode resultar </w:t>
      </w:r>
      <w:r w:rsidR="00CA7594" w:rsidRPr="000A338D">
        <w:t>em uma associação significativa, mas não perfeita.</w:t>
      </w:r>
    </w:p>
    <w:p w14:paraId="351AB310" w14:textId="18CA6F19" w:rsidR="00D74885" w:rsidRPr="000A338D" w:rsidRDefault="00334E19" w:rsidP="00AA16CC">
      <w:pPr>
        <w:contextualSpacing/>
      </w:pPr>
      <w:r w:rsidRPr="000A338D">
        <w:t>A</w:t>
      </w:r>
      <w:r w:rsidR="00D74885" w:rsidRPr="000A338D">
        <w:t xml:space="preserve"> hipótese 2</w:t>
      </w:r>
      <w:r w:rsidRPr="000A338D">
        <w:t xml:space="preserve"> é a de que</w:t>
      </w:r>
      <w:r w:rsidR="00D74885" w:rsidRPr="000A338D">
        <w:t xml:space="preserve"> a inclusão de indicadores contextuais</w:t>
      </w:r>
      <w:r w:rsidRPr="000A338D">
        <w:t xml:space="preserve"> socioeconômicos, climáticos e geográficos</w:t>
      </w:r>
      <w:r w:rsidR="00D74885" w:rsidRPr="000A338D">
        <w:t xml:space="preserve"> explicará parte dos casos em que municípios paranaenses com indicadores de SA inferiores apresentaram </w:t>
      </w:r>
      <w:proofErr w:type="gramStart"/>
      <w:r w:rsidR="00D74885" w:rsidRPr="000A338D">
        <w:t>melhores</w:t>
      </w:r>
      <w:proofErr w:type="gramEnd"/>
      <w:r w:rsidR="00D74885" w:rsidRPr="000A338D">
        <w:t xml:space="preserve"> resultados de </w:t>
      </w:r>
      <w:proofErr w:type="spellStart"/>
      <w:r w:rsidR="00D74885" w:rsidRPr="000A338D">
        <w:t>DRSAI</w:t>
      </w:r>
      <w:proofErr w:type="spellEnd"/>
      <w:r w:rsidR="00D74885" w:rsidRPr="000A338D">
        <w:t xml:space="preserve"> entre 2008 e 2022, revelando que esses fatores modulam a relação entre SA e </w:t>
      </w:r>
      <w:proofErr w:type="spellStart"/>
      <w:r w:rsidR="00D74885" w:rsidRPr="000A338D">
        <w:t>DRSAI</w:t>
      </w:r>
      <w:proofErr w:type="spellEnd"/>
      <w:r w:rsidR="00D74885" w:rsidRPr="000A338D">
        <w:t>.</w:t>
      </w:r>
      <w:r w:rsidR="00AA16CC" w:rsidRPr="000A338D">
        <w:t xml:space="preserve"> </w:t>
      </w:r>
      <w:r w:rsidR="00D74885" w:rsidRPr="000A338D">
        <w:t xml:space="preserve">Essa hipótese se baseia no fato de que a literatura, como em Santos (2006) e Varela (2022), destaca que </w:t>
      </w:r>
      <w:r w:rsidRPr="000A338D">
        <w:t xml:space="preserve">estas </w:t>
      </w:r>
      <w:r w:rsidR="00D74885" w:rsidRPr="000A338D">
        <w:t xml:space="preserve">variáveis podem igualar ou até superar o impacto do SA em certos contextos, influenciando a incidência de </w:t>
      </w:r>
      <w:proofErr w:type="spellStart"/>
      <w:r w:rsidR="00D74885" w:rsidRPr="000A338D">
        <w:t>DRSAI</w:t>
      </w:r>
      <w:proofErr w:type="spellEnd"/>
      <w:r w:rsidR="00D74885" w:rsidRPr="000A338D">
        <w:t xml:space="preserve"> de forma independente ou interativa</w:t>
      </w:r>
      <w:r w:rsidRPr="000A338D">
        <w:t xml:space="preserve"> com o SA</w:t>
      </w:r>
      <w:r w:rsidR="00D74885" w:rsidRPr="000A338D">
        <w:t>.</w:t>
      </w:r>
    </w:p>
    <w:p w14:paraId="7363462E" w14:textId="42421819" w:rsidR="008174EB" w:rsidRPr="000A338D" w:rsidRDefault="008174EB" w:rsidP="00AA16CC">
      <w:pPr>
        <w:contextualSpacing/>
      </w:pPr>
      <w:r w:rsidRPr="000A338D">
        <w:t xml:space="preserve">Como hipótese 3, espera-se que a combinação de métodos </w:t>
      </w:r>
      <w:r w:rsidR="00A440EC" w:rsidRPr="000A338D">
        <w:t>de descoberta causal e inferência causal</w:t>
      </w:r>
      <w:r w:rsidRPr="000A338D">
        <w:t xml:space="preserve"> aplicados a dados observacionais com </w:t>
      </w:r>
      <w:r w:rsidR="00A440EC" w:rsidRPr="000A338D">
        <w:t>auxílio d</w:t>
      </w:r>
      <w:r w:rsidRPr="000A338D">
        <w:t xml:space="preserve">a literatura científica permitirá </w:t>
      </w:r>
      <w:r w:rsidR="00334E19" w:rsidRPr="000A338D">
        <w:t>concluir que as</w:t>
      </w:r>
      <w:r w:rsidRPr="000A338D">
        <w:t xml:space="preserve"> relações entre melhorias no SA e a redução da incidência de </w:t>
      </w:r>
      <w:proofErr w:type="spellStart"/>
      <w:r w:rsidRPr="000A338D">
        <w:t>DRSAI</w:t>
      </w:r>
      <w:proofErr w:type="spellEnd"/>
      <w:r w:rsidRPr="000A338D">
        <w:t xml:space="preserve"> nos municípios paranaenses entre 2008 e 2022</w:t>
      </w:r>
      <w:r w:rsidR="00334E19" w:rsidRPr="000A338D">
        <w:t xml:space="preserve"> não são espúrias</w:t>
      </w:r>
      <w:r w:rsidRPr="000A338D">
        <w:t xml:space="preserve">, </w:t>
      </w:r>
      <w:r w:rsidR="00F16314" w:rsidRPr="000A338D">
        <w:t>além de</w:t>
      </w:r>
      <w:r w:rsidRPr="000A338D">
        <w:t xml:space="preserve"> esclarecer como variáveis contextuais contribuem para esses efeitos, sustentando a existência de uma influência direta, porém condicionada, do SA sobre as </w:t>
      </w:r>
      <w:proofErr w:type="spellStart"/>
      <w:r w:rsidRPr="000A338D">
        <w:t>DRSAI</w:t>
      </w:r>
      <w:proofErr w:type="spellEnd"/>
      <w:r w:rsidRPr="000A338D">
        <w:t>.</w:t>
      </w:r>
      <w:r w:rsidR="00AA16CC" w:rsidRPr="000A338D">
        <w:t xml:space="preserve"> </w:t>
      </w:r>
      <w:r w:rsidR="00F446BF" w:rsidRPr="000A338D">
        <w:t>Acredita-se</w:t>
      </w:r>
      <w:r w:rsidR="0042646F" w:rsidRPr="000A338D">
        <w:t xml:space="preserve"> que a análise causal para o estado do Paraná </w:t>
      </w:r>
      <w:r w:rsidR="00F16314" w:rsidRPr="000A338D">
        <w:t xml:space="preserve">irá </w:t>
      </w:r>
      <w:r w:rsidR="0042646F" w:rsidRPr="000A338D">
        <w:t>corrobor</w:t>
      </w:r>
      <w:r w:rsidR="00F16314" w:rsidRPr="000A338D">
        <w:t>ar</w:t>
      </w:r>
      <w:r w:rsidR="0042646F" w:rsidRPr="000A338D">
        <w:t xml:space="preserve"> com estudos como o de </w:t>
      </w:r>
      <w:proofErr w:type="spellStart"/>
      <w:r w:rsidR="0042646F" w:rsidRPr="000A338D">
        <w:t>Snow</w:t>
      </w:r>
      <w:proofErr w:type="spellEnd"/>
      <w:r w:rsidR="0042646F" w:rsidRPr="000A338D">
        <w:t xml:space="preserve"> (1854) no sentido de apontar que a relação demonstrada entre SA e </w:t>
      </w:r>
      <w:proofErr w:type="spellStart"/>
      <w:r w:rsidR="0042646F" w:rsidRPr="000A338D">
        <w:t>DRSAI</w:t>
      </w:r>
      <w:proofErr w:type="spellEnd"/>
      <w:r w:rsidR="0042646F" w:rsidRPr="000A338D">
        <w:t xml:space="preserve"> </w:t>
      </w:r>
      <w:r w:rsidR="00F446BF" w:rsidRPr="000A338D">
        <w:t xml:space="preserve">é de natureza </w:t>
      </w:r>
      <w:r w:rsidR="0042646F" w:rsidRPr="000A338D">
        <w:t xml:space="preserve">causal, embora </w:t>
      </w:r>
      <w:r w:rsidR="000A44B7" w:rsidRPr="000A338D">
        <w:t xml:space="preserve">os </w:t>
      </w:r>
      <w:r w:rsidR="0042646F" w:rsidRPr="000A338D">
        <w:t>fatores</w:t>
      </w:r>
      <w:r w:rsidR="000A44B7" w:rsidRPr="000A338D">
        <w:t xml:space="preserve"> contextuais já citados</w:t>
      </w:r>
      <w:r w:rsidR="0042646F" w:rsidRPr="000A338D">
        <w:t xml:space="preserve"> possam servir para modular esses resultados, exigindo uma abordagem integrada para confirmar causalidade diante das informações disponíveis.</w:t>
      </w:r>
    </w:p>
    <w:p w14:paraId="7F94C18D" w14:textId="1C97770E" w:rsidR="005A05F2" w:rsidRPr="000A338D" w:rsidRDefault="0042646F" w:rsidP="00AA16CC">
      <w:pPr>
        <w:contextualSpacing/>
      </w:pPr>
      <w:r w:rsidRPr="000A338D">
        <w:t>Essas hipóteses buscam refletir a expectativa gerada pela literatura de que a relação entre saneamento ambiental (SA) e a incidência de Doenças Relacionadas ao Saneamento Ambiental Inadequado (</w:t>
      </w:r>
      <w:proofErr w:type="spellStart"/>
      <w:r w:rsidRPr="000A338D">
        <w:t>DRSAI</w:t>
      </w:r>
      <w:proofErr w:type="spellEnd"/>
      <w:r w:rsidRPr="000A338D">
        <w:t xml:space="preserve">) nos municípios paranaenses entre 2008 e 2022 seja significativa, porém modulada por fatores contextuais, com evidências de causalidade que podem ser desvendadas por métodos analíticos e suporte da </w:t>
      </w:r>
      <w:r w:rsidRPr="000A338D">
        <w:lastRenderedPageBreak/>
        <w:t>literatura científica.</w:t>
      </w:r>
      <w:r w:rsidR="00AA16CC" w:rsidRPr="000A338D">
        <w:t xml:space="preserve"> </w:t>
      </w:r>
      <w:r w:rsidRPr="000A338D">
        <w:t xml:space="preserve">Ao testar essas hipóteses, a pesquisa busca não apenas confirmar a associação </w:t>
      </w:r>
      <w:r w:rsidR="00F446BF" w:rsidRPr="000A338D">
        <w:t xml:space="preserve">já </w:t>
      </w:r>
      <w:r w:rsidRPr="000A338D">
        <w:t xml:space="preserve">documentada entre SA e </w:t>
      </w:r>
      <w:proofErr w:type="spellStart"/>
      <w:r w:rsidRPr="000A338D">
        <w:t>DRSAI</w:t>
      </w:r>
      <w:proofErr w:type="spellEnd"/>
      <w:r w:rsidRPr="000A338D">
        <w:t xml:space="preserve"> em diversos lugares, mas também esclarecer as condições sob as quais essa relação se manifest</w:t>
      </w:r>
      <w:r w:rsidR="000A44B7" w:rsidRPr="000A338D">
        <w:t>ou</w:t>
      </w:r>
      <w:r w:rsidRPr="000A338D">
        <w:t xml:space="preserve"> ou não no contexto paranaense</w:t>
      </w:r>
      <w:r w:rsidR="000A44B7" w:rsidRPr="000A338D">
        <w:t xml:space="preserve"> no período estudado</w:t>
      </w:r>
      <w:r w:rsidRPr="000A338D">
        <w:t>.</w:t>
      </w:r>
    </w:p>
    <w:p w14:paraId="3AEA9C62" w14:textId="2948B42C" w:rsidR="00AA16CC" w:rsidRPr="000A338D" w:rsidRDefault="00AA16CC" w:rsidP="00AA16CC">
      <w:pPr>
        <w:ind w:firstLine="0"/>
        <w:contextualSpacing/>
      </w:pPr>
    </w:p>
    <w:p w14:paraId="08D23344" w14:textId="52948AF1" w:rsidR="005A05F2" w:rsidRPr="000A338D" w:rsidRDefault="005A05F2" w:rsidP="00D60F18">
      <w:pPr>
        <w:pStyle w:val="Ttulo2"/>
      </w:pPr>
      <w:bookmarkStart w:id="51" w:name="_Toc211342488"/>
      <w:r w:rsidRPr="000A338D">
        <w:t>Justificativa</w:t>
      </w:r>
      <w:bookmarkEnd w:id="51"/>
    </w:p>
    <w:p w14:paraId="0305608B" w14:textId="77777777" w:rsidR="005A05F2" w:rsidRPr="000A338D" w:rsidRDefault="005A05F2" w:rsidP="005A05F2">
      <w:pPr>
        <w:contextualSpacing/>
      </w:pPr>
    </w:p>
    <w:p w14:paraId="0B0EB33E" w14:textId="6ED39C93" w:rsidR="00D16D0C" w:rsidRPr="000A338D" w:rsidRDefault="00D16D0C" w:rsidP="00D16D0C">
      <w:pPr>
        <w:contextualSpacing/>
      </w:pPr>
      <w:r w:rsidRPr="000A338D">
        <w:t xml:space="preserve">A relevância desta tese parte do argumento de que o desenvolvimento regional do Paraná não </w:t>
      </w:r>
      <w:r w:rsidR="005C0B15" w:rsidRPr="000A338D">
        <w:t xml:space="preserve">vai </w:t>
      </w:r>
      <w:r w:rsidRPr="000A338D">
        <w:t xml:space="preserve">se concretizar plenamente enquanto persistirem os problemas públicos associados à precariedade do SA e à </w:t>
      </w:r>
      <w:r w:rsidR="005C0B15" w:rsidRPr="000A338D">
        <w:t xml:space="preserve">incidência de </w:t>
      </w:r>
      <w:proofErr w:type="spellStart"/>
      <w:r w:rsidRPr="000A338D">
        <w:t>DRSAI</w:t>
      </w:r>
      <w:proofErr w:type="spellEnd"/>
      <w:r w:rsidRPr="000A338D">
        <w:t>, dada a importância destes fatores para o desenvolvimento, o que é corroborado por IPEA (2024) e Pires (2022).</w:t>
      </w:r>
    </w:p>
    <w:p w14:paraId="056D7C50" w14:textId="5446ACE1" w:rsidR="00A521C0" w:rsidRPr="000A338D" w:rsidRDefault="00A521C0" w:rsidP="00A521C0">
      <w:pPr>
        <w:contextualSpacing/>
      </w:pPr>
      <w:r w:rsidRPr="000A338D">
        <w:t xml:space="preserve">Em termos de desenvolvimento regional, SA é um vetor estruturante: reduz riscos sanitários, eleva capacidades humanas (saúde, escolaridade) e aumenta eficiência territorial. Demonstrar empiricamente como e em que contextos o SA reduz </w:t>
      </w:r>
      <w:proofErr w:type="spellStart"/>
      <w:r w:rsidRPr="000A338D">
        <w:t>DRSAI</w:t>
      </w:r>
      <w:proofErr w:type="spellEnd"/>
      <w:r w:rsidRPr="000A338D">
        <w:t xml:space="preserve"> é decisivo para orientar políticas territorialmente sensíveis, aprimorar coordenação intergovernamental e maximizar retornos sociais de investimentos em saneamento no Paraná.</w:t>
      </w:r>
    </w:p>
    <w:p w14:paraId="55BCABA5" w14:textId="31D2F77E" w:rsidR="006D2EDE" w:rsidRPr="000A338D" w:rsidRDefault="006D2EDE" w:rsidP="00D16D0C">
      <w:pPr>
        <w:contextualSpacing/>
      </w:pPr>
      <w:r w:rsidRPr="000A338D">
        <w:t>Ao mesmo tempo que superar estes desafios é</w:t>
      </w:r>
      <w:r w:rsidR="00D16D0C" w:rsidRPr="000A338D">
        <w:t xml:space="preserve"> uma condição essencial para o progresso socioeconômico e o bem-estar da população</w:t>
      </w:r>
      <w:r w:rsidRPr="000A338D">
        <w:t xml:space="preserve"> do estado</w:t>
      </w:r>
      <w:r w:rsidR="00D16D0C" w:rsidRPr="000A338D">
        <w:t>, tal superação exige mais do que intenções ou ações isoladas</w:t>
      </w:r>
      <w:r w:rsidRPr="000A338D">
        <w:t>.</w:t>
      </w:r>
      <w:r w:rsidR="00D16D0C" w:rsidRPr="000A338D">
        <w:t xml:space="preserve"> </w:t>
      </w:r>
      <w:r w:rsidRPr="000A338D">
        <w:t xml:space="preserve">É necessária </w:t>
      </w:r>
      <w:r w:rsidR="00D16D0C" w:rsidRPr="000A338D">
        <w:t xml:space="preserve">uma compreensão profunda das relações causais que conectam SA, </w:t>
      </w:r>
      <w:proofErr w:type="spellStart"/>
      <w:r w:rsidR="00D16D0C" w:rsidRPr="000A338D">
        <w:t>DRSAI</w:t>
      </w:r>
      <w:proofErr w:type="spellEnd"/>
      <w:r w:rsidR="00D16D0C" w:rsidRPr="000A338D">
        <w:t xml:space="preserve"> e o contexto local, como </w:t>
      </w:r>
      <w:r w:rsidRPr="000A338D">
        <w:t xml:space="preserve">pode ser visto em </w:t>
      </w:r>
      <w:proofErr w:type="spellStart"/>
      <w:r w:rsidR="00D16D0C" w:rsidRPr="000A338D">
        <w:t>Morçöl</w:t>
      </w:r>
      <w:proofErr w:type="spellEnd"/>
      <w:r w:rsidR="00D16D0C" w:rsidRPr="000A338D">
        <w:t xml:space="preserve"> (2012) e Souza e </w:t>
      </w:r>
      <w:proofErr w:type="spellStart"/>
      <w:r w:rsidR="00D16D0C" w:rsidRPr="000A338D">
        <w:t>Fontanelli</w:t>
      </w:r>
      <w:proofErr w:type="spellEnd"/>
      <w:r w:rsidR="00D16D0C" w:rsidRPr="000A338D">
        <w:t xml:space="preserve"> (2020) ao tratarem da complexidade das políticas públicas</w:t>
      </w:r>
      <w:r w:rsidRPr="000A338D">
        <w:t xml:space="preserve"> e de capacidades estatais</w:t>
      </w:r>
      <w:r w:rsidR="00D16D0C" w:rsidRPr="000A338D">
        <w:t>.</w:t>
      </w:r>
    </w:p>
    <w:p w14:paraId="4B500275" w14:textId="2E67009F" w:rsidR="00CF53B6" w:rsidRPr="000A338D" w:rsidRDefault="006D2EDE" w:rsidP="006D2EDE">
      <w:pPr>
        <w:contextualSpacing/>
      </w:pPr>
      <w:r w:rsidRPr="000A338D">
        <w:t>A viabilidade de</w:t>
      </w:r>
      <w:r w:rsidR="00D16D0C" w:rsidRPr="000A338D">
        <w:t xml:space="preserve">ssa compreensão </w:t>
      </w:r>
      <w:r w:rsidRPr="000A338D">
        <w:t xml:space="preserve">passa pela </w:t>
      </w:r>
      <w:r w:rsidR="00D16D0C" w:rsidRPr="000A338D">
        <w:t>análise da dinâmica histórica recente do próprio estado, apoiada em indicadores sociais que traduzam aspectos intangíveis da realidade em dados tangíveis</w:t>
      </w:r>
      <w:r w:rsidRPr="000A338D">
        <w:t xml:space="preserve"> (</w:t>
      </w:r>
      <w:proofErr w:type="spellStart"/>
      <w:r w:rsidR="00054DA1" w:rsidRPr="000A338D">
        <w:t>Jannuzzi</w:t>
      </w:r>
      <w:proofErr w:type="spellEnd"/>
      <w:r w:rsidR="00054DA1" w:rsidRPr="000A338D">
        <w:t xml:space="preserve">, </w:t>
      </w:r>
      <w:r w:rsidRPr="000A338D">
        <w:t>2017).</w:t>
      </w:r>
      <w:r w:rsidR="0003425B" w:rsidRPr="000A338D">
        <w:t xml:space="preserve"> Estes indicadores podem ser usados, entre outras coisas, para distinguir meras correlações estatísticas de relações de natureza causal, um desafio bem ilustrado por Pearl e Mackenzie (2018) ao discutirem a covariância entre vendas de sorvete e crimes, cuja origem está na temperatura</w:t>
      </w:r>
      <w:r w:rsidR="0069059F" w:rsidRPr="000A338D">
        <w:t xml:space="preserve"> do ar</w:t>
      </w:r>
      <w:r w:rsidR="0003425B" w:rsidRPr="000A338D">
        <w:t>, e não na interação direta entre os dois.</w:t>
      </w:r>
    </w:p>
    <w:p w14:paraId="78F0D9EC" w14:textId="77777777" w:rsidR="00AA16CC" w:rsidRPr="000A338D" w:rsidRDefault="0003425B" w:rsidP="00AA16CC">
      <w:pPr>
        <w:contextualSpacing/>
      </w:pPr>
      <w:r w:rsidRPr="000A338D">
        <w:t xml:space="preserve">No contexto desta tese, compreender se as melhorias no SA efetivamente reduzem a incidência de </w:t>
      </w:r>
      <w:proofErr w:type="spellStart"/>
      <w:r w:rsidRPr="000A338D">
        <w:t>DRSAI</w:t>
      </w:r>
      <w:proofErr w:type="spellEnd"/>
      <w:r w:rsidRPr="000A338D">
        <w:t xml:space="preserve"> é fundamental para orientar políticas públicas eficazes. Sem essa clareza, pode-se perder oportunidades e as políticas públicas de </w:t>
      </w:r>
      <w:r w:rsidRPr="000A338D">
        <w:lastRenderedPageBreak/>
        <w:t>SA podem ser mal direcionadas, comprometendo sua capacidade de gerar os benefícios esperados em saúde e desenvolvimento.</w:t>
      </w:r>
    </w:p>
    <w:p w14:paraId="01AF844D" w14:textId="74298C1B" w:rsidR="00F10AB0" w:rsidRPr="000A338D" w:rsidRDefault="0003425B" w:rsidP="00AA16CC">
      <w:pPr>
        <w:contextualSpacing/>
      </w:pPr>
      <w:r w:rsidRPr="000A338D">
        <w:t xml:space="preserve">Um exemplo concreto de oportunidades que podem surgir da intersecção entre SA e objetivos mais amplos é o convênio firmado entre Itaipu Binacional, Itaipu </w:t>
      </w:r>
      <w:proofErr w:type="spellStart"/>
      <w:r w:rsidRPr="000A338D">
        <w:t>Parquetec</w:t>
      </w:r>
      <w:proofErr w:type="spellEnd"/>
      <w:r w:rsidRPr="000A338D">
        <w:t xml:space="preserve"> e Sanepar, que prevê mais de R$ 84 milhões para infraestrutura de saneamento no oeste do Paraná (</w:t>
      </w:r>
      <w:r w:rsidR="00054DA1" w:rsidRPr="000A338D">
        <w:t xml:space="preserve">Sanepar, </w:t>
      </w:r>
      <w:r w:rsidRPr="000A338D">
        <w:t>2020).</w:t>
      </w:r>
    </w:p>
    <w:p w14:paraId="54DED956" w14:textId="21AC8559" w:rsidR="0003425B" w:rsidRPr="000A338D" w:rsidRDefault="00F10AB0" w:rsidP="006D2EDE">
      <w:pPr>
        <w:contextualSpacing/>
      </w:pPr>
      <w:r w:rsidRPr="000A338D">
        <w:t>Embora o SA não esteja entre os objetivos estratégicos diretos de Itaipu, o investimento é justificado pelo seu potencial de fomentar desenvolvimento social, econômico e ambiental, alinhado ao Objetivo Estratégico 08 da empresa, que visa promover tais avanços na área de influência (</w:t>
      </w:r>
      <w:r w:rsidR="00054DA1" w:rsidRPr="000A338D">
        <w:t xml:space="preserve">Sanepar, </w:t>
      </w:r>
      <w:r w:rsidRPr="000A338D">
        <w:t>2020). Aqui, o saneamento emerge como um instrumento para resultados que transcendem a infraestrutura, como geração de emprego e bem-estar, evidenciando a necessidade de ferramentas analíticas que demonstrem essas conexões.</w:t>
      </w:r>
    </w:p>
    <w:p w14:paraId="0A630FD3" w14:textId="72C6E367" w:rsidR="00F10AB0" w:rsidRPr="000A338D" w:rsidRDefault="00F10AB0" w:rsidP="006D2EDE">
      <w:pPr>
        <w:contextualSpacing/>
      </w:pPr>
      <w:r w:rsidRPr="000A338D">
        <w:t xml:space="preserve">Assim, esta pesquisa se justifica não só pela urgência em enfrentar os desafios de SA e </w:t>
      </w:r>
      <w:proofErr w:type="spellStart"/>
      <w:r w:rsidRPr="000A338D">
        <w:t>DRSAI</w:t>
      </w:r>
      <w:proofErr w:type="spellEnd"/>
      <w:r w:rsidRPr="000A338D">
        <w:t xml:space="preserve"> no Paraná</w:t>
      </w:r>
      <w:r w:rsidR="0069059F" w:rsidRPr="000A338D">
        <w:t>,</w:t>
      </w:r>
      <w:r w:rsidRPr="000A338D">
        <w:t xml:space="preserve"> onde, em 2022, 23,7% da população ainda carecia de esgoto e doenças como dengue e diarreia geraram milhares de internações, mas também por seu potencial de oferecer métodos e evidências que ampliem </w:t>
      </w:r>
      <w:r w:rsidR="0069059F" w:rsidRPr="000A338D">
        <w:t xml:space="preserve">a capacidade de justificar </w:t>
      </w:r>
      <w:r w:rsidRPr="000A338D">
        <w:t xml:space="preserve">investimentos em saneamento (SNIS, 2025; </w:t>
      </w:r>
      <w:proofErr w:type="spellStart"/>
      <w:r w:rsidR="00054DA1" w:rsidRPr="000A338D">
        <w:t>Datasus</w:t>
      </w:r>
      <w:proofErr w:type="spellEnd"/>
      <w:r w:rsidR="00054DA1" w:rsidRPr="000A338D">
        <w:t xml:space="preserve">, </w:t>
      </w:r>
      <w:r w:rsidRPr="000A338D">
        <w:t>2025).</w:t>
      </w:r>
    </w:p>
    <w:p w14:paraId="081B12B7" w14:textId="3739CCBE" w:rsidR="000A646D" w:rsidRPr="000A338D" w:rsidRDefault="00F10AB0" w:rsidP="00370AD2">
      <w:pPr>
        <w:contextualSpacing/>
      </w:pPr>
      <w:r w:rsidRPr="000A338D">
        <w:t xml:space="preserve">Ao explorar as relações entre </w:t>
      </w:r>
      <w:r w:rsidR="004D621E" w:rsidRPr="000A338D">
        <w:t xml:space="preserve">os indicadores de </w:t>
      </w:r>
      <w:r w:rsidRPr="000A338D">
        <w:t xml:space="preserve">SA e </w:t>
      </w:r>
      <w:proofErr w:type="spellStart"/>
      <w:r w:rsidRPr="000A338D">
        <w:t>DRSAI</w:t>
      </w:r>
      <w:proofErr w:type="spellEnd"/>
      <w:r w:rsidRPr="000A338D">
        <w:t xml:space="preserve">, incluindo </w:t>
      </w:r>
      <w:r w:rsidR="004D621E" w:rsidRPr="000A338D">
        <w:t>em</w:t>
      </w:r>
      <w:r w:rsidRPr="000A338D">
        <w:t xml:space="preserve"> casos</w:t>
      </w:r>
      <w:r w:rsidR="004D621E" w:rsidRPr="000A338D">
        <w:t xml:space="preserve"> </w:t>
      </w:r>
      <w:r w:rsidR="00C447DD" w:rsidRPr="000A338D">
        <w:t>em que</w:t>
      </w:r>
      <w:r w:rsidR="004D621E" w:rsidRPr="000A338D">
        <w:t xml:space="preserve"> a relação não é a esperada</w:t>
      </w:r>
      <w:r w:rsidRPr="000A338D">
        <w:t>, a tese</w:t>
      </w:r>
      <w:r w:rsidR="0069059F" w:rsidRPr="000A338D">
        <w:t xml:space="preserve"> aqui projetada</w:t>
      </w:r>
      <w:r w:rsidRPr="000A338D">
        <w:t xml:space="preserve"> pode fortalecer a argumentação para que o </w:t>
      </w:r>
      <w:r w:rsidR="0069059F" w:rsidRPr="000A338D">
        <w:t>SA</w:t>
      </w:r>
      <w:r w:rsidRPr="000A338D">
        <w:t xml:space="preserve"> seja integrado como meio estratégico em iniciativas de desenvolvimento regional, mesmo por atores de setores distintos, como o energético.</w:t>
      </w:r>
      <w:r w:rsidR="00DC069A" w:rsidRPr="000A338D">
        <w:t xml:space="preserve"> </w:t>
      </w:r>
      <w:r w:rsidR="004D621E" w:rsidRPr="000A338D">
        <w:t>Além disso</w:t>
      </w:r>
      <w:r w:rsidRPr="000A338D">
        <w:t xml:space="preserve">, os </w:t>
      </w:r>
      <w:r w:rsidR="004D621E" w:rsidRPr="000A338D">
        <w:t xml:space="preserve">procedimentos </w:t>
      </w:r>
      <w:r w:rsidRPr="000A338D">
        <w:t xml:space="preserve">metodológicos propostos </w:t>
      </w:r>
      <w:r w:rsidR="004D621E" w:rsidRPr="000A338D">
        <w:t xml:space="preserve">aqui </w:t>
      </w:r>
      <w:r w:rsidR="0069059F" w:rsidRPr="000A338D">
        <w:t>pode</w:t>
      </w:r>
      <w:r w:rsidR="00DC069A" w:rsidRPr="000A338D">
        <w:t>m</w:t>
      </w:r>
      <w:r w:rsidRPr="000A338D">
        <w:t xml:space="preserve"> inspirar estudos semelhantes em outros contextos </w:t>
      </w:r>
      <w:ins w:id="52" w:author="Lucir Reinaldo Alves" w:date="2025-11-21T09:38:00Z" w16du:dateUtc="2025-11-21T12:38:00Z">
        <w:r w:rsidR="008173AA">
          <w:t>regionais do Brasil</w:t>
        </w:r>
      </w:ins>
      <w:del w:id="53" w:author="Lucir Reinaldo Alves" w:date="2025-11-21T09:38:00Z" w16du:dateUtc="2025-11-21T12:38:00Z">
        <w:r w:rsidRPr="000A338D" w:rsidDel="008173AA">
          <w:delText>nacionais</w:delText>
        </w:r>
      </w:del>
      <w:r w:rsidRPr="000A338D">
        <w:t>, contribuindo para uma compreensão mais robusta das interações entre</w:t>
      </w:r>
      <w:r w:rsidR="004D621E" w:rsidRPr="000A338D">
        <w:t xml:space="preserve"> políticas públicas</w:t>
      </w:r>
      <w:r w:rsidRPr="000A338D">
        <w:t xml:space="preserve">, </w:t>
      </w:r>
      <w:r w:rsidR="004D621E" w:rsidRPr="000A338D">
        <w:t xml:space="preserve">resultados públicos </w:t>
      </w:r>
      <w:r w:rsidRPr="000A338D">
        <w:t xml:space="preserve">e </w:t>
      </w:r>
      <w:r w:rsidR="004D621E" w:rsidRPr="000A338D">
        <w:t>desenvolvimento regional</w:t>
      </w:r>
      <w:r w:rsidRPr="000A338D">
        <w:t>.</w:t>
      </w:r>
    </w:p>
    <w:p w14:paraId="41660702" w14:textId="229FE53D" w:rsidR="00195D22" w:rsidRPr="000A338D" w:rsidRDefault="00195D22" w:rsidP="00370AD2">
      <w:pPr>
        <w:contextualSpacing/>
      </w:pPr>
      <w:r w:rsidRPr="000A338D">
        <w:t xml:space="preserve">Cabe destacar especificamente as motivações que levam à realização desta investigação com base em seus participantes, salientando a importância tanto para mim como pesquisador, quanto para o Programa de Pós-Graduação em Desenvolvimento Regional da </w:t>
      </w:r>
      <w:proofErr w:type="spellStart"/>
      <w:r w:rsidRPr="000A338D">
        <w:t>Unijuí</w:t>
      </w:r>
      <w:proofErr w:type="spellEnd"/>
      <w:r w:rsidRPr="000A338D">
        <w:t xml:space="preserve">, na linha de pesquisa </w:t>
      </w:r>
      <w:r w:rsidR="00FB5837" w:rsidRPr="000A338D">
        <w:t xml:space="preserve">Políticas Públicas, Planejamento Urbano e Gestão do Território, para o convênio entre Unioeste, </w:t>
      </w:r>
      <w:proofErr w:type="spellStart"/>
      <w:r w:rsidR="00FB5837" w:rsidRPr="000A338D">
        <w:t>Unijuí</w:t>
      </w:r>
      <w:proofErr w:type="spellEnd"/>
      <w:r w:rsidR="00FB5837" w:rsidRPr="000A338D">
        <w:t xml:space="preserve"> e Itaipu </w:t>
      </w:r>
      <w:proofErr w:type="spellStart"/>
      <w:r w:rsidR="00FB5837" w:rsidRPr="000A338D">
        <w:t>Parquetec</w:t>
      </w:r>
      <w:proofErr w:type="spellEnd"/>
      <w:r w:rsidR="00FB5837" w:rsidRPr="000A338D">
        <w:t>, que permitiu a realização desta tese e para a sociedade em si considerando os avanços da ciência.</w:t>
      </w:r>
    </w:p>
    <w:p w14:paraId="71C41F8E" w14:textId="77777777" w:rsidR="00FB5837" w:rsidRPr="000A338D" w:rsidRDefault="00FB5837" w:rsidP="00370AD2">
      <w:pPr>
        <w:contextualSpacing/>
      </w:pPr>
      <w:r w:rsidRPr="000A338D">
        <w:lastRenderedPageBreak/>
        <w:t xml:space="preserve">Como pesquisador, esta tese se motiva a partir da continuação da construção de uma carreira acadêmica focada na contribuição em direção a possibilitar o uso de dados e tecnologia para a tomada de decisão de modo a aproximar cada vez mais a intenção de transformação da realização da transformação. Em outras palavras, este trabalho é parte do esforço pessoal em contribuir com o aperfeiçoamento da capacidade estatal de influenciar intencionalmente na realidade regional, neste caso específico, entendendo a relação causal entre uma ação intencional de produção de infraestrutura de saneamento com um resultado público indireto que é a redução de </w:t>
      </w:r>
      <w:proofErr w:type="spellStart"/>
      <w:r w:rsidRPr="000A338D">
        <w:t>DRSAI</w:t>
      </w:r>
      <w:proofErr w:type="spellEnd"/>
      <w:r w:rsidRPr="000A338D">
        <w:t>.</w:t>
      </w:r>
    </w:p>
    <w:p w14:paraId="69015D51" w14:textId="77777777" w:rsidR="00FB5837" w:rsidRPr="000A338D" w:rsidRDefault="00FB5837" w:rsidP="00370AD2">
      <w:pPr>
        <w:contextualSpacing/>
      </w:pPr>
      <w:r w:rsidRPr="000A338D">
        <w:t xml:space="preserve">Para o </w:t>
      </w:r>
      <w:proofErr w:type="spellStart"/>
      <w:r w:rsidRPr="000A338D">
        <w:t>PPGDR</w:t>
      </w:r>
      <w:proofErr w:type="spellEnd"/>
      <w:r w:rsidRPr="000A338D">
        <w:t>, a motivação se baseia no mesmo sentido, da produção científica que contribua para aumentar o conhecimento e o domínio em técnicas e ferramentas de planejamento e gestão do desenvolvimento regional, na ideia de que, ao aumentar o domínio da compreensão da realidade em termos de relações causais, pode-se aumentar a capacidade de agir e influenciar intencionalmente a realidade de uma região em conformidade com o planejado.</w:t>
      </w:r>
    </w:p>
    <w:p w14:paraId="410A929B" w14:textId="77777777" w:rsidR="00941E22" w:rsidRPr="000A338D" w:rsidRDefault="00FB5837" w:rsidP="00370AD2">
      <w:pPr>
        <w:contextualSpacing/>
      </w:pPr>
      <w:r w:rsidRPr="000A338D">
        <w:t xml:space="preserve">Para o convênio, a pesquisa se motiva pela busca do Itaipu </w:t>
      </w:r>
      <w:proofErr w:type="spellStart"/>
      <w:r w:rsidRPr="000A338D">
        <w:t>Parquetec</w:t>
      </w:r>
      <w:proofErr w:type="spellEnd"/>
      <w:r w:rsidRPr="000A338D">
        <w:t xml:space="preserve"> </w:t>
      </w:r>
      <w:proofErr w:type="gramStart"/>
      <w:r w:rsidRPr="000A338D">
        <w:t>e também</w:t>
      </w:r>
      <w:proofErr w:type="gramEnd"/>
      <w:r w:rsidRPr="000A338D">
        <w:t xml:space="preserve"> das universidades envolvidas em produzir desenvolvimento regional, tarefa que se torna muito difícil sem conhecimentos que permitam entender quais ações podem ser feitas para gerar este desenvolvimento regional e em quais medidas. Parte da missão que justifica a própria existência do Itaipu </w:t>
      </w:r>
      <w:proofErr w:type="spellStart"/>
      <w:r w:rsidRPr="000A338D">
        <w:t>Parquetec</w:t>
      </w:r>
      <w:proofErr w:type="spellEnd"/>
      <w:r w:rsidRPr="000A338D">
        <w:t xml:space="preserve"> é o apoio </w:t>
      </w:r>
      <w:r w:rsidR="00941E22" w:rsidRPr="000A338D">
        <w:t>tecnológico e científico à Itaipu Binacional no cumprimento de sua missão, que por sua vez inclui a geração de desenvolvimento regional.</w:t>
      </w:r>
    </w:p>
    <w:p w14:paraId="23D2CF56" w14:textId="4644894F" w:rsidR="00987034" w:rsidRPr="000A338D" w:rsidRDefault="00941E22" w:rsidP="00941E22">
      <w:pPr>
        <w:contextualSpacing/>
      </w:pPr>
      <w:r w:rsidRPr="000A338D">
        <w:t>Já para a sociedade considerando o avanço da ciência, esta pesquisa se motiva pelo aprofundamento da abordagem causal no estudo das ações coletivas/governamentais e dos resultados públicos destas ações. Acredita-se que quanto mais domínio científico houver a respeito das relações de causa e efeito das ações coletivas, maior pode ser a capacidade do grupo social em decidir e influenciar seu próprio futuro.</w:t>
      </w:r>
      <w:r w:rsidR="00FB5837" w:rsidRPr="000A338D">
        <w:t xml:space="preserve"> </w:t>
      </w:r>
      <w:bookmarkStart w:id="54" w:name="_Toc211342489"/>
    </w:p>
    <w:p w14:paraId="18D7C4B0" w14:textId="77777777" w:rsidR="00941E22" w:rsidRPr="000A338D" w:rsidRDefault="00941E22">
      <w:pPr>
        <w:rPr>
          <w:rFonts w:eastAsiaTheme="majorEastAsia" w:cstheme="majorBidi"/>
          <w:b/>
          <w:caps/>
          <w:szCs w:val="32"/>
        </w:rPr>
      </w:pPr>
      <w:r w:rsidRPr="000A338D">
        <w:br w:type="page"/>
      </w:r>
    </w:p>
    <w:p w14:paraId="2F32D978" w14:textId="4E54734A" w:rsidR="00F15407" w:rsidRPr="00484146" w:rsidRDefault="00B47F02" w:rsidP="00BE03B9">
      <w:pPr>
        <w:pStyle w:val="Ttulo1"/>
      </w:pPr>
      <w:r w:rsidRPr="00484146">
        <w:lastRenderedPageBreak/>
        <w:t>REFERENCIAL TEÓRICO</w:t>
      </w:r>
      <w:bookmarkEnd w:id="54"/>
    </w:p>
    <w:p w14:paraId="3998909F" w14:textId="77777777" w:rsidR="00D62953" w:rsidRPr="000A338D" w:rsidRDefault="00D62953" w:rsidP="00D62953"/>
    <w:p w14:paraId="7CE9B232" w14:textId="75CA92C7" w:rsidR="00855AFF" w:rsidRPr="000A338D" w:rsidRDefault="002C0BCC" w:rsidP="00F1606C">
      <w:r w:rsidRPr="000A338D">
        <w:t xml:space="preserve">Para embasar a busca por estas respostas, vale estabelecer o referencial para alguns aspectos importantes desta pesquisa. Primeiramente, cabe discutir o que é o desenvolvimento regional neste contexto, o que SA e </w:t>
      </w:r>
      <w:proofErr w:type="spellStart"/>
      <w:r w:rsidRPr="000A338D">
        <w:t>DRSAI</w:t>
      </w:r>
      <w:proofErr w:type="spellEnd"/>
      <w:r w:rsidRPr="000A338D">
        <w:t xml:space="preserve"> t</w:t>
      </w:r>
      <w:r w:rsidR="00DC069A" w:rsidRPr="000A338D">
        <w:t>ê</w:t>
      </w:r>
      <w:r w:rsidRPr="000A338D">
        <w:t>m a ver entre si e com este conceito de desenvolvimento regional</w:t>
      </w:r>
      <w:r w:rsidR="00F1606C" w:rsidRPr="000A338D">
        <w:t xml:space="preserve"> e como debater tudo isso usando a ideia de causa e efeito dentro de um marco teórico.</w:t>
      </w:r>
    </w:p>
    <w:p w14:paraId="2046BCF4" w14:textId="77777777" w:rsidR="009B3161" w:rsidRPr="000A338D" w:rsidRDefault="009B3161" w:rsidP="00D62953"/>
    <w:p w14:paraId="5CB76766" w14:textId="3E410631" w:rsidR="00F1606C" w:rsidRPr="000A338D" w:rsidRDefault="00F1606C" w:rsidP="009C787E">
      <w:pPr>
        <w:pStyle w:val="Ttulo2"/>
      </w:pPr>
      <w:bookmarkStart w:id="55" w:name="_Toc211342490"/>
      <w:r w:rsidRPr="000A338D">
        <w:t>O desenvolvimento e o desenvolvimento regional</w:t>
      </w:r>
      <w:bookmarkEnd w:id="55"/>
    </w:p>
    <w:p w14:paraId="4CC42DAE" w14:textId="77777777" w:rsidR="00F1606C" w:rsidRPr="000A338D" w:rsidRDefault="00F1606C" w:rsidP="00F1606C"/>
    <w:p w14:paraId="70811149" w14:textId="4866E066" w:rsidR="00F1606C" w:rsidRPr="000A338D" w:rsidRDefault="00184296" w:rsidP="00F1606C">
      <w:r w:rsidRPr="000A338D">
        <w:t>No dicionário Aurélio (2008, p. 304), desenvolver significa fazer crescer, medrar, prosperar; significa também exercer, aplicar; gerar, produzir; expor com minúcia; crescer, aumentar, progredir. A palavra desenvolver pode ser usada em diversos contextos podendo assumir diferentes significados a depender de onde e como está sendo empregada.</w:t>
      </w:r>
    </w:p>
    <w:p w14:paraId="0D76DE6B" w14:textId="757511EB" w:rsidR="00184296" w:rsidRPr="000A338D" w:rsidRDefault="00184296" w:rsidP="00F1606C">
      <w:r w:rsidRPr="000A338D">
        <w:t xml:space="preserve">Neste trabalho, </w:t>
      </w:r>
      <w:del w:id="56" w:author="Lucir Reinaldo Alves" w:date="2025-11-23T20:57:00Z" w16du:dateUtc="2025-11-23T23:57:00Z">
        <w:r w:rsidRPr="000A338D" w:rsidDel="00BD37F8">
          <w:delText xml:space="preserve">nós </w:delText>
        </w:r>
      </w:del>
      <w:r w:rsidRPr="000A338D">
        <w:t xml:space="preserve">não estamos falando de qualquer forma de desenvolvimento, mas especificamente do desenvolvimento no contexto socioeconômico e no contexto regional. </w:t>
      </w:r>
      <w:r w:rsidR="00D76B5D" w:rsidRPr="000A338D">
        <w:t xml:space="preserve">Neste caso, o termo hoje usado para </w:t>
      </w:r>
      <w:r w:rsidR="00DC069A" w:rsidRPr="000A338D">
        <w:t xml:space="preserve">esse assunto </w:t>
      </w:r>
      <w:r w:rsidR="00D76B5D" w:rsidRPr="000A338D">
        <w:t>é o do desenvolvimento, mas não foi assim desde o início.</w:t>
      </w:r>
    </w:p>
    <w:p w14:paraId="4B6CF5D6" w14:textId="16731281" w:rsidR="00F1606C" w:rsidRPr="000A338D" w:rsidRDefault="00D76B5D" w:rsidP="005D2136">
      <w:r w:rsidRPr="000A338D">
        <w:t xml:space="preserve">Para fins deste trabalho, podemos traçar o início do debate sobre este tema na busca por compreender as mudanças sociais e econômicas que ocorriam no período de transição nos métodos de produção entre os séculos XVIII e XIX, </w:t>
      </w:r>
      <w:r w:rsidR="001F39C2" w:rsidRPr="000A338D">
        <w:t xml:space="preserve">com a intenção de entender e explicar os processos pelos quais </w:t>
      </w:r>
      <w:r w:rsidR="00DC069A" w:rsidRPr="000A338D">
        <w:t>ocorria</w:t>
      </w:r>
      <w:r w:rsidR="001F39C2" w:rsidRPr="000A338D">
        <w:t xml:space="preserve"> o crescimento econômico especificamente</w:t>
      </w:r>
      <w:r w:rsidR="005D2136" w:rsidRPr="000A338D">
        <w:t xml:space="preserve"> (Matta &amp; </w:t>
      </w:r>
      <w:proofErr w:type="spellStart"/>
      <w:r w:rsidR="005D2136" w:rsidRPr="000A338D">
        <w:t>Verdan</w:t>
      </w:r>
      <w:proofErr w:type="spellEnd"/>
      <w:r w:rsidR="005D2136" w:rsidRPr="000A338D">
        <w:t xml:space="preserve">, 2023; Saavedra &amp; </w:t>
      </w:r>
      <w:proofErr w:type="spellStart"/>
      <w:r w:rsidR="005D2136" w:rsidRPr="000A338D">
        <w:t>Armella</w:t>
      </w:r>
      <w:proofErr w:type="spellEnd"/>
      <w:r w:rsidR="005D2136" w:rsidRPr="000A338D">
        <w:t>, 2009).</w:t>
      </w:r>
    </w:p>
    <w:p w14:paraId="25010974" w14:textId="30797948" w:rsidR="005D2136" w:rsidRPr="000A338D" w:rsidRDefault="005D2136" w:rsidP="005D2136">
      <w:r w:rsidRPr="00D51233">
        <w:t xml:space="preserve">De partida, os debates tratando de riqueza e progresso </w:t>
      </w:r>
      <w:r w:rsidR="00DC069A" w:rsidRPr="00D51233">
        <w:t>se referiam</w:t>
      </w:r>
      <w:r w:rsidRPr="00D51233">
        <w:t xml:space="preserve"> a conceitos como crescimento, maximização e, por fim, desenvolvimento, à medida que o </w:t>
      </w:r>
      <w:r w:rsidR="00CD4064" w:rsidRPr="00D51233">
        <w:t>planejamento econômico se consolidava tecnicamente, especialmente até os anos 1960, o que se ligava diretamente aos debates sobre industrialização e modernização (Ramos, 2017).</w:t>
      </w:r>
    </w:p>
    <w:p w14:paraId="73254D1C" w14:textId="63CCCB68" w:rsidR="00CD4064" w:rsidRPr="000A338D" w:rsidRDefault="00CD4064" w:rsidP="005D2136">
      <w:r w:rsidRPr="000A338D">
        <w:t xml:space="preserve">Mudanças significativas no debate começam a acontecer no período pós-guerra (1950-1979), com a formalização de teorias que começam a distinguir o crescimento econômico do desenvolvimento em um sentido mais amplo. </w:t>
      </w:r>
      <w:r w:rsidR="00DC069A" w:rsidRPr="000A338D">
        <w:t>Naquele período, houve</w:t>
      </w:r>
      <w:r w:rsidRPr="000A338D">
        <w:t xml:space="preserve"> uma mudança semântica dinâmica, </w:t>
      </w:r>
      <w:r w:rsidR="00DC069A" w:rsidRPr="000A338D">
        <w:t>pela qual o</w:t>
      </w:r>
      <w:r w:rsidRPr="000A338D">
        <w:t xml:space="preserve"> conceito deixa de ser </w:t>
      </w:r>
      <w:r w:rsidRPr="000A338D">
        <w:lastRenderedPageBreak/>
        <w:t xml:space="preserve">apenas um sinônimo de crescimento econômico para ganhar um aspecto multidimensional (Matta &amp; </w:t>
      </w:r>
      <w:proofErr w:type="spellStart"/>
      <w:r w:rsidRPr="000A338D">
        <w:t>Verdan</w:t>
      </w:r>
      <w:proofErr w:type="spellEnd"/>
      <w:r w:rsidRPr="000A338D">
        <w:t xml:space="preserve">, 2023; Saavedra &amp; </w:t>
      </w:r>
      <w:proofErr w:type="spellStart"/>
      <w:r w:rsidRPr="000A338D">
        <w:t>Armella</w:t>
      </w:r>
      <w:proofErr w:type="spellEnd"/>
      <w:r w:rsidRPr="000A338D">
        <w:t>, 2009).</w:t>
      </w:r>
    </w:p>
    <w:p w14:paraId="5D2DC144" w14:textId="7278B229" w:rsidR="00CD4064" w:rsidRPr="000A338D" w:rsidRDefault="00CD4064" w:rsidP="005D2136">
      <w:commentRangeStart w:id="57"/>
      <w:r w:rsidRPr="000A338D">
        <w:t>Ao conceito de crescimento econômico são incorporados conceitos de desenvolvimento humano/social e sustentabilidade</w:t>
      </w:r>
      <w:ins w:id="58" w:author="Lucir Reinaldo Alves" w:date="2025-11-23T20:59:00Z" w16du:dateUtc="2025-11-23T23:59:00Z">
        <w:r w:rsidR="008F5597">
          <w:t>.</w:t>
        </w:r>
      </w:ins>
      <w:del w:id="59" w:author="Lucir Reinaldo Alves" w:date="2025-11-23T20:59:00Z" w16du:dateUtc="2025-11-23T23:59:00Z">
        <w:r w:rsidRPr="000A338D" w:rsidDel="008F5597">
          <w:delText>, de modo que</w:delText>
        </w:r>
      </w:del>
      <w:r w:rsidRPr="000A338D">
        <w:t xml:space="preserve"> </w:t>
      </w:r>
      <w:del w:id="60" w:author="Lucir Reinaldo Alves" w:date="2025-11-23T20:59:00Z" w16du:dateUtc="2025-11-23T23:59:00Z">
        <w:r w:rsidRPr="000A338D" w:rsidDel="008F5597">
          <w:delText xml:space="preserve">o </w:delText>
        </w:r>
      </w:del>
      <w:ins w:id="61" w:author="Lucir Reinaldo Alves" w:date="2025-11-23T20:59:00Z" w16du:dateUtc="2025-11-23T23:59:00Z">
        <w:r w:rsidR="008F5597">
          <w:t>O</w:t>
        </w:r>
        <w:r w:rsidR="008F5597" w:rsidRPr="000A338D">
          <w:t xml:space="preserve"> </w:t>
        </w:r>
      </w:ins>
      <w:r w:rsidRPr="000A338D">
        <w:t>crescimento econômico deixa de ser considerado suficiente para o desenvolvimento, colocando melhorias incrementais sobre estas outras dimensões como parte importante do que se convencionou chamar de desenvolvimento</w:t>
      </w:r>
      <w:del w:id="62" w:author="Lucir Reinaldo Alves" w:date="2025-11-23T20:58:00Z" w16du:dateUtc="2025-11-23T23:58:00Z">
        <w:r w:rsidRPr="000A338D" w:rsidDel="00B85132">
          <w:delText>.</w:delText>
        </w:r>
      </w:del>
      <w:r w:rsidRPr="000A338D">
        <w:t xml:space="preserve"> (Maldonado &amp; Araque, 202</w:t>
      </w:r>
      <w:r w:rsidR="001A2C87">
        <w:t>3</w:t>
      </w:r>
      <w:r w:rsidRPr="000A338D">
        <w:t>).</w:t>
      </w:r>
      <w:commentRangeEnd w:id="57"/>
      <w:r w:rsidR="008F5597">
        <w:rPr>
          <w:rStyle w:val="Refdecomentrio"/>
        </w:rPr>
        <w:commentReference w:id="57"/>
      </w:r>
    </w:p>
    <w:p w14:paraId="6F280458" w14:textId="02FA6287" w:rsidR="00D11143" w:rsidRPr="000A338D" w:rsidRDefault="00D11143" w:rsidP="005D2136">
      <w:r w:rsidRPr="000A338D">
        <w:t xml:space="preserve">Essa transformação também foi impulsionada por uma reavaliação crítica dos modelos anteriores. A partir dos anos 1980, cresceu o ceticismo em relação aos modelos de crescimento unilineares. Surgiram críticas às suposições a-históricas e eurocêntricas. Autores como </w:t>
      </w:r>
      <w:proofErr w:type="spellStart"/>
      <w:r w:rsidRPr="000A338D">
        <w:t>Galchu</w:t>
      </w:r>
      <w:proofErr w:type="spellEnd"/>
      <w:r w:rsidRPr="000A338D">
        <w:t xml:space="preserve"> (2017) e </w:t>
      </w:r>
      <w:proofErr w:type="spellStart"/>
      <w:r w:rsidRPr="000A338D">
        <w:t>Gunaratna</w:t>
      </w:r>
      <w:proofErr w:type="spellEnd"/>
      <w:r w:rsidRPr="000A338D">
        <w:t xml:space="preserve"> (2017) questionam os modelos universalistas, diferenciando as visões coloniais das perspectivas socioculturais contemporâneas e defendendo </w:t>
      </w:r>
      <w:r w:rsidR="009C13C7" w:rsidRPr="000A338D">
        <w:t>compreensões</w:t>
      </w:r>
      <w:r w:rsidRPr="000A338D">
        <w:t xml:space="preserve"> sensíveis ao contexto, com o surgimento de metas centradas nas pessoas.</w:t>
      </w:r>
    </w:p>
    <w:p w14:paraId="222F8B65" w14:textId="26910FF2" w:rsidR="00017FA7" w:rsidRPr="000A338D" w:rsidRDefault="00017FA7" w:rsidP="005D2136">
      <w:r w:rsidRPr="000A338D">
        <w:t xml:space="preserve">Foi nesse contexto de expansão e crítica que o "Desenvolvimento Regional" emergiu e se consolidou como um campo de estudo próprio. Mesmo que ligado ao conceito abrangente de desenvolvimento, o desenvolvimento regional evoluiu para tratar de dinâmicas específicas. Autores como </w:t>
      </w:r>
      <w:proofErr w:type="spellStart"/>
      <w:r w:rsidRPr="000A338D">
        <w:t>Quan</w:t>
      </w:r>
      <w:proofErr w:type="spellEnd"/>
      <w:r w:rsidRPr="000A338D">
        <w:t xml:space="preserve"> (2015) pesquisaram a longa história das teorias de desenvolvimento econômico regional (1800-2000), enquanto </w:t>
      </w:r>
      <w:proofErr w:type="spellStart"/>
      <w:r w:rsidRPr="000A338D">
        <w:t>Radulović</w:t>
      </w:r>
      <w:proofErr w:type="spellEnd"/>
      <w:r w:rsidRPr="000A338D">
        <w:t xml:space="preserve"> </w:t>
      </w:r>
      <w:r w:rsidRPr="000A338D">
        <w:rPr>
          <w:i/>
          <w:iCs/>
        </w:rPr>
        <w:t>et al</w:t>
      </w:r>
      <w:r w:rsidRPr="000A338D">
        <w:t>. (2014) definem o desenvolvimento regional como focado em processos espacialmente delimitados que influenciam o crescimento econômico, a equidade social e a mobilização de recursos dentro de territórios definidos.</w:t>
      </w:r>
    </w:p>
    <w:p w14:paraId="3C25A438" w14:textId="23E64F81" w:rsidR="00017FA7" w:rsidRPr="000A338D" w:rsidRDefault="00017FA7" w:rsidP="005D2136">
      <w:r w:rsidRPr="000A338D">
        <w:t xml:space="preserve">A principal diferença, como apontado por Corrêa </w:t>
      </w:r>
      <w:r w:rsidRPr="000A338D">
        <w:rPr>
          <w:i/>
          <w:iCs/>
        </w:rPr>
        <w:t>et al</w:t>
      </w:r>
      <w:r w:rsidRPr="000A338D">
        <w:t>. (2019), é que o desenvolvimento regional trata explicitamente de desigualdades espaciais, aspectos territoriais e a complexidade da distribuição de riqueza, enquanto o desenvolvimento geral é entendido como um processo socioeconômico mais amplo. Assim, o desenvolvimento regional evoluiu para enfatizar as dinâmicas espaciais, territoriais e locais que governam as disparidades e os potenciais regionais.</w:t>
      </w:r>
    </w:p>
    <w:p w14:paraId="6083E53B" w14:textId="55AF9C20" w:rsidR="00017FA7" w:rsidRPr="000A338D" w:rsidRDefault="00017FA7" w:rsidP="005D2136">
      <w:r w:rsidRPr="000A338D">
        <w:t xml:space="preserve">A ideia atual de desenvolvimento regional que fundamenta este trabalho não é monolítica, mas sim o resultado de um acúmulo de teorias concorrentes. </w:t>
      </w:r>
      <w:proofErr w:type="spellStart"/>
      <w:r w:rsidRPr="000A338D">
        <w:t>Dunford</w:t>
      </w:r>
      <w:proofErr w:type="spellEnd"/>
      <w:r w:rsidRPr="000A338D">
        <w:t xml:space="preserve"> (2008) pesquisa essa variedade de modelos, que vão desde as teorias neoclássicas até as de crescimento endógeno. Soja (2008) descreve uma visão geral histórica do planejamento regional, identificando fases que transitaram de abordagens baseadas </w:t>
      </w:r>
      <w:r w:rsidRPr="000A338D">
        <w:lastRenderedPageBreak/>
        <w:t>em recursos, para o bem-estar, depois para o empreendedorismo e, mais recentemente, para o chamado "novo regionalismo".</w:t>
      </w:r>
    </w:p>
    <w:p w14:paraId="616C0FD8" w14:textId="556BD35D" w:rsidR="00017FA7" w:rsidRPr="000A338D" w:rsidRDefault="00017FA7" w:rsidP="005D2136">
      <w:r w:rsidRPr="000A338D">
        <w:t xml:space="preserve">O pensamento contemporâneo sobre o tema é marcadamente multidisciplinar, integrando perspectivas econômicas, geográficas, sociais e políticas. No contexto latino-americano e brasileiro, esse debate é fortemente influenciado por perspectivas críticas. Brito </w:t>
      </w:r>
      <w:r w:rsidRPr="000A338D">
        <w:rPr>
          <w:i/>
          <w:iCs/>
        </w:rPr>
        <w:t>et al</w:t>
      </w:r>
      <w:r w:rsidRPr="000A338D">
        <w:t>. (2018), por exemplo, relacionam a teoria do desenvolvimento regional ao pensamento social latino-americano e aos padrões de poder, analisando as teorias da modernização, estruturalismo e dependência, e defendendo abordagens decoloniais e pós-coloniais.</w:t>
      </w:r>
    </w:p>
    <w:p w14:paraId="68E1250A" w14:textId="2836C9AC" w:rsidR="00017FA7" w:rsidRPr="000A338D" w:rsidRDefault="00017FA7" w:rsidP="005D2136">
      <w:r w:rsidRPr="000A338D">
        <w:t xml:space="preserve">Na mesma linha, </w:t>
      </w:r>
      <w:proofErr w:type="spellStart"/>
      <w:r w:rsidRPr="000A338D">
        <w:t>Theis</w:t>
      </w:r>
      <w:proofErr w:type="spellEnd"/>
      <w:r w:rsidRPr="000A338D">
        <w:t xml:space="preserve"> (2022), ao avaliar o desenvolvimento regional no Brasil, critica os modelos tradicionais centrados no capital e no </w:t>
      </w:r>
      <w:r w:rsidR="009C13C7" w:rsidRPr="000A338D">
        <w:t>E</w:t>
      </w:r>
      <w:r w:rsidRPr="000A338D">
        <w:t>stado, propondo a "autodeterminação social" como uma estrutura alternativa. Portanto, o desenvolvimento regional é hoje entendido como um processo complexo.</w:t>
      </w:r>
    </w:p>
    <w:p w14:paraId="51C96D06" w14:textId="2056F063" w:rsidR="00017FA7" w:rsidRDefault="00017FA7" w:rsidP="00017FA7">
      <w:pPr>
        <w:rPr>
          <w:ins w:id="63" w:author="Lucir Reinaldo Alves" w:date="2025-11-24T16:33:00Z" w16du:dateUtc="2025-11-24T19:33:00Z"/>
        </w:rPr>
      </w:pPr>
      <w:proofErr w:type="spellStart"/>
      <w:r w:rsidRPr="000A338D">
        <w:t>Dunford</w:t>
      </w:r>
      <w:proofErr w:type="spellEnd"/>
      <w:r w:rsidRPr="000A338D">
        <w:t xml:space="preserve"> (2008) destaca sua natureza dialética e cumulativa, onde trajetórias históricas e dependências de caminho influenciam os resultados atuais. Nesta pesquisa, ele é adotado como a escala crítica para operacionalizar as metas mais amplas de um desenvolvimento multidimensional (social, sustentável e humano) em territórios específicos.</w:t>
      </w:r>
    </w:p>
    <w:p w14:paraId="34005331" w14:textId="77777777" w:rsidR="008213FE" w:rsidRDefault="008213FE" w:rsidP="00017FA7">
      <w:pPr>
        <w:rPr>
          <w:ins w:id="64" w:author="Lucir Reinaldo Alves" w:date="2025-11-24T16:33:00Z" w16du:dateUtc="2025-11-24T19:33:00Z"/>
        </w:rPr>
      </w:pPr>
    </w:p>
    <w:p w14:paraId="4703CD32" w14:textId="7D85DBF9" w:rsidR="008213FE" w:rsidRDefault="008213FE" w:rsidP="00017FA7">
      <w:pPr>
        <w:rPr>
          <w:ins w:id="65" w:author="Lucir Reinaldo Alves" w:date="2025-11-24T16:33:00Z" w16du:dateUtc="2025-11-24T19:33:00Z"/>
        </w:rPr>
      </w:pPr>
      <w:ins w:id="66" w:author="Lucir Reinaldo Alves" w:date="2025-11-24T16:33:00Z" w16du:dateUtc="2025-11-24T19:33:00Z">
        <w:r>
          <w:t>Acho que ainda precisamos melhorar um pouco aqui. Qual é a teoria principal que você vai defender/utilizar na sua tese?</w:t>
        </w:r>
      </w:ins>
    </w:p>
    <w:p w14:paraId="492602F0" w14:textId="77777777" w:rsidR="008213FE" w:rsidRPr="000A338D" w:rsidRDefault="008213FE" w:rsidP="00017FA7"/>
    <w:p w14:paraId="769F1A4E" w14:textId="77777777" w:rsidR="005D2136" w:rsidRPr="000A338D" w:rsidRDefault="005D2136" w:rsidP="005D2136"/>
    <w:p w14:paraId="2258E1AB" w14:textId="7F2F82BC" w:rsidR="009E7640" w:rsidRPr="000A338D" w:rsidRDefault="00B42D54" w:rsidP="009C787E">
      <w:pPr>
        <w:pStyle w:val="Ttulo2"/>
      </w:pPr>
      <w:bookmarkStart w:id="67" w:name="_Toc211342491"/>
      <w:r w:rsidRPr="000A338D">
        <w:t xml:space="preserve">O </w:t>
      </w:r>
      <w:r w:rsidR="00887966" w:rsidRPr="000A338D">
        <w:t>E</w:t>
      </w:r>
      <w:r w:rsidRPr="000A338D">
        <w:t xml:space="preserve">studo </w:t>
      </w:r>
      <w:r w:rsidR="00887966" w:rsidRPr="000A338D">
        <w:t>H</w:t>
      </w:r>
      <w:r w:rsidRPr="000A338D">
        <w:t xml:space="preserve">istórico das </w:t>
      </w:r>
      <w:r w:rsidR="00887966" w:rsidRPr="000A338D">
        <w:t>R</w:t>
      </w:r>
      <w:r w:rsidRPr="000A338D">
        <w:t xml:space="preserve">elações SA e </w:t>
      </w:r>
      <w:proofErr w:type="spellStart"/>
      <w:r w:rsidRPr="000A338D">
        <w:t>DRSAI</w:t>
      </w:r>
      <w:bookmarkEnd w:id="67"/>
      <w:proofErr w:type="spellEnd"/>
    </w:p>
    <w:p w14:paraId="12677E7A" w14:textId="77777777" w:rsidR="00A4130B" w:rsidRPr="000A338D" w:rsidRDefault="00A4130B" w:rsidP="00A4130B"/>
    <w:p w14:paraId="6532663A" w14:textId="6F5F4E24" w:rsidR="001A0C77" w:rsidRPr="000A338D" w:rsidRDefault="001A0C77" w:rsidP="001A0C77">
      <w:r w:rsidRPr="000A338D">
        <w:t>Em 1854, Londres foi atingida por uma epidemia de cólera</w:t>
      </w:r>
      <w:r w:rsidR="00B42D54" w:rsidRPr="000A338D">
        <w:t xml:space="preserve"> que </w:t>
      </w:r>
      <w:r w:rsidRPr="000A338D">
        <w:t>caus</w:t>
      </w:r>
      <w:r w:rsidR="00B42D54" w:rsidRPr="000A338D">
        <w:t>ou</w:t>
      </w:r>
      <w:r w:rsidRPr="000A338D">
        <w:t xml:space="preserve"> adoecimento e mortes. Neste período, a doença não era conhecida com os detalhes que se conhece hoje, mas John </w:t>
      </w:r>
      <w:proofErr w:type="spellStart"/>
      <w:r w:rsidRPr="000A338D">
        <w:t>Snow</w:t>
      </w:r>
      <w:proofErr w:type="spellEnd"/>
      <w:r w:rsidRPr="000A338D">
        <w:t xml:space="preserve"> já havia publicado em 1849 sua teoria inicial sobre a cólera ser uma doença que se inicia no trato alimentar e que é comunicável de pessoa a pessoa. Investigando mais a fundo a doença, sobretudo na região sul da capital inglesa, ele identificou uma forte correlação entre a incidência de cólera, a densidade e insalubridade dos povoados (</w:t>
      </w:r>
      <w:proofErr w:type="spellStart"/>
      <w:r w:rsidR="00FB5D03" w:rsidRPr="000A338D">
        <w:t>Snow</w:t>
      </w:r>
      <w:proofErr w:type="spellEnd"/>
      <w:r w:rsidR="00FB5D03" w:rsidRPr="000A338D">
        <w:t xml:space="preserve">, </w:t>
      </w:r>
      <w:r w:rsidRPr="000A338D">
        <w:t>1856).</w:t>
      </w:r>
    </w:p>
    <w:p w14:paraId="6D2D3CF6" w14:textId="12C4C752" w:rsidR="001A0C77" w:rsidRPr="000A338D" w:rsidRDefault="001A0C77" w:rsidP="001A0C77">
      <w:pPr>
        <w:rPr>
          <w:lang w:val="en-US"/>
        </w:rPr>
      </w:pPr>
      <w:proofErr w:type="spellStart"/>
      <w:r w:rsidRPr="000A338D">
        <w:t>Snow</w:t>
      </w:r>
      <w:proofErr w:type="spellEnd"/>
      <w:r w:rsidRPr="000A338D">
        <w:t xml:space="preserve"> (1856) observou ainda uma associação entre a fonte de água e a mortalidade tanto em Londres como em outras cidades, destacando o caso da </w:t>
      </w:r>
      <w:proofErr w:type="spellStart"/>
      <w:r w:rsidRPr="000A338D">
        <w:rPr>
          <w:i/>
          <w:iCs/>
        </w:rPr>
        <w:lastRenderedPageBreak/>
        <w:t>Lamberth</w:t>
      </w:r>
      <w:proofErr w:type="spellEnd"/>
      <w:r w:rsidRPr="000A338D">
        <w:rPr>
          <w:i/>
          <w:iCs/>
        </w:rPr>
        <w:t xml:space="preserve"> </w:t>
      </w:r>
      <w:proofErr w:type="spellStart"/>
      <w:r w:rsidRPr="000A338D">
        <w:rPr>
          <w:i/>
          <w:iCs/>
        </w:rPr>
        <w:t>Water</w:t>
      </w:r>
      <w:proofErr w:type="spellEnd"/>
      <w:r w:rsidRPr="000A338D">
        <w:rPr>
          <w:i/>
          <w:iCs/>
        </w:rPr>
        <w:t xml:space="preserve"> </w:t>
      </w:r>
      <w:proofErr w:type="spellStart"/>
      <w:r w:rsidRPr="000A338D">
        <w:rPr>
          <w:i/>
          <w:iCs/>
        </w:rPr>
        <w:t>Company</w:t>
      </w:r>
      <w:proofErr w:type="spellEnd"/>
      <w:r w:rsidRPr="000A338D">
        <w:t xml:space="preserve">, que mudou sua fonte de captação para um local mais limpo do rio Tâmisa e os distritos atendidos pela empresa sofreram menos durante a epidemia de 1854. Já as regiões atendidas pela empresa </w:t>
      </w:r>
      <w:proofErr w:type="spellStart"/>
      <w:r w:rsidRPr="000A338D">
        <w:rPr>
          <w:i/>
          <w:iCs/>
        </w:rPr>
        <w:t>Southwark</w:t>
      </w:r>
      <w:proofErr w:type="spellEnd"/>
      <w:r w:rsidRPr="000A338D">
        <w:rPr>
          <w:i/>
          <w:iCs/>
        </w:rPr>
        <w:t xml:space="preserve"> </w:t>
      </w:r>
      <w:proofErr w:type="spellStart"/>
      <w:r w:rsidRPr="000A338D">
        <w:rPr>
          <w:i/>
          <w:iCs/>
        </w:rPr>
        <w:t>and</w:t>
      </w:r>
      <w:proofErr w:type="spellEnd"/>
      <w:r w:rsidRPr="000A338D">
        <w:rPr>
          <w:i/>
          <w:iCs/>
        </w:rPr>
        <w:t xml:space="preserve"> </w:t>
      </w:r>
      <w:proofErr w:type="spellStart"/>
      <w:r w:rsidRPr="000A338D">
        <w:rPr>
          <w:i/>
          <w:iCs/>
        </w:rPr>
        <w:t>Vauxhall</w:t>
      </w:r>
      <w:proofErr w:type="spellEnd"/>
      <w:r w:rsidR="00051D01" w:rsidRPr="000A338D">
        <w:t xml:space="preserve"> </w:t>
      </w:r>
      <w:r w:rsidRPr="000A338D">
        <w:t>coletava água de um local menos limpo, o que se soube através dos altos níveis de sal na água, indicando intrusão da água do mar</w:t>
      </w:r>
      <w:r w:rsidR="00051D01" w:rsidRPr="000A338D">
        <w:t xml:space="preserve">. </w:t>
      </w:r>
      <w:proofErr w:type="spellStart"/>
      <w:r w:rsidR="00051D01" w:rsidRPr="000A338D">
        <w:rPr>
          <w:lang w:val="en-US"/>
        </w:rPr>
        <w:t>Isso</w:t>
      </w:r>
      <w:proofErr w:type="spellEnd"/>
      <w:r w:rsidR="00051D01" w:rsidRPr="000A338D">
        <w:rPr>
          <w:lang w:val="en-US"/>
        </w:rPr>
        <w:t xml:space="preserve"> </w:t>
      </w:r>
      <w:proofErr w:type="spellStart"/>
      <w:r w:rsidR="00051D01" w:rsidRPr="000A338D">
        <w:rPr>
          <w:lang w:val="en-US"/>
        </w:rPr>
        <w:t>conduziu</w:t>
      </w:r>
      <w:proofErr w:type="spellEnd"/>
      <w:r w:rsidR="00051D01" w:rsidRPr="000A338D">
        <w:rPr>
          <w:lang w:val="en-US"/>
        </w:rPr>
        <w:t xml:space="preserve"> à </w:t>
      </w:r>
      <w:proofErr w:type="spellStart"/>
      <w:r w:rsidR="00051D01" w:rsidRPr="000A338D">
        <w:rPr>
          <w:lang w:val="en-US"/>
        </w:rPr>
        <w:t>conclusão</w:t>
      </w:r>
      <w:proofErr w:type="spellEnd"/>
      <w:r w:rsidR="00051D01" w:rsidRPr="000A338D">
        <w:rPr>
          <w:lang w:val="en-US"/>
        </w:rPr>
        <w:t xml:space="preserve"> de </w:t>
      </w:r>
      <w:proofErr w:type="spellStart"/>
      <w:r w:rsidRPr="000A338D">
        <w:rPr>
          <w:lang w:val="en-US"/>
        </w:rPr>
        <w:t>que</w:t>
      </w:r>
      <w:proofErr w:type="spellEnd"/>
      <w:r w:rsidRPr="000A338D">
        <w:rPr>
          <w:lang w:val="en-US"/>
        </w:rPr>
        <w:t xml:space="preserve"> “</w:t>
      </w:r>
      <w:r w:rsidR="00B42D54" w:rsidRPr="000A338D">
        <w:rPr>
          <w:i/>
          <w:iCs/>
          <w:lang w:val="en-US"/>
        </w:rPr>
        <w:t>t</w:t>
      </w:r>
      <w:r w:rsidRPr="000A338D">
        <w:rPr>
          <w:i/>
          <w:iCs/>
          <w:lang w:val="en-US"/>
        </w:rPr>
        <w:t>he disease was between thirteen and fourteen times as fatal to the population having the impure water as to that having the improved supply</w:t>
      </w:r>
      <w:r w:rsidRPr="000A338D">
        <w:rPr>
          <w:lang w:val="en-US"/>
        </w:rPr>
        <w:t>" (</w:t>
      </w:r>
      <w:r w:rsidR="00FB5D03" w:rsidRPr="000A338D">
        <w:rPr>
          <w:lang w:val="en-US"/>
        </w:rPr>
        <w:t xml:space="preserve">Snow, </w:t>
      </w:r>
      <w:r w:rsidRPr="000A338D">
        <w:rPr>
          <w:lang w:val="en-US"/>
        </w:rPr>
        <w:t>1856, p. 244).</w:t>
      </w:r>
    </w:p>
    <w:p w14:paraId="44EF5703" w14:textId="77777777" w:rsidR="001A0C77" w:rsidRPr="000A338D" w:rsidRDefault="001A0C77" w:rsidP="001A0C77">
      <w:r w:rsidRPr="000A338D">
        <w:t xml:space="preserve">O autor ainda argumenta que a mera "impureza ordinária" da água não era suficiente para causar a cólera. Ele afirmou que a doença só se propaga quando a "matéria mórbida específica" da cólera entra na água. </w:t>
      </w:r>
      <w:proofErr w:type="spellStart"/>
      <w:r w:rsidRPr="000A338D">
        <w:t>Snow</w:t>
      </w:r>
      <w:proofErr w:type="spellEnd"/>
      <w:r w:rsidRPr="000A338D">
        <w:t xml:space="preserve"> (1956) usou o exemplo do poço da </w:t>
      </w:r>
      <w:proofErr w:type="spellStart"/>
      <w:r w:rsidRPr="000A338D">
        <w:t>Broad</w:t>
      </w:r>
      <w:proofErr w:type="spellEnd"/>
      <w:r w:rsidRPr="000A338D">
        <w:t xml:space="preserve"> Street (que ele investigou em outra ocasião) para ilustrar que, embora a água estivesse contaminada com esgoto, a cólera só se espalhou quando um caso de cólera ocorreu entre os usuários do banheiro conectado ao poço.</w:t>
      </w:r>
    </w:p>
    <w:p w14:paraId="1E9F5D6A" w14:textId="3573B885" w:rsidR="00AF2D4A" w:rsidRDefault="00AF2D4A" w:rsidP="001A0C77">
      <w:pPr>
        <w:rPr>
          <w:ins w:id="68" w:author="Lucir Reinaldo Alves" w:date="2025-11-23T21:03:00Z" w16du:dateUtc="2025-11-24T00:03:00Z"/>
        </w:rPr>
      </w:pPr>
      <w:ins w:id="69" w:author="Lucir Reinaldo Alves" w:date="2025-11-23T21:03:00Z" w16du:dateUtc="2025-11-24T00:03:00Z">
        <w:r>
          <w:t>Poderia incluir 1 ou 2 pa</w:t>
        </w:r>
      </w:ins>
      <w:ins w:id="70" w:author="Lucir Reinaldo Alves" w:date="2025-11-23T21:04:00Z" w16du:dateUtc="2025-11-24T00:04:00Z">
        <w:r>
          <w:t xml:space="preserve">rágrafos falando de outros exemplos internacionais ou nacionais antes de se chegar aos dias atuais... pois saltou de </w:t>
        </w:r>
        <w:proofErr w:type="spellStart"/>
        <w:r>
          <w:t>Snow</w:t>
        </w:r>
        <w:proofErr w:type="spellEnd"/>
        <w:r>
          <w:t xml:space="preserve"> para os dias atuais.</w:t>
        </w:r>
      </w:ins>
    </w:p>
    <w:p w14:paraId="21BBC66F" w14:textId="3CC64DB1" w:rsidR="001A0C77" w:rsidRPr="000A338D" w:rsidRDefault="001A0C77" w:rsidP="001A0C77">
      <w:r w:rsidRPr="000A338D">
        <w:t>Estudos como esse ajudam a compreender a origem de surtos de doenças fatais, como a cólera</w:t>
      </w:r>
      <w:r w:rsidR="00B42D54" w:rsidRPr="000A338D">
        <w:t>, m</w:t>
      </w:r>
      <w:r w:rsidRPr="000A338D">
        <w:t>ostrando que o local da coleta da água estar contaminado ou não</w:t>
      </w:r>
      <w:r w:rsidR="00051D01" w:rsidRPr="000A338D">
        <w:t xml:space="preserve"> </w:t>
      </w:r>
      <w:r w:rsidRPr="000A338D">
        <w:t xml:space="preserve">faz diferença na incidência de doenças, permitindo que se saiba o que fazer para </w:t>
      </w:r>
      <w:r w:rsidR="00B42D54" w:rsidRPr="000A338D">
        <w:t>evitá-las</w:t>
      </w:r>
      <w:r w:rsidRPr="000A338D">
        <w:t>. O conjunto de serviços e infraestruturas e instalações operacionais implementadas com a intenção de mitigar riscos ambientais como estes evoluiu até os dias atuais sob a denominação geral de SA (</w:t>
      </w:r>
      <w:r w:rsidR="00FB5D03" w:rsidRPr="000A338D">
        <w:t xml:space="preserve">Cesa, </w:t>
      </w:r>
      <w:r w:rsidRPr="000A338D">
        <w:t>2012).</w:t>
      </w:r>
    </w:p>
    <w:p w14:paraId="26F6E22E" w14:textId="21973607" w:rsidR="001A0C77" w:rsidRPr="000A338D" w:rsidRDefault="001A0C77" w:rsidP="001A0C77">
      <w:r w:rsidRPr="000A338D">
        <w:t>Mais especificamente, pode-se entender que SA se refere principalmente ao “conjunto de serviços, infraestrutura e instalações operacionais de abastecimento de água, esgotamento sanitários, limpeza pública e manejo dos resíduos sólidos e drenagem e manejo de águas pluviais" (</w:t>
      </w:r>
      <w:r w:rsidR="00FB5D03" w:rsidRPr="000A338D">
        <w:t>Brasil</w:t>
      </w:r>
      <w:r w:rsidRPr="000A338D">
        <w:t>, 2005, p.</w:t>
      </w:r>
      <w:ins w:id="71" w:author="Lucir Reinaldo Alves" w:date="2025-11-23T21:03:00Z" w16du:dateUtc="2025-11-24T00:03:00Z">
        <w:r w:rsidR="00DA4192">
          <w:t xml:space="preserve"> </w:t>
        </w:r>
      </w:ins>
      <w:r w:rsidRPr="000A338D">
        <w:t>39</w:t>
      </w:r>
      <w:ins w:id="72" w:author="Lucir Reinaldo Alves" w:date="2025-11-23T21:03:00Z" w16du:dateUtc="2025-11-24T00:03:00Z">
        <w:r w:rsidR="00DA4192">
          <w:t>)</w:t>
        </w:r>
      </w:ins>
      <w:r w:rsidR="00051D01" w:rsidRPr="000A338D">
        <w:t>. N</w:t>
      </w:r>
      <w:r w:rsidRPr="000A338D">
        <w:t>este trabalho</w:t>
      </w:r>
      <w:r w:rsidR="00B42D54" w:rsidRPr="000A338D">
        <w:t xml:space="preserve">, </w:t>
      </w:r>
      <w:r w:rsidRPr="000A338D">
        <w:t xml:space="preserve">os aspectos relacionados ao abastecimento de água potável e coleta de esgotamento sanitário </w:t>
      </w:r>
      <w:r w:rsidR="00B42D54" w:rsidRPr="000A338D">
        <w:t xml:space="preserve">serão </w:t>
      </w:r>
      <w:r w:rsidR="00051D01" w:rsidRPr="000A338D">
        <w:t>o</w:t>
      </w:r>
      <w:r w:rsidR="00B42D54" w:rsidRPr="000A338D">
        <w:t xml:space="preserve"> foco </w:t>
      </w:r>
      <w:r w:rsidRPr="000A338D">
        <w:t>de</w:t>
      </w:r>
      <w:r w:rsidR="00B42D54" w:rsidRPr="000A338D">
        <w:t>ntre os</w:t>
      </w:r>
      <w:r w:rsidRPr="000A338D">
        <w:t xml:space="preserve"> fatores de SA.</w:t>
      </w:r>
    </w:p>
    <w:p w14:paraId="7D9EF25B" w14:textId="494D7690" w:rsidR="001A0C77" w:rsidRPr="000A338D" w:rsidRDefault="001A0C77" w:rsidP="00B42D54">
      <w:commentRangeStart w:id="73"/>
      <w:r w:rsidRPr="000A338D">
        <w:t xml:space="preserve">Este estudo trabalhará com as séries históricas de água e esgoto disponíveis nas seguintes famílias de informações e indicadores do SNIS: </w:t>
      </w:r>
      <w:proofErr w:type="spellStart"/>
      <w:r w:rsidRPr="000A338D">
        <w:t>AE</w:t>
      </w:r>
      <w:proofErr w:type="spellEnd"/>
      <w:r w:rsidRPr="000A338D">
        <w:t xml:space="preserve"> - Informações gerais; </w:t>
      </w:r>
      <w:proofErr w:type="spellStart"/>
      <w:r w:rsidRPr="000A338D">
        <w:t>AE</w:t>
      </w:r>
      <w:proofErr w:type="spellEnd"/>
      <w:r w:rsidRPr="000A338D">
        <w:t xml:space="preserve"> - Informações financeiras; </w:t>
      </w:r>
      <w:proofErr w:type="spellStart"/>
      <w:r w:rsidRPr="000A338D">
        <w:t>AE</w:t>
      </w:r>
      <w:proofErr w:type="spellEnd"/>
      <w:r w:rsidRPr="000A338D">
        <w:t xml:space="preserve"> - Informações de água; </w:t>
      </w:r>
      <w:proofErr w:type="spellStart"/>
      <w:r w:rsidRPr="000A338D">
        <w:t>AE</w:t>
      </w:r>
      <w:proofErr w:type="spellEnd"/>
      <w:r w:rsidRPr="000A338D">
        <w:t xml:space="preserve"> - Informações de esgotos; </w:t>
      </w:r>
      <w:proofErr w:type="spellStart"/>
      <w:r w:rsidRPr="000A338D">
        <w:t>AE</w:t>
      </w:r>
      <w:proofErr w:type="spellEnd"/>
      <w:r w:rsidRPr="000A338D">
        <w:t xml:space="preserve"> - Informações de qualidade; </w:t>
      </w:r>
      <w:proofErr w:type="spellStart"/>
      <w:r w:rsidRPr="000A338D">
        <w:t>AE</w:t>
      </w:r>
      <w:proofErr w:type="spellEnd"/>
      <w:r w:rsidRPr="000A338D">
        <w:t xml:space="preserve"> - Indicadores econômico-financeiros e administrativos; </w:t>
      </w:r>
      <w:proofErr w:type="spellStart"/>
      <w:r w:rsidRPr="000A338D">
        <w:t>AE</w:t>
      </w:r>
      <w:proofErr w:type="spellEnd"/>
      <w:r w:rsidRPr="000A338D">
        <w:t xml:space="preserve"> - Indicadores operacionais - água; </w:t>
      </w:r>
      <w:proofErr w:type="spellStart"/>
      <w:r w:rsidRPr="000A338D">
        <w:t>AE</w:t>
      </w:r>
      <w:proofErr w:type="spellEnd"/>
      <w:r w:rsidRPr="000A338D">
        <w:t xml:space="preserve"> - Indicadores operacionais - esgoto; </w:t>
      </w:r>
      <w:proofErr w:type="spellStart"/>
      <w:r w:rsidRPr="000A338D">
        <w:t>AE</w:t>
      </w:r>
      <w:proofErr w:type="spellEnd"/>
      <w:r w:rsidRPr="000A338D">
        <w:t xml:space="preserve"> - Indicadores de qualidade</w:t>
      </w:r>
      <w:r w:rsidR="00C34556" w:rsidRPr="000A338D">
        <w:t>.</w:t>
      </w:r>
      <w:commentRangeEnd w:id="73"/>
      <w:r w:rsidR="00FE059F">
        <w:rPr>
          <w:rStyle w:val="Refdecomentrio"/>
        </w:rPr>
        <w:commentReference w:id="73"/>
      </w:r>
    </w:p>
    <w:p w14:paraId="0DEDFDFB" w14:textId="5B35189D" w:rsidR="00B42D54" w:rsidRPr="000A338D" w:rsidRDefault="001A0C77" w:rsidP="001A0C77">
      <w:r w:rsidRPr="000A338D">
        <w:lastRenderedPageBreak/>
        <w:t xml:space="preserve">É importante notar que a própria categorização de uma infraestrutura ou serviço como de SA depende da sua relação efetiva com a mitigação de riscos ambientais de saúde como os investigados por </w:t>
      </w:r>
      <w:proofErr w:type="spellStart"/>
      <w:r w:rsidRPr="000A338D">
        <w:t>Snow</w:t>
      </w:r>
      <w:proofErr w:type="spellEnd"/>
      <w:r w:rsidRPr="000A338D">
        <w:t xml:space="preserve"> (1856).</w:t>
      </w:r>
      <w:r w:rsidR="00B42D54" w:rsidRPr="000A338D">
        <w:t xml:space="preserve"> </w:t>
      </w:r>
      <w:r w:rsidRPr="000A338D">
        <w:t>Inclusive, existe não apenas a cólera, mas todo um conjunto de Doenças Relacionadas ao Saneamento Ambiental Inadequado (</w:t>
      </w:r>
      <w:proofErr w:type="spellStart"/>
      <w:r w:rsidRPr="000A338D">
        <w:t>DRSAI</w:t>
      </w:r>
      <w:proofErr w:type="spellEnd"/>
      <w:r w:rsidRPr="000A338D">
        <w:t>)</w:t>
      </w:r>
      <w:r w:rsidR="00B42D54" w:rsidRPr="000A338D">
        <w:t xml:space="preserve"> </w:t>
      </w:r>
      <w:r w:rsidRPr="000A338D">
        <w:t>(</w:t>
      </w:r>
      <w:r w:rsidR="00FB5D03" w:rsidRPr="000A338D">
        <w:t>Brasil</w:t>
      </w:r>
      <w:r w:rsidRPr="000A338D">
        <w:t>, 2010).</w:t>
      </w:r>
    </w:p>
    <w:p w14:paraId="571E804F" w14:textId="02537108" w:rsidR="001A0C77" w:rsidRPr="000A338D" w:rsidRDefault="001A0C77" w:rsidP="001A0C77">
      <w:commentRangeStart w:id="74"/>
      <w:r w:rsidRPr="000A338D">
        <w:t xml:space="preserve">Todas as doenças listadas na tabela de classificação ambiental das infecções relacionadas com a água </w:t>
      </w:r>
      <w:r w:rsidR="00B42D54" w:rsidRPr="000A338D">
        <w:t xml:space="preserve">em Brasil (2010, p.65) </w:t>
      </w:r>
      <w:r w:rsidRPr="000A338D">
        <w:t xml:space="preserve">serão </w:t>
      </w:r>
      <w:r w:rsidR="00887966" w:rsidRPr="000A338D">
        <w:t>analisadas</w:t>
      </w:r>
      <w:r w:rsidRPr="000A338D">
        <w:t xml:space="preserve"> individualmente neste trabalho em forma de internações e óbitos.</w:t>
      </w:r>
      <w:r w:rsidR="00B42D54" w:rsidRPr="000A338D">
        <w:t xml:space="preserve"> Mais especificamente, serão consideradas nesta tese as: d</w:t>
      </w:r>
      <w:r w:rsidRPr="000A338D">
        <w:t xml:space="preserve">oenças de transmissão </w:t>
      </w:r>
      <w:proofErr w:type="spellStart"/>
      <w:r w:rsidRPr="000A338D">
        <w:t>feco</w:t>
      </w:r>
      <w:proofErr w:type="spellEnd"/>
      <w:r w:rsidRPr="000A338D">
        <w:t>-oral</w:t>
      </w:r>
      <w:r w:rsidR="00B42D54" w:rsidRPr="000A338D">
        <w:t>; d</w:t>
      </w:r>
      <w:r w:rsidRPr="000A338D">
        <w:t>oenças transmitidas por inseto vetor</w:t>
      </w:r>
      <w:r w:rsidR="00B42D54" w:rsidRPr="000A338D">
        <w:t>; d</w:t>
      </w:r>
      <w:r w:rsidRPr="000A338D">
        <w:t>oenças transmitidas através do contato com a água</w:t>
      </w:r>
      <w:r w:rsidR="00B42D54" w:rsidRPr="000A338D">
        <w:t>; d</w:t>
      </w:r>
      <w:r w:rsidRPr="000A338D">
        <w:t>oenças relacionadas com a higiene</w:t>
      </w:r>
      <w:r w:rsidR="00B42D54" w:rsidRPr="000A338D">
        <w:t xml:space="preserve">; </w:t>
      </w:r>
      <w:proofErr w:type="spellStart"/>
      <w:r w:rsidR="00B42D54" w:rsidRPr="000A338D">
        <w:t>g</w:t>
      </w:r>
      <w:r w:rsidRPr="000A338D">
        <w:t>eo-helmintos</w:t>
      </w:r>
      <w:proofErr w:type="spellEnd"/>
      <w:r w:rsidRPr="000A338D">
        <w:t xml:space="preserve"> e teníases</w:t>
      </w:r>
      <w:r w:rsidR="00B42D54" w:rsidRPr="000A338D">
        <w:t>.</w:t>
      </w:r>
    </w:p>
    <w:p w14:paraId="3E1A4604" w14:textId="3D17E2C9" w:rsidR="00900B72" w:rsidRPr="000A338D" w:rsidRDefault="001A0C77" w:rsidP="001A0C77">
      <w:r w:rsidRPr="000A338D">
        <w:t>Através do DATASUS, é possível obter dados mensais desagregados sobre cada uma destas doenças</w:t>
      </w:r>
      <w:r w:rsidR="00887966" w:rsidRPr="000A338D">
        <w:t>. Neste trabalho</w:t>
      </w:r>
      <w:r w:rsidRPr="000A338D">
        <w:t>, os interesses principais estão nos números de internações e óbitos por local de origem do paciente. As informações serão desagregadas por ano da internação, por município e por CID.</w:t>
      </w:r>
      <w:commentRangeEnd w:id="74"/>
      <w:r w:rsidR="009826FD">
        <w:rPr>
          <w:rStyle w:val="Refdecomentrio"/>
        </w:rPr>
        <w:commentReference w:id="74"/>
      </w:r>
    </w:p>
    <w:p w14:paraId="1B5F83C0" w14:textId="77777777" w:rsidR="00887966" w:rsidRPr="000A338D" w:rsidRDefault="00887966" w:rsidP="00887966">
      <w:r w:rsidRPr="000A338D">
        <w:t xml:space="preserve">Dados sobre SA e </w:t>
      </w:r>
      <w:proofErr w:type="spellStart"/>
      <w:r w:rsidRPr="000A338D">
        <w:t>DRSAI</w:t>
      </w:r>
      <w:proofErr w:type="spellEnd"/>
      <w:r w:rsidRPr="000A338D">
        <w:t xml:space="preserve"> como estes não são importantes apenas para o trabalho de </w:t>
      </w:r>
      <w:proofErr w:type="spellStart"/>
      <w:r w:rsidRPr="000A338D">
        <w:t>Snow</w:t>
      </w:r>
      <w:proofErr w:type="spellEnd"/>
      <w:r w:rsidRPr="000A338D">
        <w:t xml:space="preserve"> (1856) e a presente tese. Na verdade, a literatura científica é farta de estudos ao longo de diversos anos, em diversos locais, sob diversas perspectivas, explorando a relação entre essas duas dimensões. Pires (2022), por exemplo, encontrou uma correlação inversamente proporcional para os dados de acesso a água e esgoto e </w:t>
      </w:r>
      <w:proofErr w:type="spellStart"/>
      <w:r w:rsidRPr="000A338D">
        <w:t>DRSAI</w:t>
      </w:r>
      <w:proofErr w:type="spellEnd"/>
      <w:r w:rsidRPr="000A338D">
        <w:t xml:space="preserve"> para o Brasil.</w:t>
      </w:r>
    </w:p>
    <w:p w14:paraId="3AC7CAD8" w14:textId="3A4E25F5" w:rsidR="00887966" w:rsidRPr="000A338D" w:rsidRDefault="00887966" w:rsidP="00887966">
      <w:r w:rsidRPr="000A338D">
        <w:t>Mendonça e Motta (2007) mostraram que investimentos em água tratada e esgoto são ações preventivas economicamente mais justificáveis do que outras formas de redução da mortalidade. Por outro lado, Mesquita (2023) mostra que municípios com alta incidência de arboviroses geralmente apresentam baixos níveis de SA, associado ao fato de que as estratégias para lidar com a intermitência e escassez de água fornecem ambiente propício para insetos que servem como vetores destas doenças.</w:t>
      </w:r>
    </w:p>
    <w:p w14:paraId="4AA1B789" w14:textId="3930FD1F" w:rsidR="00887966" w:rsidRPr="000A338D" w:rsidRDefault="00887966" w:rsidP="00887966">
      <w:r w:rsidRPr="000A338D">
        <w:t xml:space="preserve">No estado do Paraná, essa relação também já foi testada por estudos como o de </w:t>
      </w:r>
      <w:proofErr w:type="spellStart"/>
      <w:r w:rsidRPr="000A338D">
        <w:t>Wolfart</w:t>
      </w:r>
      <w:proofErr w:type="spellEnd"/>
      <w:r w:rsidRPr="000A338D">
        <w:t xml:space="preserve"> (2014), no qual a autora estudou o impacto do SA na mortalidade infantil no estado do Paraná. Foi usada a técnica de dados em painel nos anos censitários de 2000 e 2010. O estudo demonstrou que os impactos do abastecimento de água e crescimento da cobertura do programa saúde da família foram mais significativos para a redução da mortalidade do que as variáveis esgotamento sanitário e PIB per capita.</w:t>
      </w:r>
    </w:p>
    <w:p w14:paraId="2D215744" w14:textId="4077832B" w:rsidR="00887966" w:rsidRPr="000A338D" w:rsidRDefault="00887966" w:rsidP="00887966">
      <w:r w:rsidRPr="000A338D">
        <w:lastRenderedPageBreak/>
        <w:t xml:space="preserve">Além disso, estudos como os de </w:t>
      </w:r>
      <w:proofErr w:type="spellStart"/>
      <w:r w:rsidRPr="000A338D">
        <w:t>Bachstein</w:t>
      </w:r>
      <w:proofErr w:type="spellEnd"/>
      <w:r w:rsidRPr="000A338D">
        <w:t xml:space="preserve"> (2016) e </w:t>
      </w:r>
      <w:proofErr w:type="spellStart"/>
      <w:r w:rsidRPr="000A338D">
        <w:t>Pastre</w:t>
      </w:r>
      <w:proofErr w:type="spellEnd"/>
      <w:r w:rsidRPr="000A338D">
        <w:t xml:space="preserve"> (2023) mostram que essa realidade se repete tanto no litoral, quanto no interior do estado, sendo comuns os casos de famílias sem acesso à rede pública de SA, o que ajuda na prevalência de casos de </w:t>
      </w:r>
      <w:proofErr w:type="spellStart"/>
      <w:r w:rsidRPr="000A338D">
        <w:t>DRSAI</w:t>
      </w:r>
      <w:proofErr w:type="spellEnd"/>
      <w:r w:rsidRPr="000A338D">
        <w:t>. N</w:t>
      </w:r>
      <w:r w:rsidR="00D45FF1" w:rsidRPr="000A338D">
        <w:t>a</w:t>
      </w:r>
      <w:r w:rsidRPr="000A338D">
        <w:t xml:space="preserve"> </w:t>
      </w:r>
      <w:r w:rsidR="00D45FF1" w:rsidRPr="000A338D">
        <w:t xml:space="preserve">seção </w:t>
      </w:r>
      <w:r w:rsidRPr="000A338D">
        <w:t>1 será feit</w:t>
      </w:r>
      <w:r w:rsidR="00D45FF1" w:rsidRPr="000A338D">
        <w:t xml:space="preserve">o </w:t>
      </w:r>
      <w:r w:rsidRPr="000A338D">
        <w:t xml:space="preserve">um detalhamento maior dos dados históricos de SA e </w:t>
      </w:r>
      <w:proofErr w:type="spellStart"/>
      <w:r w:rsidRPr="000A338D">
        <w:t>DRSAI</w:t>
      </w:r>
      <w:proofErr w:type="spellEnd"/>
      <w:r w:rsidRPr="000A338D">
        <w:t xml:space="preserve"> no </w:t>
      </w:r>
      <w:del w:id="75" w:author="Lucir Reinaldo Alves" w:date="2025-11-23T21:06:00Z" w16du:dateUtc="2025-11-24T00:06:00Z">
        <w:r w:rsidRPr="000A338D" w:rsidDel="000046C9">
          <w:delText xml:space="preserve">estado </w:delText>
        </w:r>
      </w:del>
      <w:ins w:id="76" w:author="Lucir Reinaldo Alves" w:date="2025-11-23T21:06:00Z" w16du:dateUtc="2025-11-24T00:06:00Z">
        <w:r w:rsidR="000046C9">
          <w:t>Paraná</w:t>
        </w:r>
        <w:r w:rsidR="000046C9" w:rsidRPr="000A338D">
          <w:t xml:space="preserve"> </w:t>
        </w:r>
      </w:ins>
      <w:r w:rsidRPr="000A338D">
        <w:t xml:space="preserve">segundo os dados disponíveis no SNIS e no </w:t>
      </w:r>
      <w:proofErr w:type="spellStart"/>
      <w:r w:rsidR="00FB5D03" w:rsidRPr="000A338D">
        <w:t>Datasus</w:t>
      </w:r>
      <w:proofErr w:type="spellEnd"/>
      <w:r w:rsidR="00FB5D03" w:rsidRPr="000A338D">
        <w:t>.</w:t>
      </w:r>
    </w:p>
    <w:p w14:paraId="3283AF2A" w14:textId="77777777" w:rsidR="00900B72" w:rsidRPr="000A338D" w:rsidRDefault="00900B72" w:rsidP="00900B72"/>
    <w:p w14:paraId="33B581BF" w14:textId="2B5468DB" w:rsidR="00E723DD" w:rsidRPr="000A338D" w:rsidRDefault="00887966" w:rsidP="009C787E">
      <w:pPr>
        <w:pStyle w:val="Ttulo2"/>
      </w:pPr>
      <w:bookmarkStart w:id="77" w:name="_Toc211342492"/>
      <w:r w:rsidRPr="000A338D">
        <w:t>As Múltiplas Relevâncias do SA</w:t>
      </w:r>
      <w:bookmarkEnd w:id="77"/>
    </w:p>
    <w:p w14:paraId="6D860ECD" w14:textId="77777777" w:rsidR="00A4130B" w:rsidRPr="000A338D" w:rsidRDefault="00A4130B" w:rsidP="00A4130B"/>
    <w:p w14:paraId="087D1D55" w14:textId="5FB44E43" w:rsidR="001A0C77" w:rsidRPr="000A338D" w:rsidRDefault="001A0C77" w:rsidP="001A0C77">
      <w:r w:rsidRPr="000A338D">
        <w:t xml:space="preserve">Apesar de a relação entre SA e </w:t>
      </w:r>
      <w:proofErr w:type="spellStart"/>
      <w:r w:rsidRPr="000A338D">
        <w:t>DRSAI</w:t>
      </w:r>
      <w:proofErr w:type="spellEnd"/>
      <w:r w:rsidRPr="000A338D">
        <w:t xml:space="preserve"> estar </w:t>
      </w:r>
      <w:r w:rsidR="00887966" w:rsidRPr="000A338D">
        <w:t xml:space="preserve">entranhada em </w:t>
      </w:r>
      <w:r w:rsidRPr="000A338D">
        <w:t xml:space="preserve">seus próprios conceitos, a </w:t>
      </w:r>
      <w:r w:rsidR="00887966" w:rsidRPr="000A338D">
        <w:t>necessidade</w:t>
      </w:r>
      <w:r w:rsidRPr="000A338D">
        <w:t xml:space="preserve"> do SA se </w:t>
      </w:r>
      <w:proofErr w:type="spellStart"/>
      <w:r w:rsidRPr="000A338D">
        <w:t>afirma</w:t>
      </w:r>
      <w:proofErr w:type="spellEnd"/>
      <w:r w:rsidRPr="000A338D">
        <w:t xml:space="preserve"> em si mesma primeiramente. Isso significa dizer que o SA é importante não só por evitar doenças, mas por ter impactos muito além desses, o que leva o SA a ser reconhecido como um direito humano fundamental pela Organização das Nações Unidas (ONU) através da Resolução A/RES/64/292, de 28 de julho de 2010 (</w:t>
      </w:r>
      <w:r w:rsidR="00FB5D03" w:rsidRPr="000A338D">
        <w:t>Pires, 2022).</w:t>
      </w:r>
    </w:p>
    <w:p w14:paraId="646677B2" w14:textId="1E4F6474" w:rsidR="001A0C77" w:rsidRPr="000A338D" w:rsidRDefault="001A0C77" w:rsidP="001A0C77">
      <w:r w:rsidRPr="000A338D">
        <w:t>O acesso à água tratada e esgoto sanitário constitui um valor intrínseco por entender-se que permite a ampliação do conjunto de possibilidades de funcionamento de um indivíduo. Uma adequada provisão de SA é um requisito fundamental para o desenvolvimento humano e para a dignidade pessoal (</w:t>
      </w:r>
      <w:r w:rsidR="00FB5D03" w:rsidRPr="000A338D">
        <w:t xml:space="preserve">Pearson; </w:t>
      </w:r>
      <w:proofErr w:type="spellStart"/>
      <w:r w:rsidR="00FB5D03" w:rsidRPr="000A338D">
        <w:t>Mcphedran</w:t>
      </w:r>
      <w:proofErr w:type="spellEnd"/>
      <w:r w:rsidR="00FB5D03" w:rsidRPr="000A338D">
        <w:t xml:space="preserve">, </w:t>
      </w:r>
      <w:r w:rsidRPr="000A338D">
        <w:t>2008). Ou seja, os impactos em saúde fazem parte da importância do SA, mas não a esgotam.</w:t>
      </w:r>
    </w:p>
    <w:p w14:paraId="1D125C7B" w14:textId="10AF304A" w:rsidR="001A0C77" w:rsidRPr="000A338D" w:rsidRDefault="001A0C77" w:rsidP="001A0C77">
      <w:proofErr w:type="spellStart"/>
      <w:r w:rsidRPr="000A338D">
        <w:t>Fenwick</w:t>
      </w:r>
      <w:proofErr w:type="spellEnd"/>
      <w:r w:rsidRPr="000A338D">
        <w:t xml:space="preserve"> </w:t>
      </w:r>
      <w:r w:rsidRPr="000A338D">
        <w:rPr>
          <w:i/>
        </w:rPr>
        <w:t>et al.</w:t>
      </w:r>
      <w:r w:rsidRPr="000A338D">
        <w:t xml:space="preserve"> (2018) </w:t>
      </w:r>
      <w:r w:rsidR="00C107E6" w:rsidRPr="000A338D">
        <w:t>realizaram</w:t>
      </w:r>
      <w:r w:rsidRPr="000A338D">
        <w:t xml:space="preserve"> uma meta-análise sobre os impactos globais de SA e encontra</w:t>
      </w:r>
      <w:r w:rsidR="00C107E6" w:rsidRPr="000A338D">
        <w:t>ra</w:t>
      </w:r>
      <w:r w:rsidRPr="000A338D">
        <w:t xml:space="preserve">m que intervenções em SA produziram reduções de doenças diarreicas e entéricas, mas também promoveram mudanças da probabilidade de adoção de novas práticas de higiene e redução no absenteísmo e abandono escolar. </w:t>
      </w:r>
      <w:proofErr w:type="spellStart"/>
      <w:r w:rsidRPr="000A338D">
        <w:t>Orgill</w:t>
      </w:r>
      <w:proofErr w:type="spellEnd"/>
      <w:r w:rsidRPr="000A338D">
        <w:t xml:space="preserve">-Meyer e </w:t>
      </w:r>
      <w:proofErr w:type="spellStart"/>
      <w:r w:rsidRPr="000A338D">
        <w:t>Pattanayak</w:t>
      </w:r>
      <w:proofErr w:type="spellEnd"/>
      <w:r w:rsidRPr="000A338D">
        <w:t xml:space="preserve"> (2019) observaram dados históricos na índia e identificaram que vilas com maior cobertura de privadas obtiveram pontuações significativamente mais altas em testes cognitivos dez anos depois, sendo o efeito especialmente forte em meninas.</w:t>
      </w:r>
    </w:p>
    <w:p w14:paraId="1CE9685C" w14:textId="485D637E" w:rsidR="001A0C77" w:rsidRPr="000A338D" w:rsidRDefault="001A0C77" w:rsidP="001A0C77">
      <w:r w:rsidRPr="000A338D">
        <w:t xml:space="preserve">Outros efeitos de melhorias no SA não relacionados à saúde são demonstrados na revisão de literatura feita por Pearson e </w:t>
      </w:r>
      <w:proofErr w:type="spellStart"/>
      <w:r w:rsidRPr="000A338D">
        <w:t>Mcphedran</w:t>
      </w:r>
      <w:proofErr w:type="spellEnd"/>
      <w:r w:rsidRPr="000A338D">
        <w:t xml:space="preserve"> (2008). Foram encontrados estudos demonstrando que os efeitos podem se dar sobre a violência e abuso sexual contra mulheres, que muitas vezes precisam esperar até a noite para fazer suas necessidades em áreas abertas.</w:t>
      </w:r>
    </w:p>
    <w:p w14:paraId="7EBCC32C" w14:textId="38E493A3" w:rsidR="001A0C77" w:rsidRPr="000A338D" w:rsidRDefault="001A0C77" w:rsidP="001A0C77">
      <w:r w:rsidRPr="000A338D">
        <w:lastRenderedPageBreak/>
        <w:t>Além disso, os autores também encontraram que a falta de instalações sanitárias afeta o número de crianças que concluem o ensino fundamental, mais uma vez, com destaque para as meninas, relacionando desta vez às dificuldades do período menstrual. Além destes, são mencionadas melhorias ambientais, econômicas e de dignidade pessoal (</w:t>
      </w:r>
      <w:r w:rsidR="00FB5D03" w:rsidRPr="000A338D">
        <w:t xml:space="preserve">Pearson; </w:t>
      </w:r>
      <w:proofErr w:type="spellStart"/>
      <w:r w:rsidR="00FB5D03" w:rsidRPr="000A338D">
        <w:t>Mcphedran</w:t>
      </w:r>
      <w:proofErr w:type="spellEnd"/>
      <w:r w:rsidR="00FB5D03" w:rsidRPr="000A338D">
        <w:t xml:space="preserve">, </w:t>
      </w:r>
      <w:r w:rsidRPr="000A338D">
        <w:t>2008).</w:t>
      </w:r>
    </w:p>
    <w:p w14:paraId="3486DAD7" w14:textId="602AFDBF" w:rsidR="001A0C77" w:rsidRPr="000A338D" w:rsidRDefault="001A0C77" w:rsidP="001A0C77">
      <w:proofErr w:type="spellStart"/>
      <w:r w:rsidRPr="000A338D">
        <w:t>Scriptore</w:t>
      </w:r>
      <w:proofErr w:type="spellEnd"/>
      <w:r w:rsidRPr="000A338D">
        <w:t xml:space="preserve"> (2016) investiga em sua </w:t>
      </w:r>
      <w:ins w:id="78" w:author="Lucir Reinaldo Alves" w:date="2025-11-23T21:07:00Z" w16du:dateUtc="2025-11-24T00:07:00Z">
        <w:r w:rsidR="001C1496">
          <w:t xml:space="preserve">pesquisa </w:t>
        </w:r>
      </w:ins>
      <w:del w:id="79" w:author="Lucir Reinaldo Alves" w:date="2025-11-23T21:07:00Z" w16du:dateUtc="2025-11-24T00:07:00Z">
        <w:r w:rsidRPr="000A338D" w:rsidDel="001C1496">
          <w:delText>tese de doutorado</w:delText>
        </w:r>
      </w:del>
      <w:r w:rsidRPr="000A338D">
        <w:t>, os impactos do SA na saúde e na educação utilizando dados municipais e distritais do Brasil, empregando econometria espacial e não-espacial. Entre os achados do estudo, está o aumento de 0,11 pontos percentuais na taxa de frequência escolar a cada 1% de aumento no acesso ao SA. Ao mesmo tempo, o aumento de 1% de acesso a SA também está associado a quedas de 0,31 e 0,12 pontos percentuais na taxa de distorção idade-série e abandono escolar.</w:t>
      </w:r>
    </w:p>
    <w:p w14:paraId="3B4866AF" w14:textId="20E264A0" w:rsidR="00900B72" w:rsidRPr="000A338D" w:rsidRDefault="001A0C77" w:rsidP="001A0C77">
      <w:r w:rsidRPr="000A338D">
        <w:t xml:space="preserve">Diante destes achados, é difícil ignorar o </w:t>
      </w:r>
      <w:r w:rsidR="00887966" w:rsidRPr="000A338D">
        <w:t>SA</w:t>
      </w:r>
      <w:r w:rsidRPr="000A338D">
        <w:t xml:space="preserve"> como uma ferramenta de política pública </w:t>
      </w:r>
      <w:r w:rsidR="00887966" w:rsidRPr="000A338D">
        <w:t>com encadeamentos importantes</w:t>
      </w:r>
      <w:r w:rsidRPr="000A338D">
        <w:t xml:space="preserve">. O conjunto de evidências que apontam para as possibilidades de obter reduções de incidência de </w:t>
      </w:r>
      <w:proofErr w:type="spellStart"/>
      <w:r w:rsidRPr="000A338D">
        <w:t>DRSAI</w:t>
      </w:r>
      <w:proofErr w:type="spellEnd"/>
      <w:r w:rsidRPr="000A338D">
        <w:t xml:space="preserve"> </w:t>
      </w:r>
      <w:r w:rsidR="00887966" w:rsidRPr="000A338D">
        <w:t xml:space="preserve">e melhoria de outros fatores </w:t>
      </w:r>
      <w:r w:rsidRPr="000A338D">
        <w:t>por meio da melhoria de aspectos de SA é robusta o suficiente para isso. Entretanto, é importante notar que esta relação não é simples</w:t>
      </w:r>
      <w:r w:rsidR="00887966" w:rsidRPr="000A338D">
        <w:t xml:space="preserve"> e</w:t>
      </w:r>
      <w:r w:rsidRPr="000A338D">
        <w:t xml:space="preserve">, na realidade, ela pode variar com as condições de cada local, o que dificulta a previsão de resultados em </w:t>
      </w:r>
      <w:proofErr w:type="spellStart"/>
      <w:r w:rsidRPr="000A338D">
        <w:t>DRSAI</w:t>
      </w:r>
      <w:proofErr w:type="spellEnd"/>
      <w:r w:rsidRPr="000A338D">
        <w:t xml:space="preserve"> de esforços em SA</w:t>
      </w:r>
      <w:r w:rsidR="00900B72" w:rsidRPr="000A338D">
        <w:t>.</w:t>
      </w:r>
    </w:p>
    <w:p w14:paraId="5FD36ACC" w14:textId="77777777" w:rsidR="00900B72" w:rsidRPr="000A338D" w:rsidRDefault="00900B72" w:rsidP="00A4130B"/>
    <w:p w14:paraId="6042F0C4" w14:textId="61B18851" w:rsidR="00A4130B" w:rsidRPr="000A338D" w:rsidRDefault="00887966" w:rsidP="009C787E">
      <w:pPr>
        <w:pStyle w:val="Ttulo2"/>
      </w:pPr>
      <w:bookmarkStart w:id="80" w:name="_Toc211342493"/>
      <w:bookmarkStart w:id="81" w:name="_Hlk191402629"/>
      <w:r w:rsidRPr="000A338D">
        <w:t xml:space="preserve">A Complexidade nas Relações de Causa e Efeito do SA sobre </w:t>
      </w:r>
      <w:proofErr w:type="spellStart"/>
      <w:r w:rsidRPr="000A338D">
        <w:t>DRSAI</w:t>
      </w:r>
      <w:bookmarkEnd w:id="80"/>
      <w:proofErr w:type="spellEnd"/>
    </w:p>
    <w:bookmarkEnd w:id="81"/>
    <w:p w14:paraId="07F0059F" w14:textId="77777777" w:rsidR="00887966" w:rsidRPr="000A338D" w:rsidRDefault="00887966" w:rsidP="001A0C77"/>
    <w:p w14:paraId="4731B8D6" w14:textId="555A6560" w:rsidR="001A0C77" w:rsidRPr="000A338D" w:rsidRDefault="001A0C77" w:rsidP="001A0C77">
      <w:r w:rsidRPr="000A338D">
        <w:t xml:space="preserve">A maior parte dos estudos que apontam para relações entre SA e </w:t>
      </w:r>
      <w:proofErr w:type="spellStart"/>
      <w:r w:rsidRPr="000A338D">
        <w:t>DRSAI</w:t>
      </w:r>
      <w:proofErr w:type="spellEnd"/>
      <w:r w:rsidRPr="000A338D">
        <w:t xml:space="preserve"> também aponta para outros fatores determinantes na incidência destas doenças. Santos (2006) investigou a incidência do que chama de doenças transmitidas pela água (</w:t>
      </w:r>
      <w:proofErr w:type="spellStart"/>
      <w:r w:rsidRPr="000A338D">
        <w:t>DTHA</w:t>
      </w:r>
      <w:proofErr w:type="spellEnd"/>
      <w:r w:rsidRPr="000A338D">
        <w:t>), procurando saber se a falta de SA seria a principal causa. Neste caso, a descoberta foi que os principais fatores de influência na realidade foram o nível educacional e a renda familiar, embora o SA também tenha impacto.</w:t>
      </w:r>
    </w:p>
    <w:p w14:paraId="05A2DA8D" w14:textId="6AD8C08F" w:rsidR="001A0C77" w:rsidRPr="000A338D" w:rsidRDefault="001A0C77" w:rsidP="001A0C77">
      <w:r w:rsidRPr="000A338D">
        <w:t xml:space="preserve">Varela (2022) por sua vez aponta para outros fatores de importância na incidência de </w:t>
      </w:r>
      <w:proofErr w:type="spellStart"/>
      <w:r w:rsidRPr="000A338D">
        <w:t>DRSAI</w:t>
      </w:r>
      <w:proofErr w:type="spellEnd"/>
      <w:r w:rsidRPr="000A338D">
        <w:t xml:space="preserve">. Alguns exemplos significativos são as chuvas sazonais, o aumento da temperatura e da umidade relativa do ar e a densidade demográfica, que demonstram efeito principalmente sobre dengue e leptospirose. O autor também </w:t>
      </w:r>
      <w:r w:rsidRPr="000A338D">
        <w:lastRenderedPageBreak/>
        <w:t xml:space="preserve">corrobora com os achados de Santos (2006), identificando que o nível educacional tem efeito notável sobre a incidência de </w:t>
      </w:r>
      <w:proofErr w:type="spellStart"/>
      <w:r w:rsidRPr="000A338D">
        <w:t>DRSAI</w:t>
      </w:r>
      <w:proofErr w:type="spellEnd"/>
      <w:r w:rsidRPr="000A338D">
        <w:t>.</w:t>
      </w:r>
    </w:p>
    <w:p w14:paraId="47F866E0" w14:textId="27256716" w:rsidR="001A0C77" w:rsidRPr="000A338D" w:rsidRDefault="001A0C77" w:rsidP="001A0C77">
      <w:r w:rsidRPr="000A338D">
        <w:t xml:space="preserve">Isso significa que a incidência de </w:t>
      </w:r>
      <w:proofErr w:type="spellStart"/>
      <w:r w:rsidRPr="000A338D">
        <w:t>DRSAI</w:t>
      </w:r>
      <w:proofErr w:type="spellEnd"/>
      <w:r w:rsidRPr="000A338D">
        <w:t xml:space="preserve"> não é produzida por um ou outro fator apenas, em uma taxa fixa e universal. Ao contrário, o número de internações e óbitos por doenças como diarreia, dengue e leptospirose pode ser</w:t>
      </w:r>
      <w:r w:rsidR="002047FD" w:rsidRPr="000A338D">
        <w:t xml:space="preserve"> impactado</w:t>
      </w:r>
      <w:r w:rsidRPr="000A338D">
        <w:t xml:space="preserve"> por diversos fatores interagindo entre si de forma variável ao longo do tempo e do espaço. </w:t>
      </w:r>
      <w:proofErr w:type="spellStart"/>
      <w:r w:rsidRPr="000A338D">
        <w:t>Morçöl</w:t>
      </w:r>
      <w:proofErr w:type="spellEnd"/>
      <w:r w:rsidRPr="000A338D">
        <w:t xml:space="preserve"> (2012) propõe que a teoria da complexidade pode oferecer conhecimentos importantes para lidar com políticas públicas com estas características.</w:t>
      </w:r>
    </w:p>
    <w:p w14:paraId="5CB45577" w14:textId="7854CCC1" w:rsidR="001A0C77" w:rsidRPr="000A338D" w:rsidRDefault="001A0C77" w:rsidP="001A0C77">
      <w:r w:rsidRPr="000A338D">
        <w:t>Para a teoria da complexidade, estes sistemas se diferenciam de sistemas complicados pelo poder de descrição que a análise dos elementos tem sobre a compreensão do sistema como um todo. Por exemplo, chips de computador ou aviões jumbo, por exemplo, são feitos de inúmeros componentes sofisticados, mas a relação entre estes elementos é fixa e previsível no tempo, e é possível compreender a forma como estes elementos interagem entre si para gerar o sistema como um todo (</w:t>
      </w:r>
      <w:proofErr w:type="spellStart"/>
      <w:r w:rsidR="00FB5D03" w:rsidRPr="000A338D">
        <w:t>Cilliers</w:t>
      </w:r>
      <w:proofErr w:type="spellEnd"/>
      <w:r w:rsidR="00FB5D03" w:rsidRPr="000A338D">
        <w:t xml:space="preserve">, </w:t>
      </w:r>
      <w:r w:rsidRPr="000A338D">
        <w:t>1998).</w:t>
      </w:r>
    </w:p>
    <w:p w14:paraId="5A41D750" w14:textId="6C2C9B01" w:rsidR="001A0C77" w:rsidRPr="000A338D" w:rsidRDefault="001A0C77" w:rsidP="001A0C77">
      <w:r w:rsidRPr="000A338D">
        <w:t>Por sua vez, sistemas complexos não apenas são formados por uma grande quantidade de elementos, mas a relação entre estes elementos não é a mesma com o passar do tempo, o que gera características inesperadas ou imprevisíveis a partir apenas da observação dos componentes do sistema, as chamadas características emergentes (</w:t>
      </w:r>
      <w:proofErr w:type="spellStart"/>
      <w:r w:rsidR="00CB1909" w:rsidRPr="000A338D">
        <w:t>Cilliers</w:t>
      </w:r>
      <w:proofErr w:type="spellEnd"/>
      <w:r w:rsidR="00CB1909" w:rsidRPr="000A338D">
        <w:t xml:space="preserve">, </w:t>
      </w:r>
      <w:r w:rsidRPr="000A338D">
        <w:t xml:space="preserve">1998). Por isso, </w:t>
      </w:r>
      <w:proofErr w:type="spellStart"/>
      <w:r w:rsidRPr="000A338D">
        <w:t>Morçöl</w:t>
      </w:r>
      <w:proofErr w:type="spellEnd"/>
      <w:r w:rsidRPr="000A338D">
        <w:t xml:space="preserve"> (2012) </w:t>
      </w:r>
      <w:r w:rsidR="00484BC1" w:rsidRPr="000A338D">
        <w:t>define</w:t>
      </w:r>
      <w:r w:rsidRPr="000A338D">
        <w:t xml:space="preserve"> políticas públicas como um sistema dinâmico complexo emergente e auto organizacional, e que as relações entre os atores deste sistema são não lineares e </w:t>
      </w:r>
      <w:proofErr w:type="spellStart"/>
      <w:r w:rsidRPr="000A338D">
        <w:t>coevolutivas</w:t>
      </w:r>
      <w:proofErr w:type="spellEnd"/>
      <w:r w:rsidRPr="000A338D">
        <w:t>.</w:t>
      </w:r>
    </w:p>
    <w:p w14:paraId="08A79717" w14:textId="0CBA5D2E" w:rsidR="001A0C77" w:rsidRPr="000A338D" w:rsidRDefault="001A0C77" w:rsidP="001A0C77">
      <w:r w:rsidRPr="000A338D">
        <w:t xml:space="preserve">No tema de interesse deste estudo, isso fica </w:t>
      </w:r>
      <w:commentRangeStart w:id="82"/>
      <w:del w:id="83" w:author="Lucir Reinaldo Alves" w:date="2025-11-23T21:09:00Z" w16du:dateUtc="2025-11-24T00:09:00Z">
        <w:r w:rsidRPr="000A338D" w:rsidDel="00EF278F">
          <w:delText>muito claro</w:delText>
        </w:r>
      </w:del>
      <w:commentRangeEnd w:id="82"/>
      <w:r w:rsidR="00BB5364">
        <w:rPr>
          <w:rStyle w:val="Refdecomentrio"/>
        </w:rPr>
        <w:commentReference w:id="82"/>
      </w:r>
      <w:ins w:id="84" w:author="Lucir Reinaldo Alves" w:date="2025-11-23T21:09:00Z" w16du:dateUtc="2025-11-24T00:09:00Z">
        <w:r w:rsidR="00EF278F">
          <w:t>evidente</w:t>
        </w:r>
      </w:ins>
      <w:r w:rsidRPr="000A338D">
        <w:t>. A depender d</w:t>
      </w:r>
      <w:r w:rsidR="00A513A5" w:rsidRPr="000A338D">
        <w:t>a época e do local</w:t>
      </w:r>
      <w:r w:rsidRPr="000A338D">
        <w:t xml:space="preserve">, a relação entre temperatura e umidade do ar, precipitação, disponibilidade de SA, urbanização, hábitos de higiene e outros incontáveis elementos </w:t>
      </w:r>
      <w:r w:rsidR="003E489B" w:rsidRPr="000A338D">
        <w:t>se dá</w:t>
      </w:r>
      <w:r w:rsidRPr="000A338D">
        <w:t xml:space="preserve"> de forma específica, aumentando a incerteza da transferência de resultados encontrados em outros momentos e locais para a tomada de decisão.</w:t>
      </w:r>
    </w:p>
    <w:p w14:paraId="03A747EB" w14:textId="2C11BCF1" w:rsidR="001A0C77" w:rsidRPr="000A338D" w:rsidRDefault="001A0C77" w:rsidP="001A0C77">
      <w:r w:rsidRPr="000A338D">
        <w:t xml:space="preserve"> É importante ressaltar que a teoria da complexidade aplicada a políticas públicas defende que os resultados de políticas públicas dependem de diversos fatores, nem todos sob controle ou passíveis de previsibilidade (</w:t>
      </w:r>
      <w:proofErr w:type="spellStart"/>
      <w:r w:rsidR="00CB1909" w:rsidRPr="000A338D">
        <w:t>Cairney</w:t>
      </w:r>
      <w:proofErr w:type="spellEnd"/>
      <w:r w:rsidR="00CB1909" w:rsidRPr="000A338D">
        <w:t xml:space="preserve">, </w:t>
      </w:r>
      <w:r w:rsidRPr="000A338D">
        <w:t>2012). Entretanto, isso não significa que o Estado não seja capaz de produzir resultados intencionalmente por meio de políticas públicas, mas sim que a produção desses resultados exige o reconhecimento da complexidade que produz a política pública em cada contexto específico (</w:t>
      </w:r>
      <w:proofErr w:type="spellStart"/>
      <w:r w:rsidR="00CB1909" w:rsidRPr="000A338D">
        <w:t>Morçöl</w:t>
      </w:r>
      <w:proofErr w:type="spellEnd"/>
      <w:r w:rsidR="00CB1909" w:rsidRPr="000A338D">
        <w:t xml:space="preserve">, </w:t>
      </w:r>
      <w:r w:rsidRPr="000A338D">
        <w:t>2012).</w:t>
      </w:r>
    </w:p>
    <w:p w14:paraId="6F2456BA" w14:textId="192C53BD" w:rsidR="001A0C77" w:rsidRPr="000A338D" w:rsidRDefault="001A0C77" w:rsidP="001A0C77">
      <w:r w:rsidRPr="000A338D">
        <w:lastRenderedPageBreak/>
        <w:t xml:space="preserve">Se não conhecer a complexidade envolvida na produção de um determinado resultado é um risco para o sucesso de políticas públicas, então é possível assumir que a compreensão da complexidade é uma capacidade estatal necessária para a formulação e implementação dessas políticas, o que Souza e </w:t>
      </w:r>
      <w:proofErr w:type="spellStart"/>
      <w:r w:rsidRPr="000A338D">
        <w:t>Fontanelli</w:t>
      </w:r>
      <w:proofErr w:type="spellEnd"/>
      <w:r w:rsidRPr="000A338D">
        <w:t xml:space="preserve"> (2020, p. 45) </w:t>
      </w:r>
      <w:proofErr w:type="spellStart"/>
      <w:r w:rsidRPr="000A338D">
        <w:t>classificar</w:t>
      </w:r>
      <w:r w:rsidR="00CC62A0" w:rsidRPr="000A338D">
        <w:t>am</w:t>
      </w:r>
      <w:proofErr w:type="spellEnd"/>
      <w:r w:rsidRPr="000A338D">
        <w:t xml:space="preserve"> como “capacidade administrativa”.</w:t>
      </w:r>
    </w:p>
    <w:p w14:paraId="2F7B372A" w14:textId="77777777" w:rsidR="005217C6" w:rsidRPr="000A338D" w:rsidRDefault="001A0C77" w:rsidP="00887966">
      <w:r w:rsidRPr="000A338D">
        <w:t xml:space="preserve">Como o interesse aqui é explorar a relação entre SA e </w:t>
      </w:r>
      <w:proofErr w:type="spellStart"/>
      <w:r w:rsidRPr="000A338D">
        <w:t>DRSAI</w:t>
      </w:r>
      <w:proofErr w:type="spellEnd"/>
      <w:r w:rsidR="007B1C7B" w:rsidRPr="000A338D">
        <w:t>,</w:t>
      </w:r>
      <w:r w:rsidRPr="000A338D">
        <w:t xml:space="preserve"> </w:t>
      </w:r>
      <w:r w:rsidR="008A436E" w:rsidRPr="000A338D">
        <w:t>assumindo que aquela</w:t>
      </w:r>
      <w:r w:rsidRPr="000A338D">
        <w:t xml:space="preserve"> </w:t>
      </w:r>
      <w:r w:rsidR="008A436E" w:rsidRPr="000A338D">
        <w:t>produza</w:t>
      </w:r>
      <w:r w:rsidRPr="000A338D">
        <w:t xml:space="preserve"> mudança</w:t>
      </w:r>
      <w:r w:rsidR="008A436E" w:rsidRPr="000A338D">
        <w:t>s</w:t>
      </w:r>
      <w:r w:rsidRPr="000A338D">
        <w:t xml:space="preserve"> </w:t>
      </w:r>
      <w:r w:rsidR="008A436E" w:rsidRPr="000A338D">
        <w:t>nesta</w:t>
      </w:r>
      <w:r w:rsidRPr="000A338D">
        <w:t>, a mera associação temporal não é suficiente. Pearl e Mackenzie (2018) comenta</w:t>
      </w:r>
      <w:r w:rsidR="006558F1" w:rsidRPr="000A338D">
        <w:t>m</w:t>
      </w:r>
      <w:r w:rsidRPr="000A338D">
        <w:t>, por exemplo, que há associação temporal entre a venda de sorvetes e o cometimento de crimes, mas não por relação direta entre sorvete e crimes, e sim pela relação de ambos com as temperaturas mais altas.</w:t>
      </w:r>
      <w:r w:rsidR="006558F1" w:rsidRPr="000A338D">
        <w:t xml:space="preserve"> </w:t>
      </w:r>
      <w:r w:rsidRPr="000A338D">
        <w:t>Neste caso, reduzir as vendas de sorvete sem que as temperaturas mudem não poderia servir como uma ferramenta de redução do cometimento de crimes, mesmo que seja possível identificar uma associação temporal histórica entre estas variáveis.</w:t>
      </w:r>
    </w:p>
    <w:p w14:paraId="174954AC" w14:textId="271D70C0" w:rsidR="00887966" w:rsidRPr="000A338D" w:rsidRDefault="001A0C77" w:rsidP="00887966">
      <w:r w:rsidRPr="000A338D">
        <w:t xml:space="preserve">No caso da relação entre SA e </w:t>
      </w:r>
      <w:proofErr w:type="spellStart"/>
      <w:r w:rsidRPr="000A338D">
        <w:t>DRSAI</w:t>
      </w:r>
      <w:proofErr w:type="spellEnd"/>
      <w:r w:rsidRPr="000A338D">
        <w:t xml:space="preserve"> é importante entender até que ponto vai a relação para estas dimensões nos municípios paranaenses. Embora este estudo não se dedique a esgotar o assunto da causalidade entre estas variáveis, cabe discutir essa ciência para melhor compreensão de aspectos importantes desta tese.</w:t>
      </w:r>
    </w:p>
    <w:p w14:paraId="02C24EBF" w14:textId="77777777" w:rsidR="00887966" w:rsidRPr="000A338D" w:rsidRDefault="00887966" w:rsidP="00887966"/>
    <w:p w14:paraId="49BA535B" w14:textId="45169303" w:rsidR="00887966" w:rsidRPr="000A338D" w:rsidRDefault="00887966" w:rsidP="009C787E">
      <w:pPr>
        <w:pStyle w:val="Ttulo2"/>
      </w:pPr>
      <w:bookmarkStart w:id="85" w:name="_Toc211342494"/>
      <w:r w:rsidRPr="000A338D">
        <w:t>A investigação de relações causais</w:t>
      </w:r>
      <w:bookmarkEnd w:id="85"/>
    </w:p>
    <w:p w14:paraId="001A314A" w14:textId="77777777" w:rsidR="00887966" w:rsidRPr="000A338D" w:rsidRDefault="00887966" w:rsidP="00887966"/>
    <w:p w14:paraId="020467CE" w14:textId="6B6BD853" w:rsidR="001A0C77" w:rsidRPr="000A338D" w:rsidRDefault="001A0C77" w:rsidP="001A0C77">
      <w:r w:rsidRPr="000A338D">
        <w:t>Desde Aristóteles, com sua</w:t>
      </w:r>
      <w:r w:rsidR="00887966" w:rsidRPr="000A338D">
        <w:t xml:space="preserve"> proposta de</w:t>
      </w:r>
      <w:r w:rsidRPr="000A338D">
        <w:t xml:space="preserve"> quatro causas, passando pelos debates medievais sobre a onipotência divina e a possibilidade de conhecer as causas verdadeiras, até a Revolução Científica e o surgimento do mecanicismo, a busca por entender por que as coisas acontecem tem sido uma constante (</w:t>
      </w:r>
      <w:proofErr w:type="spellStart"/>
      <w:r w:rsidR="00CB1909" w:rsidRPr="000A338D">
        <w:t>Losee</w:t>
      </w:r>
      <w:proofErr w:type="spellEnd"/>
      <w:r w:rsidR="00CB1909" w:rsidRPr="000A338D">
        <w:t xml:space="preserve">, </w:t>
      </w:r>
      <w:r w:rsidRPr="000A338D">
        <w:t>2017).</w:t>
      </w:r>
    </w:p>
    <w:p w14:paraId="21D083F4" w14:textId="27729B83" w:rsidR="001A0C77" w:rsidRPr="000A338D" w:rsidRDefault="001A0C77" w:rsidP="001A0C77">
      <w:r w:rsidRPr="000A338D">
        <w:t xml:space="preserve">No entanto, a causalidade sempre foi um terreno </w:t>
      </w:r>
      <w:r w:rsidR="00887966" w:rsidRPr="000A338D">
        <w:t>delicado</w:t>
      </w:r>
      <w:r w:rsidRPr="000A338D">
        <w:t xml:space="preserve"> e escorregadio. </w:t>
      </w:r>
      <w:commentRangeStart w:id="86"/>
      <w:ins w:id="87" w:author="Lucir Reinaldo Alves" w:date="2025-11-23T21:13:00Z" w16du:dateUtc="2025-11-24T00:13:00Z">
        <w:r w:rsidR="000520E0" w:rsidRPr="000520E0">
          <w:t xml:space="preserve">David </w:t>
        </w:r>
      </w:ins>
      <w:commentRangeEnd w:id="86"/>
      <w:ins w:id="88" w:author="Lucir Reinaldo Alves" w:date="2025-11-23T21:14:00Z" w16du:dateUtc="2025-11-24T00:14:00Z">
        <w:r w:rsidR="00C860B5">
          <w:rPr>
            <w:rStyle w:val="Refdecomentrio"/>
          </w:rPr>
          <w:commentReference w:id="86"/>
        </w:r>
      </w:ins>
      <w:r w:rsidRPr="000A338D">
        <w:t xml:space="preserve">Hume, no século XVIII, lançou um desafio à nossa capacidade de inferir relações causais, argumentando que nos baseamos no hábito e na conjunção constante de eventos, e não em uma conexão necessária que podemos observar diretamente. </w:t>
      </w:r>
      <w:ins w:id="89" w:author="Lucir Reinaldo Alves" w:date="2025-11-23T21:13:00Z" w16du:dateUtc="2025-11-24T00:13:00Z">
        <w:r w:rsidR="007361EE" w:rsidRPr="007361EE">
          <w:t xml:space="preserve">Immanuel </w:t>
        </w:r>
      </w:ins>
      <w:r w:rsidRPr="000A338D">
        <w:t>Kant, em resposta, defendeu que a causalidade é uma categoria fundamental do nosso entendimento, essencial para organizar a experiência (</w:t>
      </w:r>
      <w:proofErr w:type="spellStart"/>
      <w:r w:rsidR="00CB1909" w:rsidRPr="000A338D">
        <w:t>Losee</w:t>
      </w:r>
      <w:proofErr w:type="spellEnd"/>
      <w:r w:rsidR="00CB1909" w:rsidRPr="000A338D">
        <w:t>, 2017).</w:t>
      </w:r>
    </w:p>
    <w:p w14:paraId="075D157D" w14:textId="442C2AF5" w:rsidR="001A0C77" w:rsidRPr="000A338D" w:rsidRDefault="001A0C77" w:rsidP="001A0C77">
      <w:r w:rsidRPr="000A338D">
        <w:t xml:space="preserve">No século XX, a estatística, em sua fase inicial com </w:t>
      </w:r>
      <w:ins w:id="90" w:author="Lucir Reinaldo Alves" w:date="2025-11-23T21:14:00Z" w16du:dateUtc="2025-11-24T00:14:00Z">
        <w:r w:rsidR="00D70DB8" w:rsidRPr="00D70DB8">
          <w:t xml:space="preserve">Karl </w:t>
        </w:r>
      </w:ins>
      <w:r w:rsidRPr="000A338D">
        <w:t xml:space="preserve">Pearson e </w:t>
      </w:r>
      <w:ins w:id="91" w:author="Lucir Reinaldo Alves" w:date="2025-11-23T21:14:00Z" w16du:dateUtc="2025-11-24T00:14:00Z">
        <w:r w:rsidR="00C860B5" w:rsidRPr="00C860B5">
          <w:t xml:space="preserve">Ronald </w:t>
        </w:r>
      </w:ins>
      <w:r w:rsidRPr="000A338D">
        <w:t xml:space="preserve">Fisher, optou por um caminho mais conservador, focando em correlações e associações, e evitando, em grande medida, a discussão sobre causalidade. Pearl e </w:t>
      </w:r>
      <w:r w:rsidRPr="000A338D">
        <w:lastRenderedPageBreak/>
        <w:t xml:space="preserve">Mackenzie (2018) chamam </w:t>
      </w:r>
      <w:r w:rsidR="00DB6CCA" w:rsidRPr="000A338D">
        <w:t xml:space="preserve">essa postura </w:t>
      </w:r>
      <w:r w:rsidRPr="000A338D">
        <w:t>de "</w:t>
      </w:r>
      <w:proofErr w:type="spellStart"/>
      <w:r w:rsidRPr="000A338D">
        <w:t>acorrelacionalismo</w:t>
      </w:r>
      <w:proofErr w:type="spellEnd"/>
      <w:r w:rsidRPr="000A338D">
        <w:t>"</w:t>
      </w:r>
      <w:r w:rsidR="00DB6CCA" w:rsidRPr="000A338D">
        <w:t xml:space="preserve">, dizendo que esta </w:t>
      </w:r>
      <w:r w:rsidRPr="000A338D">
        <w:t>limitou o desenvolvimento da ciência e da tomada de decisões, ao negligenciar a importância de distinguir relações causais de meras coincidências.</w:t>
      </w:r>
    </w:p>
    <w:p w14:paraId="49456300" w14:textId="37640CD0" w:rsidR="001A0C77" w:rsidRPr="000A338D" w:rsidRDefault="001A0C77" w:rsidP="001A0C77">
      <w:r w:rsidRPr="000A338D">
        <w:t xml:space="preserve">Após o período dominado pela visão </w:t>
      </w:r>
      <w:proofErr w:type="spellStart"/>
      <w:r w:rsidRPr="000A338D">
        <w:t>acorrelacional</w:t>
      </w:r>
      <w:proofErr w:type="spellEnd"/>
      <w:r w:rsidRPr="000A338D">
        <w:t xml:space="preserve"> de </w:t>
      </w:r>
      <w:r w:rsidRPr="00C860B5">
        <w:rPr>
          <w:highlight w:val="yellow"/>
          <w:rPrChange w:id="92" w:author="Lucir Reinaldo Alves" w:date="2025-11-23T21:14:00Z" w16du:dateUtc="2025-11-24T00:14:00Z">
            <w:rPr/>
          </w:rPrChange>
        </w:rPr>
        <w:t>Pearson e Fisher</w:t>
      </w:r>
      <w:r w:rsidRPr="000A338D">
        <w:t xml:space="preserve">, o campo da inferência causal passou por um renascimento. Inicialmente, a filosofia da ciência deu passos importantes. Carl </w:t>
      </w:r>
      <w:proofErr w:type="spellStart"/>
      <w:r w:rsidRPr="000A338D">
        <w:t>Hempel</w:t>
      </w:r>
      <w:proofErr w:type="spellEnd"/>
      <w:r w:rsidRPr="000A338D">
        <w:t>, por exemplo, desenvolveu os modelos de explicação Dedutivo-</w:t>
      </w:r>
      <w:proofErr w:type="spellStart"/>
      <w:r w:rsidRPr="000A338D">
        <w:t>Nomológico</w:t>
      </w:r>
      <w:proofErr w:type="spellEnd"/>
      <w:r w:rsidRPr="000A338D">
        <w:t xml:space="preserve"> (</w:t>
      </w:r>
      <w:proofErr w:type="spellStart"/>
      <w:r w:rsidRPr="000A338D">
        <w:t>D-N</w:t>
      </w:r>
      <w:proofErr w:type="spellEnd"/>
      <w:r w:rsidRPr="000A338D">
        <w:t>) e Indutivo-Estatístico (</w:t>
      </w:r>
      <w:proofErr w:type="spellStart"/>
      <w:r w:rsidRPr="000A338D">
        <w:t>I-S</w:t>
      </w:r>
      <w:proofErr w:type="spellEnd"/>
      <w:r w:rsidRPr="000A338D">
        <w:t>), buscando estabelecer critérios para explicações científicas baseadas em leis, tanto determinísticas quanto probabilísticas. Essa abordagem, embora influente, foi complementada e desafiada por outras perspectivas (</w:t>
      </w:r>
      <w:proofErr w:type="spellStart"/>
      <w:r w:rsidR="00CB1909" w:rsidRPr="000A338D">
        <w:t>Frosini</w:t>
      </w:r>
      <w:proofErr w:type="spellEnd"/>
      <w:r w:rsidR="00CB1909" w:rsidRPr="000A338D">
        <w:t>, 2006).</w:t>
      </w:r>
    </w:p>
    <w:p w14:paraId="78573A7A" w14:textId="32DC7690" w:rsidR="001A0C77" w:rsidRPr="000A338D" w:rsidRDefault="001A0C77" w:rsidP="001A0C77">
      <w:r w:rsidRPr="000A338D">
        <w:t xml:space="preserve">Wesley </w:t>
      </w:r>
      <w:proofErr w:type="spellStart"/>
      <w:r w:rsidRPr="000A338D">
        <w:t>Salmon</w:t>
      </w:r>
      <w:proofErr w:type="spellEnd"/>
      <w:r w:rsidRPr="000A338D">
        <w:t>, influenciado por Hans Reichenbach, propôs o modelo de Relevância Estatística (</w:t>
      </w:r>
      <w:proofErr w:type="spellStart"/>
      <w:r w:rsidRPr="000A338D">
        <w:t>S-R</w:t>
      </w:r>
      <w:proofErr w:type="spellEnd"/>
      <w:r w:rsidRPr="000A338D">
        <w:t>), que se afastava da ideia de leis universais e se concentrava na comparação de probabilidades: uma causa é aquilo que altera a probabilidade de ocorrência de um efeito (</w:t>
      </w:r>
      <w:proofErr w:type="spellStart"/>
      <w:r w:rsidR="00CB1909" w:rsidRPr="000A338D">
        <w:t>Frosini</w:t>
      </w:r>
      <w:proofErr w:type="spellEnd"/>
      <w:r w:rsidR="00CB1909" w:rsidRPr="000A338D">
        <w:t xml:space="preserve">, 2006; </w:t>
      </w:r>
      <w:proofErr w:type="spellStart"/>
      <w:r w:rsidR="00CB1909" w:rsidRPr="000A338D">
        <w:t>Losee</w:t>
      </w:r>
      <w:proofErr w:type="spellEnd"/>
      <w:r w:rsidR="00CB1909" w:rsidRPr="000A338D">
        <w:t>, 2017</w:t>
      </w:r>
      <w:r w:rsidRPr="000A338D">
        <w:t xml:space="preserve">). Essa abordagem probabilística foi posteriormente formalizada por Patrick Suppes, que definiu causas genuínas e espúrias, abrindo caminho para a análise de situações </w:t>
      </w:r>
      <w:r w:rsidR="00DB6CCA" w:rsidRPr="000A338D">
        <w:t>em que</w:t>
      </w:r>
      <w:r w:rsidRPr="000A338D">
        <w:t xml:space="preserve"> a correlação não implica causalidade (</w:t>
      </w:r>
      <w:proofErr w:type="spellStart"/>
      <w:r w:rsidR="00CB1909" w:rsidRPr="000A338D">
        <w:t>Frosini</w:t>
      </w:r>
      <w:proofErr w:type="spellEnd"/>
      <w:r w:rsidR="00CB1909" w:rsidRPr="000A338D">
        <w:t>, 2006).</w:t>
      </w:r>
    </w:p>
    <w:p w14:paraId="427118F2" w14:textId="2A6F093A" w:rsidR="001A0C77" w:rsidRPr="000A338D" w:rsidRDefault="001A0C77" w:rsidP="001A0C77">
      <w:r w:rsidRPr="000A338D">
        <w:t xml:space="preserve">Enquanto isso, na filosofia, </w:t>
      </w:r>
      <w:ins w:id="93" w:author="Lucir Reinaldo Alves" w:date="2025-11-23T21:15:00Z" w16du:dateUtc="2025-11-24T00:15:00Z">
        <w:r w:rsidR="00020914" w:rsidRPr="00020914">
          <w:t xml:space="preserve">John </w:t>
        </w:r>
      </w:ins>
      <w:del w:id="94" w:author="Lucir Reinaldo Alves" w:date="2025-11-23T21:15:00Z" w16du:dateUtc="2025-11-24T00:15:00Z">
        <w:r w:rsidRPr="000A338D" w:rsidDel="00020914">
          <w:delText xml:space="preserve">J.L. </w:delText>
        </w:r>
      </w:del>
      <w:proofErr w:type="spellStart"/>
      <w:r w:rsidRPr="000A338D">
        <w:t>Mackie</w:t>
      </w:r>
      <w:proofErr w:type="spellEnd"/>
      <w:r w:rsidRPr="000A338D">
        <w:t xml:space="preserve"> introduziu a condição </w:t>
      </w:r>
      <w:proofErr w:type="spellStart"/>
      <w:r w:rsidRPr="000A338D">
        <w:t>INUS</w:t>
      </w:r>
      <w:proofErr w:type="spellEnd"/>
      <w:r w:rsidRPr="000A338D">
        <w:t xml:space="preserve"> (uma causa é uma parte </w:t>
      </w:r>
      <w:r w:rsidR="00887966" w:rsidRPr="000A338D">
        <w:t>in</w:t>
      </w:r>
      <w:r w:rsidRPr="000A338D">
        <w:t xml:space="preserve">suficiente, mas </w:t>
      </w:r>
      <w:r w:rsidR="00887966" w:rsidRPr="000A338D">
        <w:t>n</w:t>
      </w:r>
      <w:r w:rsidRPr="000A338D">
        <w:t xml:space="preserve">ecessária, de uma condição </w:t>
      </w:r>
      <w:r w:rsidR="00887966" w:rsidRPr="000A338D">
        <w:t>d</w:t>
      </w:r>
      <w:r w:rsidRPr="000A338D">
        <w:t xml:space="preserve">esnecessária, mas </w:t>
      </w:r>
      <w:r w:rsidR="00887966" w:rsidRPr="000A338D">
        <w:t>s</w:t>
      </w:r>
      <w:r w:rsidRPr="000A338D">
        <w:t>uficiente), reconhecendo a complexidade das relações causais em cenários do mundo real, onde múltiplas causas podem contribuir para um efeito. Essa visão se distanciava da ideia de causas únicas e necessárias, abrindo espaço para modelos mais flexíveis (</w:t>
      </w:r>
      <w:proofErr w:type="spellStart"/>
      <w:r w:rsidR="00CB1909" w:rsidRPr="000A338D">
        <w:t>Frosini</w:t>
      </w:r>
      <w:proofErr w:type="spellEnd"/>
      <w:r w:rsidR="00CB1909" w:rsidRPr="000A338D">
        <w:t xml:space="preserve">, </w:t>
      </w:r>
      <w:r w:rsidRPr="000A338D">
        <w:t>2006).</w:t>
      </w:r>
    </w:p>
    <w:p w14:paraId="5585D94C" w14:textId="1C5FB937" w:rsidR="001A0C77" w:rsidRPr="000A338D" w:rsidRDefault="001A0C77" w:rsidP="001A0C77">
      <w:r w:rsidRPr="000A338D">
        <w:t xml:space="preserve">Em paralelo a esses desenvolvimentos filosóficos, a estatística e a ciência da computação começaram a desenvolver ferramentas mais poderosas para lidar com a causalidade. </w:t>
      </w:r>
      <w:proofErr w:type="spellStart"/>
      <w:r w:rsidRPr="000A338D">
        <w:t>Sewall</w:t>
      </w:r>
      <w:proofErr w:type="spellEnd"/>
      <w:r w:rsidRPr="000A338D">
        <w:t xml:space="preserve"> Wright, ainda na década de 1920, introduziu os diagramas causais, uma representação gráfica das relações entre variáveis (</w:t>
      </w:r>
      <w:r w:rsidR="00CB1909" w:rsidRPr="000A338D">
        <w:t>Pearl; Mackenzie, 2018</w:t>
      </w:r>
      <w:r w:rsidRPr="000A338D">
        <w:t xml:space="preserve">). Esses diagramas causais, posteriormente formalizados como </w:t>
      </w:r>
      <w:proofErr w:type="spellStart"/>
      <w:r w:rsidRPr="000A338D">
        <w:rPr>
          <w:i/>
          <w:iCs/>
        </w:rPr>
        <w:t>Directed</w:t>
      </w:r>
      <w:proofErr w:type="spellEnd"/>
      <w:r w:rsidRPr="000A338D">
        <w:rPr>
          <w:i/>
          <w:iCs/>
        </w:rPr>
        <w:t xml:space="preserve"> </w:t>
      </w:r>
      <w:proofErr w:type="spellStart"/>
      <w:r w:rsidRPr="000A338D">
        <w:rPr>
          <w:i/>
          <w:iCs/>
        </w:rPr>
        <w:t>Acyclic</w:t>
      </w:r>
      <w:proofErr w:type="spellEnd"/>
      <w:r w:rsidRPr="000A338D">
        <w:rPr>
          <w:i/>
          <w:iCs/>
        </w:rPr>
        <w:t xml:space="preserve"> </w:t>
      </w:r>
      <w:proofErr w:type="spellStart"/>
      <w:r w:rsidRPr="000A338D">
        <w:rPr>
          <w:i/>
          <w:iCs/>
        </w:rPr>
        <w:t>Graphs</w:t>
      </w:r>
      <w:proofErr w:type="spellEnd"/>
      <w:r w:rsidRPr="000A338D">
        <w:t xml:space="preserve"> (</w:t>
      </w:r>
      <w:proofErr w:type="spellStart"/>
      <w:r w:rsidRPr="000A338D">
        <w:t>DAGs</w:t>
      </w:r>
      <w:proofErr w:type="spellEnd"/>
      <w:r w:rsidRPr="000A338D">
        <w:t>), tornaram-se uma ferramenta fundamental para a modelagem causal (</w:t>
      </w:r>
      <w:proofErr w:type="spellStart"/>
      <w:r w:rsidR="00CB1909" w:rsidRPr="000A338D">
        <w:t>Frosini</w:t>
      </w:r>
      <w:proofErr w:type="spellEnd"/>
      <w:r w:rsidR="00CB1909" w:rsidRPr="000A338D">
        <w:t>, 2006; Pearl; Mackenzie</w:t>
      </w:r>
      <w:r w:rsidRPr="000A338D">
        <w:t>, 2018).</w:t>
      </w:r>
    </w:p>
    <w:p w14:paraId="6A54F6CD" w14:textId="08F53A93" w:rsidR="001A0C77" w:rsidRPr="000A338D" w:rsidRDefault="001A0C77" w:rsidP="001A0C77">
      <w:r w:rsidRPr="000A338D">
        <w:t xml:space="preserve">Mais tarde, </w:t>
      </w:r>
      <w:r w:rsidRPr="00E34A01">
        <w:rPr>
          <w:highlight w:val="yellow"/>
          <w:rPrChange w:id="95" w:author="Lucir Reinaldo Alves" w:date="2025-11-23T21:15:00Z" w16du:dateUtc="2025-11-24T00:15:00Z">
            <w:rPr/>
          </w:rPrChange>
        </w:rPr>
        <w:t>Pearl</w:t>
      </w:r>
      <w:r w:rsidRPr="000A338D">
        <w:t xml:space="preserve"> desenvolveu o "</w:t>
      </w:r>
      <w:r w:rsidRPr="000A338D">
        <w:rPr>
          <w:i/>
          <w:iCs/>
        </w:rPr>
        <w:t>do-</w:t>
      </w:r>
      <w:proofErr w:type="spellStart"/>
      <w:r w:rsidRPr="000A338D">
        <w:rPr>
          <w:i/>
          <w:iCs/>
        </w:rPr>
        <w:t>calculus</w:t>
      </w:r>
      <w:proofErr w:type="spellEnd"/>
      <w:r w:rsidRPr="000A338D">
        <w:t xml:space="preserve">", uma linguagem matemática que permite distinguir entre observar uma variável e intervir sobre ela. Essa distinção, crucial para a inferência causal, formaliza a ideia de que uma causa é algo que, se manipulado, altera o efeito. O </w:t>
      </w:r>
      <w:r w:rsidRPr="000A338D">
        <w:rPr>
          <w:i/>
          <w:iCs/>
        </w:rPr>
        <w:t>do-</w:t>
      </w:r>
      <w:proofErr w:type="spellStart"/>
      <w:r w:rsidRPr="000A338D">
        <w:rPr>
          <w:i/>
          <w:iCs/>
        </w:rPr>
        <w:t>calculus</w:t>
      </w:r>
      <w:proofErr w:type="spellEnd"/>
      <w:r w:rsidRPr="000A338D">
        <w:t xml:space="preserve">, juntamente com os </w:t>
      </w:r>
      <w:proofErr w:type="spellStart"/>
      <w:r w:rsidRPr="000A338D">
        <w:t>DAGs</w:t>
      </w:r>
      <w:proofErr w:type="spellEnd"/>
      <w:r w:rsidRPr="000A338D">
        <w:t xml:space="preserve">, fornece um </w:t>
      </w:r>
      <w:r w:rsidRPr="000A338D">
        <w:rPr>
          <w:i/>
          <w:iCs/>
        </w:rPr>
        <w:lastRenderedPageBreak/>
        <w:t>framework</w:t>
      </w:r>
      <w:r w:rsidRPr="000A338D">
        <w:t xml:space="preserve"> completo para representar, inferir e responder a perguntas causais, inclusive contrafactuais ("E se...?") (</w:t>
      </w:r>
      <w:r w:rsidR="00CB1909" w:rsidRPr="000A338D">
        <w:t xml:space="preserve">Pearl; Mackenzie, </w:t>
      </w:r>
      <w:r w:rsidRPr="000A338D">
        <w:t>2018).</w:t>
      </w:r>
    </w:p>
    <w:p w14:paraId="348400DC" w14:textId="2BBA0545" w:rsidR="001A0C77" w:rsidRPr="000A338D" w:rsidRDefault="001A0C77" w:rsidP="001A0C77">
      <w:r w:rsidRPr="000A338D">
        <w:t xml:space="preserve">Outras contribuições importantes incluem a abordagem de Donald Rubin, com o conceito de resultados potenciais, que se aproxima da ideia de contrafactuais, e o desenvolvimento de técnicas para lidar com </w:t>
      </w:r>
      <w:del w:id="96" w:author="Lucir Reinaldo Alves" w:date="2025-11-23T21:15:00Z" w16du:dateUtc="2025-11-24T00:15:00Z">
        <w:r w:rsidRPr="000A338D" w:rsidDel="00E34A01">
          <w:delText xml:space="preserve">em </w:delText>
        </w:r>
      </w:del>
      <w:r w:rsidRPr="000A338D">
        <w:t xml:space="preserve">estudos observacionais, como o </w:t>
      </w:r>
      <w:proofErr w:type="spellStart"/>
      <w:r w:rsidRPr="000A338D">
        <w:rPr>
          <w:i/>
          <w:iCs/>
        </w:rPr>
        <w:t>propensity</w:t>
      </w:r>
      <w:proofErr w:type="spellEnd"/>
      <w:r w:rsidRPr="000A338D">
        <w:rPr>
          <w:i/>
          <w:iCs/>
        </w:rPr>
        <w:t xml:space="preserve"> score</w:t>
      </w:r>
      <w:r w:rsidRPr="000A338D">
        <w:t xml:space="preserve">. James M. </w:t>
      </w:r>
      <w:proofErr w:type="spellStart"/>
      <w:r w:rsidRPr="000A338D">
        <w:t>Robins</w:t>
      </w:r>
      <w:proofErr w:type="spellEnd"/>
      <w:r w:rsidRPr="000A338D">
        <w:t xml:space="preserve"> estendeu esses métodos para estudos longitudinais, onde as variáveis podem mudar ao longo do tempo (</w:t>
      </w:r>
      <w:proofErr w:type="spellStart"/>
      <w:r w:rsidRPr="000A338D">
        <w:t>F</w:t>
      </w:r>
      <w:r w:rsidR="00CB1909" w:rsidRPr="000A338D">
        <w:t>rosini</w:t>
      </w:r>
      <w:proofErr w:type="spellEnd"/>
      <w:r w:rsidRPr="000A338D">
        <w:t>, 2006).</w:t>
      </w:r>
    </w:p>
    <w:p w14:paraId="3642775E" w14:textId="77777777" w:rsidR="009C787E" w:rsidRPr="000A338D" w:rsidRDefault="009C787E" w:rsidP="001A0C77"/>
    <w:p w14:paraId="70B1F2C7" w14:textId="05B4A877" w:rsidR="00DB6CCA" w:rsidRPr="000A338D" w:rsidRDefault="00DB6CCA" w:rsidP="009C787E">
      <w:pPr>
        <w:pStyle w:val="Ttulo2"/>
      </w:pPr>
      <w:bookmarkStart w:id="97" w:name="_Toc211342495"/>
      <w:r w:rsidRPr="000A338D">
        <w:t>A escada da causalidade</w:t>
      </w:r>
      <w:bookmarkEnd w:id="97"/>
    </w:p>
    <w:p w14:paraId="2664F576" w14:textId="77777777" w:rsidR="00DB6CCA" w:rsidRPr="000A338D" w:rsidRDefault="00DB6CCA" w:rsidP="001A0C77">
      <w:bookmarkStart w:id="98" w:name="_Hlk178096724"/>
    </w:p>
    <w:p w14:paraId="7878CC00" w14:textId="0428A595" w:rsidR="001A0C77" w:rsidRPr="000A338D" w:rsidRDefault="001A0C77" w:rsidP="001A0C77">
      <w:r w:rsidRPr="000A338D">
        <w:t xml:space="preserve">Pearl e Mackenzie (2018) propuseram também uma metáfora e um </w:t>
      </w:r>
      <w:r w:rsidRPr="000A338D">
        <w:rPr>
          <w:i/>
          <w:iCs/>
        </w:rPr>
        <w:t>framework</w:t>
      </w:r>
      <w:r w:rsidRPr="000A338D">
        <w:t xml:space="preserve"> conceitual para organizar o raciocínio causal em três níveis hierárquicos, dando o nome de “Escada da Causalidade”. Cada degrau da escada representa um tipo diferente de pergunta causal, exigindo um tipo diferente de informação e um nível crescente de sofisticação cognitiva. Compreender essa hierarquia é fundamental para entender as limitações das abordagens estatísticas tradicionais e o potencial da "revolução da causalidade".</w:t>
      </w:r>
    </w:p>
    <w:p w14:paraId="52F78E9B" w14:textId="1F44A17F" w:rsidR="001A0C77" w:rsidRPr="000A338D" w:rsidRDefault="001A0C77" w:rsidP="001A0C77">
      <w:r w:rsidRPr="000A338D">
        <w:t xml:space="preserve">O primeiro degrau, o da Associação (ou Observação), é o domínio da estatística tradicional e da maior parte do aprendizado de máquina atual. Neste nível, </w:t>
      </w:r>
      <w:r w:rsidR="00A722B3" w:rsidRPr="000A338D">
        <w:t>a preocupação é</w:t>
      </w:r>
      <w:r w:rsidRPr="000A338D">
        <w:t xml:space="preserve"> </w:t>
      </w:r>
      <w:r w:rsidR="00A722B3" w:rsidRPr="000A338D">
        <w:t>encontrar</w:t>
      </w:r>
      <w:r w:rsidRPr="000A338D">
        <w:t xml:space="preserve"> regularidades e associações nos dados. As perguntas típicas são do tipo: "O que acontece se</w:t>
      </w:r>
      <w:r w:rsidR="00044A38" w:rsidRPr="000A338D">
        <w:t xml:space="preserve"> eu vir</w:t>
      </w:r>
      <w:r w:rsidRPr="000A338D">
        <w:t>...?". Por exemplo, podemos observar que clientes que compram pasta de dentes também tendem a comprar fio dental (</w:t>
      </w:r>
      <w:r w:rsidR="00CB1909" w:rsidRPr="000A338D">
        <w:t xml:space="preserve">Pearl; Mackenzie, </w:t>
      </w:r>
      <w:r w:rsidRPr="000A338D">
        <w:t>2018).</w:t>
      </w:r>
    </w:p>
    <w:p w14:paraId="2B5A70FD" w14:textId="26A403C6" w:rsidR="001A0C77" w:rsidRPr="000A338D" w:rsidRDefault="001A0C77" w:rsidP="001A0C77">
      <w:r w:rsidRPr="000A338D">
        <w:t xml:space="preserve">Essa associação pode ser expressa matematicamente como uma probabilidade condicional: </w:t>
      </w:r>
      <w:proofErr w:type="gramStart"/>
      <w:r w:rsidRPr="000A338D">
        <w:t>P(</w:t>
      </w:r>
      <w:proofErr w:type="gramEnd"/>
      <w:r w:rsidRPr="000A338D">
        <w:t>fio dental | pasta de dentes). A análise estatística, com suas ferramentas de correlação, regressão e classificação, é suficiente para responder a perguntas nesse nível. No entanto, é importante lembrar novamente que a associação não implica causalidade. A correlação entre a compra de pasta de dentes e fio dental não significa que uma cause a outra; ambas podem ser causadas por um terceiro fator, como a preocupação geral com a higiene bucal (</w:t>
      </w:r>
      <w:r w:rsidR="00CB1909" w:rsidRPr="000A338D">
        <w:t>Pearl; Mackenzie,</w:t>
      </w:r>
      <w:r w:rsidRPr="000A338D">
        <w:t xml:space="preserve"> 2018).</w:t>
      </w:r>
    </w:p>
    <w:p w14:paraId="61A93C2A" w14:textId="0297DB99" w:rsidR="001A0C77" w:rsidRPr="000A338D" w:rsidRDefault="001A0C77" w:rsidP="001A0C77">
      <w:commentRangeStart w:id="99"/>
      <w:r w:rsidRPr="000A338D">
        <w:t xml:space="preserve">Neste estudo, por exemplo, para este degrau serão usadas as técnicas de correlação de </w:t>
      </w:r>
      <w:proofErr w:type="spellStart"/>
      <w:r w:rsidRPr="000A338D">
        <w:t>Spearman</w:t>
      </w:r>
      <w:proofErr w:type="spellEnd"/>
      <w:r w:rsidRPr="000A338D">
        <w:t xml:space="preserve">, de Kendall e de </w:t>
      </w:r>
      <w:proofErr w:type="spellStart"/>
      <w:r w:rsidRPr="000A338D">
        <w:t>Somers</w:t>
      </w:r>
      <w:proofErr w:type="spellEnd"/>
      <w:r w:rsidRPr="000A338D">
        <w:t xml:space="preserve">' D, bem como duas adaptações de Kendall e </w:t>
      </w:r>
      <w:proofErr w:type="spellStart"/>
      <w:r w:rsidRPr="000A338D">
        <w:t>Spearman</w:t>
      </w:r>
      <w:proofErr w:type="spellEnd"/>
      <w:r w:rsidRPr="000A338D">
        <w:t xml:space="preserve"> para permitir a </w:t>
      </w:r>
      <w:r w:rsidR="00DB6CCA" w:rsidRPr="000A338D">
        <w:t>exploração</w:t>
      </w:r>
      <w:r w:rsidRPr="000A338D">
        <w:t xml:space="preserve"> de casos que fujam à regra esperada. </w:t>
      </w:r>
      <w:r w:rsidRPr="000A338D">
        <w:lastRenderedPageBreak/>
        <w:t>Estas técnicas trabalham com a lógica ordinal, que permite trabalhar com o conceito de “melhor/pior” implícito no problema de pesquisa desta tese.</w:t>
      </w:r>
      <w:commentRangeEnd w:id="99"/>
      <w:r w:rsidR="00DF183F">
        <w:rPr>
          <w:rStyle w:val="Refdecomentrio"/>
        </w:rPr>
        <w:commentReference w:id="99"/>
      </w:r>
    </w:p>
    <w:p w14:paraId="2FAE6FB7" w14:textId="0EC908A5" w:rsidR="001A0C77" w:rsidRPr="000A338D" w:rsidRDefault="001A0C77" w:rsidP="001A0C77">
      <w:r w:rsidRPr="000A338D">
        <w:t>No segundo degrau, não estamos mais interessados apenas em observar os dados, mas em manipular o mundo e prever as consequências dessas manipulações. As perguntas típicas são do tipo: "O que acontece se eu fizer...?". Por exemplo, um gerente de supermercado pode se perguntar: "Qual a probabilidade de vendermos mais fio dental se definirmos o preço da pasta de dentes para um determinado valor?" (</w:t>
      </w:r>
      <w:r w:rsidR="00CB1909" w:rsidRPr="000A338D">
        <w:t xml:space="preserve">Pearl; Mackenzie, </w:t>
      </w:r>
      <w:r w:rsidRPr="000A338D">
        <w:t>2018).</w:t>
      </w:r>
    </w:p>
    <w:p w14:paraId="7A910145" w14:textId="60807CC1" w:rsidR="001A0C77" w:rsidRPr="000A338D" w:rsidRDefault="001A0C77" w:rsidP="001A0C77">
      <w:r w:rsidRPr="000A338D">
        <w:t>Essa pergunta não pode ser respondida diretamente com dados observacionais, pois exige que consideremos o efeito de uma ação que altera o ambiente. A notação de Pearl, com o operador "</w:t>
      </w:r>
      <w:r w:rsidRPr="000A338D">
        <w:rPr>
          <w:i/>
          <w:iCs/>
        </w:rPr>
        <w:t>do</w:t>
      </w:r>
      <w:r w:rsidRPr="000A338D">
        <w:t>", formaliza essa distinção: P</w:t>
      </w:r>
      <w:r w:rsidR="0048795F" w:rsidRPr="000A338D">
        <w:t xml:space="preserve"> </w:t>
      </w:r>
      <w:r w:rsidRPr="000A338D">
        <w:t>(fio dental | do</w:t>
      </w:r>
      <w:r w:rsidR="0048795F" w:rsidRPr="000A338D">
        <w:t xml:space="preserve"> </w:t>
      </w:r>
      <w:r w:rsidRPr="000A338D">
        <w:t>(pasta de dentes = preço X)). Responder a perguntas de intervenção requer um modelo causal que represente as relações de causa e efeito entre as variáveis (</w:t>
      </w:r>
      <w:r w:rsidR="00CB1909" w:rsidRPr="000A338D">
        <w:t xml:space="preserve">Pearl; Mackenzie, </w:t>
      </w:r>
      <w:r w:rsidRPr="000A338D">
        <w:t>2018).</w:t>
      </w:r>
    </w:p>
    <w:p w14:paraId="71CD8FEA" w14:textId="4356FD64" w:rsidR="001A0C77" w:rsidRPr="000A338D" w:rsidRDefault="001A0C77" w:rsidP="001A0C77">
      <w:r w:rsidRPr="000A338D">
        <w:t>A principal diferença no estudo da causalidade entre dados experimentais e observacionais reside no controle sobre a atribuição do tratamento e na presença de variáveis de confusão. Em experimentos randomizados, o tratamento é atribuído aleatoriamente, o que implica que, em média, os grupos tratados e não tratados são comparáveis em relação a todas as outras características, tanto observadas quanto não observadas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6A968E1F" w14:textId="091DD409" w:rsidR="001A0C77" w:rsidRPr="000A338D" w:rsidRDefault="001A0C77" w:rsidP="001A0C77">
      <w:r w:rsidRPr="000A338D">
        <w:t>Essa aleatoriedade garante que não haja variáveis de confusão, ou seja, que não existam causas comuns do tratamento e do resultado. Consequentemente, a associação observada entre o tratamento e o resultado pode ser interpretada como um efeito causal. Em um experimento randomizado ideal, as condições de identificação (</w:t>
      </w:r>
      <w:proofErr w:type="spellStart"/>
      <w:r w:rsidRPr="000A338D">
        <w:t>trocabilidade</w:t>
      </w:r>
      <w:proofErr w:type="spellEnd"/>
      <w:r w:rsidRPr="000A338D">
        <w:t>, positividade e consistência) se mant</w:t>
      </w:r>
      <w:r w:rsidR="00864EE7" w:rsidRPr="000A338D">
        <w:t>ê</w:t>
      </w:r>
      <w:r w:rsidRPr="000A338D">
        <w:t>m por design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2A583523" w14:textId="4BBA1C52" w:rsidR="00DB6CCA" w:rsidRPr="000A338D" w:rsidRDefault="001A0C77" w:rsidP="00DB6CCA">
      <w:r w:rsidRPr="000A338D">
        <w:t>Por outro lado, em estudos observacionais, o pesquisador não tem controle sobre a atribuição do tratamento. As decisões de tratamento dependem frequentemente de preditores de resultados, como fatores prognósticos. Isso significa que os grupos tratados e não tratados podem diferir sistematicamente em várias características, criando variáveis de confusão (</w:t>
      </w:r>
      <w:r w:rsidR="00CB1909" w:rsidRPr="000A338D">
        <w:t xml:space="preserve">Hernan; </w:t>
      </w:r>
      <w:proofErr w:type="spellStart"/>
      <w:r w:rsidR="00CB1909" w:rsidRPr="000A338D">
        <w:t>Robins</w:t>
      </w:r>
      <w:proofErr w:type="spellEnd"/>
      <w:r w:rsidR="00CB1909" w:rsidRPr="000A338D">
        <w:t xml:space="preserve">, </w:t>
      </w:r>
      <w:r w:rsidRPr="000A338D">
        <w:t>2024).</w:t>
      </w:r>
      <w:r w:rsidR="00251DE3" w:rsidRPr="000A338D">
        <w:t xml:space="preserve"> </w:t>
      </w:r>
      <w:r w:rsidRPr="000A338D">
        <w:t xml:space="preserve">Nesses casos, a associação entre tratamento e resultado pode ser devida a outros fatores, e não a um efeito causal direto do tratamento. A melhor explicação para uma associação entre </w:t>
      </w:r>
      <w:r w:rsidRPr="000A338D">
        <w:lastRenderedPageBreak/>
        <w:t>tratamento e resultado em um estudo observacional nem sempre é um efeito causal do tratamento sobre o resultado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76DF4813" w14:textId="48967B66" w:rsidR="00DB6CCA" w:rsidRPr="000A338D" w:rsidRDefault="001A0C77" w:rsidP="001A0C77">
      <w:r w:rsidRPr="000A338D">
        <w:t xml:space="preserve">Para realizar inferência causal em dados observacionais, é necessário ajustar para os fatores de confusão utilizando métodos estatísticos como </w:t>
      </w:r>
      <w:proofErr w:type="spellStart"/>
      <w:r w:rsidRPr="000A338D">
        <w:rPr>
          <w:i/>
          <w:iCs/>
        </w:rPr>
        <w:t>propensity</w:t>
      </w:r>
      <w:proofErr w:type="spellEnd"/>
      <w:r w:rsidRPr="000A338D">
        <w:rPr>
          <w:i/>
          <w:iCs/>
        </w:rPr>
        <w:t xml:space="preserve"> score </w:t>
      </w:r>
      <w:proofErr w:type="spellStart"/>
      <w:r w:rsidRPr="000A338D">
        <w:rPr>
          <w:i/>
          <w:iCs/>
        </w:rPr>
        <w:t>matching</w:t>
      </w:r>
      <w:proofErr w:type="spellEnd"/>
      <w:r w:rsidRPr="000A338D">
        <w:t xml:space="preserve">, </w:t>
      </w:r>
      <w:proofErr w:type="spellStart"/>
      <w:r w:rsidRPr="000A338D">
        <w:rPr>
          <w:i/>
          <w:iCs/>
        </w:rPr>
        <w:t>inverse</w:t>
      </w:r>
      <w:proofErr w:type="spellEnd"/>
      <w:r w:rsidRPr="000A338D">
        <w:rPr>
          <w:i/>
          <w:iCs/>
        </w:rPr>
        <w:t xml:space="preserve"> </w:t>
      </w:r>
      <w:proofErr w:type="spellStart"/>
      <w:r w:rsidRPr="000A338D">
        <w:rPr>
          <w:i/>
          <w:iCs/>
        </w:rPr>
        <w:t>probability</w:t>
      </w:r>
      <w:proofErr w:type="spellEnd"/>
      <w:r w:rsidRPr="000A338D">
        <w:rPr>
          <w:i/>
          <w:iCs/>
        </w:rPr>
        <w:t xml:space="preserve"> </w:t>
      </w:r>
      <w:proofErr w:type="spellStart"/>
      <w:r w:rsidRPr="000A338D">
        <w:rPr>
          <w:i/>
          <w:iCs/>
        </w:rPr>
        <w:t>weighting</w:t>
      </w:r>
      <w:proofErr w:type="spellEnd"/>
      <w:r w:rsidRPr="000A338D">
        <w:t xml:space="preserve"> (</w:t>
      </w:r>
      <w:proofErr w:type="spellStart"/>
      <w:r w:rsidRPr="000A338D">
        <w:t>IPW</w:t>
      </w:r>
      <w:proofErr w:type="spellEnd"/>
      <w:r w:rsidRPr="000A338D">
        <w:t xml:space="preserve">) ou </w:t>
      </w:r>
      <w:r w:rsidRPr="000A338D">
        <w:rPr>
          <w:i/>
          <w:iCs/>
        </w:rPr>
        <w:t>g-</w:t>
      </w:r>
      <w:proofErr w:type="gramStart"/>
      <w:r w:rsidRPr="000A338D">
        <w:rPr>
          <w:i/>
          <w:iCs/>
        </w:rPr>
        <w:t>formula</w:t>
      </w:r>
      <w:proofErr w:type="gramEnd"/>
      <w:r w:rsidRPr="000A338D">
        <w:t>. Esses métodos visam emular um experimento randomizado, criando grupos comparáveis em relação às características observadas</w:t>
      </w:r>
      <w:r w:rsidR="00DB6CCA" w:rsidRPr="000A338D">
        <w:t xml:space="preserve"> (</w:t>
      </w:r>
      <w:r w:rsidR="00CB1909" w:rsidRPr="000A338D">
        <w:t xml:space="preserve">Hernan; </w:t>
      </w:r>
      <w:proofErr w:type="spellStart"/>
      <w:r w:rsidR="00CB1909" w:rsidRPr="000A338D">
        <w:t>Robins</w:t>
      </w:r>
      <w:proofErr w:type="spellEnd"/>
      <w:r w:rsidR="00CB1909" w:rsidRPr="000A338D">
        <w:t xml:space="preserve">, </w:t>
      </w:r>
      <w:r w:rsidR="00DB6CCA" w:rsidRPr="000A338D">
        <w:t>2024).</w:t>
      </w:r>
    </w:p>
    <w:p w14:paraId="50C9CFF8" w14:textId="0A9BAEE6" w:rsidR="001A0C77" w:rsidRPr="000A338D" w:rsidRDefault="001A0C77" w:rsidP="001A0C77">
      <w:r w:rsidRPr="000A338D">
        <w:t>No entanto, é importante reconhecer que esses métodos dependem de suposições que podem não ser verificáveis, como a ausência de variáveis de confusão não medidas. Além disso, para identificar o efeito causal em estudos observacionais, é necessária uma suposição externa aos dados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48B4E23C" w14:textId="1C843381" w:rsidR="001A0C77" w:rsidRPr="000A338D" w:rsidRDefault="001A0C77" w:rsidP="001A0C77">
      <w:r w:rsidRPr="000A338D">
        <w:t>A análise de dados observacionais é como uma tentativa de emular um ensaio clínico. A validade da inferência causal em estudos observacionais depende da capacidade de medir e ajustar para todas as covariáveis relevantes que afetam tanto o tratamento quanto o resultado, da verificação da positividade e consistência. Há uma lógica de que os estudos observacionais precisam explicitar o efeito causal de interesse e o subconjunto da população no qual o efeito está sendo computado (</w:t>
      </w:r>
      <w:r w:rsidR="00CB1909" w:rsidRPr="000A338D">
        <w:t xml:space="preserve">Hernan; </w:t>
      </w:r>
      <w:proofErr w:type="spellStart"/>
      <w:r w:rsidR="00CB1909" w:rsidRPr="000A338D">
        <w:t>Robins</w:t>
      </w:r>
      <w:proofErr w:type="spellEnd"/>
      <w:r w:rsidRPr="000A338D">
        <w:t>, 2024).</w:t>
      </w:r>
    </w:p>
    <w:p w14:paraId="6E0355B7" w14:textId="7174596C" w:rsidR="001A0C77" w:rsidRPr="000A338D" w:rsidRDefault="001A0C77" w:rsidP="001A0C77">
      <w:r w:rsidRPr="00B95FA7">
        <w:rPr>
          <w:highlight w:val="yellow"/>
          <w:rPrChange w:id="100" w:author="Lucir Reinaldo Alves" w:date="2025-11-23T21:18:00Z" w16du:dateUtc="2025-11-24T00:18:00Z">
            <w:rPr/>
          </w:rPrChange>
        </w:rPr>
        <w:t xml:space="preserve">Para este estudo, que é baseado em dados observacionais, serão usadas técnicas para os devidos ajustes, principalmente o </w:t>
      </w:r>
      <w:proofErr w:type="spellStart"/>
      <w:r w:rsidRPr="00B95FA7">
        <w:rPr>
          <w:i/>
          <w:iCs/>
          <w:highlight w:val="yellow"/>
          <w:rPrChange w:id="101" w:author="Lucir Reinaldo Alves" w:date="2025-11-23T21:18:00Z" w16du:dateUtc="2025-11-24T00:18:00Z">
            <w:rPr>
              <w:i/>
              <w:iCs/>
            </w:rPr>
          </w:rPrChange>
        </w:rPr>
        <w:t>matching</w:t>
      </w:r>
      <w:proofErr w:type="spellEnd"/>
      <w:r w:rsidRPr="00B95FA7">
        <w:rPr>
          <w:highlight w:val="yellow"/>
          <w:rPrChange w:id="102" w:author="Lucir Reinaldo Alves" w:date="2025-11-23T21:18:00Z" w16du:dateUtc="2025-11-24T00:18:00Z">
            <w:rPr/>
          </w:rPrChange>
        </w:rPr>
        <w:t xml:space="preserve"> de municípios por suas características contextuais e o uso de variáveis instrumentais como valor dos investimentos em SA, por exemplo. Neste estudo também se propõe uma adaptação da técnica de diferença em diferenças para ver se os municípios que tiveram melhorias em seus indicadores de SA também tiveram melhorias em indicadores de </w:t>
      </w:r>
      <w:proofErr w:type="spellStart"/>
      <w:r w:rsidRPr="00B95FA7">
        <w:rPr>
          <w:highlight w:val="yellow"/>
          <w:rPrChange w:id="103" w:author="Lucir Reinaldo Alves" w:date="2025-11-23T21:18:00Z" w16du:dateUtc="2025-11-24T00:18:00Z">
            <w:rPr/>
          </w:rPrChange>
        </w:rPr>
        <w:t>DRSAI</w:t>
      </w:r>
      <w:proofErr w:type="spellEnd"/>
      <w:r w:rsidRPr="00B95FA7">
        <w:rPr>
          <w:highlight w:val="yellow"/>
          <w:rPrChange w:id="104" w:author="Lucir Reinaldo Alves" w:date="2025-11-23T21:18:00Z" w16du:dateUtc="2025-11-24T00:18:00Z">
            <w:rPr/>
          </w:rPrChange>
        </w:rPr>
        <w:t>.</w:t>
      </w:r>
    </w:p>
    <w:p w14:paraId="2EC9575A" w14:textId="0666EC65" w:rsidR="00DB6CCA" w:rsidRPr="000A338D" w:rsidRDefault="001A0C77" w:rsidP="001A0C77">
      <w:r w:rsidRPr="000A338D">
        <w:t>O terceiro e mais alto degrau é o dos Contrafactuais. Aqui, a preocupação está em raciocinar sobre realidades que não existem, comparando o mundo observado com cenários hipotéticos. As perguntas típicas são do tipo: "O que teria acontecido se eu tivesse feito...?" e "Por quê?"</w:t>
      </w:r>
      <w:r w:rsidR="00DB6CCA" w:rsidRPr="000A338D">
        <w:t xml:space="preserve"> (</w:t>
      </w:r>
      <w:r w:rsidR="00CB1909" w:rsidRPr="000A338D">
        <w:t>Pearl; Mackenzie, 2018</w:t>
      </w:r>
      <w:r w:rsidR="00DB6CCA" w:rsidRPr="000A338D">
        <w:t>).</w:t>
      </w:r>
    </w:p>
    <w:p w14:paraId="355D7C73" w14:textId="16D1FE13" w:rsidR="001A0C77" w:rsidRPr="000A338D" w:rsidRDefault="001A0C77" w:rsidP="001A0C77">
      <w:r w:rsidRPr="000A338D">
        <w:t>Voltando ao exemplo do supermercado, "Teríamos vendido mais fio dental se não tivéssemos aumentado o preço da pasta de dentes?". Responder a perguntas contrafactuais exige um modelo causal completo, que nos permita simular o efeito de mudanças hipotéticas no passado</w:t>
      </w:r>
      <w:r w:rsidR="00DB6CCA" w:rsidRPr="000A338D">
        <w:t>.</w:t>
      </w:r>
    </w:p>
    <w:p w14:paraId="15E17AEF" w14:textId="5629BCFB" w:rsidR="00DB6CCA" w:rsidRPr="000A338D" w:rsidRDefault="001A0C77" w:rsidP="001A0C77">
      <w:r w:rsidRPr="000A338D">
        <w:t xml:space="preserve">Em dados observacionais, trabalhar no nível contrafactual significa estimar o que teria ocorrido para uma unidade específica – como um município – sob uma </w:t>
      </w:r>
      <w:r w:rsidRPr="000A338D">
        <w:lastRenderedPageBreak/>
        <w:t xml:space="preserve">condição alternativa àquela que foi observada. Isso vai além de prever os efeitos médios de uma intervenção (segundo degrau), pois requer reconstruir os resultados potenciais não observados, como "Qual teria sido a taxa de </w:t>
      </w:r>
      <w:proofErr w:type="spellStart"/>
      <w:r w:rsidRPr="000A338D">
        <w:t>DRSAI</w:t>
      </w:r>
      <w:proofErr w:type="spellEnd"/>
      <w:r w:rsidRPr="000A338D">
        <w:t xml:space="preserve"> neste município se ele não tivesse recebido</w:t>
      </w:r>
      <w:r w:rsidR="00DB6CCA" w:rsidRPr="000A338D">
        <w:t xml:space="preserve"> melhorias no</w:t>
      </w:r>
      <w:r w:rsidRPr="000A338D">
        <w:t xml:space="preserve"> saneamento?"</w:t>
      </w:r>
      <w:r w:rsidR="00DB6CCA" w:rsidRPr="000A338D">
        <w:t xml:space="preserve"> (</w:t>
      </w:r>
      <w:r w:rsidR="00CB1909" w:rsidRPr="000A338D">
        <w:t xml:space="preserve">Pearl; Mackenzie, </w:t>
      </w:r>
      <w:r w:rsidR="00DB6CCA" w:rsidRPr="000A338D">
        <w:t>2018).</w:t>
      </w:r>
    </w:p>
    <w:p w14:paraId="59EEE9E8" w14:textId="44382F1F" w:rsidR="001A0C77" w:rsidRPr="000A338D" w:rsidRDefault="001A0C77" w:rsidP="001A0C77">
      <w:r w:rsidRPr="000A338D">
        <w:t xml:space="preserve"> Essa tarefa depende de um modelo causal que incorpore relações entre variáveis e permita inferir esses cenários hipotéticos, ajustando par</w:t>
      </w:r>
      <w:r w:rsidR="00DB6CCA" w:rsidRPr="000A338D">
        <w:t xml:space="preserve">a as varáveis de confusão </w:t>
      </w:r>
      <w:r w:rsidRPr="000A338D">
        <w:t>que afetam tanto o tratamento quanto o resultado (</w:t>
      </w:r>
      <w:r w:rsidR="00CB1909" w:rsidRPr="000A338D">
        <w:t xml:space="preserve">Pearl; Mackenzie, </w:t>
      </w:r>
      <w:r w:rsidRPr="000A338D">
        <w:t>2018).</w:t>
      </w:r>
    </w:p>
    <w:p w14:paraId="4C3531AB" w14:textId="77777777" w:rsidR="00DB6CCA" w:rsidRPr="000A338D" w:rsidRDefault="001A0C77" w:rsidP="001A0C77">
      <w:r w:rsidRPr="000A338D">
        <w:t xml:space="preserve">A força do terceiro degrau está em sua capacidade de responder não apenas ao "o que teria mudado", mas também ao "por que" um resultado específico ocorreu. Por exemplo, podemos investigar se a alta incidência de </w:t>
      </w:r>
      <w:proofErr w:type="spellStart"/>
      <w:r w:rsidRPr="000A338D">
        <w:t>DRSAI</w:t>
      </w:r>
      <w:proofErr w:type="spellEnd"/>
      <w:r w:rsidRPr="000A338D">
        <w:t xml:space="preserve"> em um município foi devido à falta de saneamento ou a outros fatores, como precipitação elevada, simulando o contrafactual em que o saneamento tivesse sido universalizado.</w:t>
      </w:r>
    </w:p>
    <w:p w14:paraId="6531CDFD" w14:textId="40A13BDB" w:rsidR="001A0C77" w:rsidRDefault="001A0C77" w:rsidP="001A0C77">
      <w:pPr>
        <w:rPr>
          <w:ins w:id="105" w:author="Lucir Reinaldo Alves" w:date="2025-11-23T21:18:00Z" w16du:dateUtc="2025-11-24T00:18:00Z"/>
        </w:rPr>
      </w:pPr>
      <w:r w:rsidRPr="000A338D">
        <w:t xml:space="preserve">Métodos como a </w:t>
      </w:r>
      <w:r w:rsidRPr="000A338D">
        <w:rPr>
          <w:i/>
          <w:iCs/>
        </w:rPr>
        <w:t>g-</w:t>
      </w:r>
      <w:proofErr w:type="gramStart"/>
      <w:r w:rsidRPr="000A338D">
        <w:rPr>
          <w:i/>
          <w:iCs/>
        </w:rPr>
        <w:t>formula</w:t>
      </w:r>
      <w:proofErr w:type="gramEnd"/>
      <w:r w:rsidRPr="000A338D">
        <w:t xml:space="preserve">, ponderação por </w:t>
      </w:r>
      <w:proofErr w:type="spellStart"/>
      <w:r w:rsidR="00DB6CCA" w:rsidRPr="000A338D">
        <w:rPr>
          <w:i/>
          <w:iCs/>
        </w:rPr>
        <w:t>propensity</w:t>
      </w:r>
      <w:proofErr w:type="spellEnd"/>
      <w:r w:rsidR="00DB6CCA" w:rsidRPr="000A338D">
        <w:rPr>
          <w:i/>
          <w:iCs/>
        </w:rPr>
        <w:t xml:space="preserve"> score</w:t>
      </w:r>
      <w:r w:rsidRPr="000A338D">
        <w:t xml:space="preserve"> e emulação de ensaios-alvo são usados para estimar esses resultados potenciais, mas todos dependem de suposições fortes, como a ausência de </w:t>
      </w:r>
      <w:r w:rsidR="00DB6CCA" w:rsidRPr="000A338D">
        <w:t>variáveis de confusão</w:t>
      </w:r>
      <w:r w:rsidRPr="000A338D">
        <w:t xml:space="preserve"> não medid</w:t>
      </w:r>
      <w:r w:rsidR="00DB6CCA" w:rsidRPr="000A338D">
        <w:t>a</w:t>
      </w:r>
      <w:r w:rsidRPr="000A338D">
        <w:t>s e a consistência entre os dados observados e os cenários hipotéticos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22EC37AF" w14:textId="1D8FEF17" w:rsidR="00105DD6" w:rsidRPr="000A338D" w:rsidRDefault="00105DD6" w:rsidP="001A0C77">
      <w:ins w:id="106" w:author="Lucir Reinaldo Alves" w:date="2025-11-23T21:18:00Z" w16du:dateUtc="2025-11-24T00:18:00Z">
        <w:r>
          <w:t xml:space="preserve">Os parágrafos que eu citei antes poderiam vir aqui no final do capítulo como uma forma de fazer uma ‘chamada’ para o capítulo metodológico que </w:t>
        </w:r>
      </w:ins>
      <w:ins w:id="107" w:author="Lucir Reinaldo Alves" w:date="2025-11-23T21:19:00Z" w16du:dateUtc="2025-11-24T00:19:00Z">
        <w:r>
          <w:t>vem a seguir.</w:t>
        </w:r>
      </w:ins>
    </w:p>
    <w:bookmarkEnd w:id="98"/>
    <w:p w14:paraId="31EBE4BD" w14:textId="77777777" w:rsidR="00CB1909" w:rsidRPr="000A338D" w:rsidRDefault="00CB1909" w:rsidP="00DB6CCA">
      <w:pPr>
        <w:ind w:firstLine="0"/>
      </w:pPr>
    </w:p>
    <w:p w14:paraId="79846AA9" w14:textId="77777777" w:rsidR="00987034" w:rsidRPr="000A338D" w:rsidRDefault="00987034">
      <w:pPr>
        <w:rPr>
          <w:rFonts w:eastAsiaTheme="majorEastAsia" w:cstheme="majorBidi"/>
          <w:b/>
          <w:caps/>
          <w:szCs w:val="32"/>
        </w:rPr>
      </w:pPr>
      <w:bookmarkStart w:id="108" w:name="_Toc211342496"/>
      <w:r w:rsidRPr="000A338D">
        <w:br w:type="page"/>
      </w:r>
    </w:p>
    <w:p w14:paraId="0F95C0E1" w14:textId="6968EE22" w:rsidR="00FF1DCA" w:rsidRPr="000A338D" w:rsidRDefault="00B47F02" w:rsidP="001A3DF7">
      <w:pPr>
        <w:pStyle w:val="Ttulo1"/>
      </w:pPr>
      <w:r w:rsidRPr="000A338D">
        <w:lastRenderedPageBreak/>
        <w:t>PROCEDIMENTOS METODOLÓGICOS</w:t>
      </w:r>
      <w:bookmarkEnd w:id="108"/>
    </w:p>
    <w:p w14:paraId="0D30A8B8" w14:textId="77777777" w:rsidR="00183625" w:rsidRPr="000A338D" w:rsidRDefault="00183625" w:rsidP="00183625"/>
    <w:p w14:paraId="3FCFF676" w14:textId="09C697E5" w:rsidR="00183625" w:rsidRPr="000A338D" w:rsidRDefault="0026308A" w:rsidP="00183625">
      <w:r w:rsidRPr="000A338D">
        <w:t>Conforme Marconi e Lakatos (2003)</w:t>
      </w:r>
      <w:r w:rsidR="00183625" w:rsidRPr="000A338D">
        <w:t xml:space="preserve"> </w:t>
      </w:r>
      <w:r w:rsidRPr="000A338D">
        <w:t xml:space="preserve">a </w:t>
      </w:r>
      <w:r w:rsidR="00183625" w:rsidRPr="000A338D">
        <w:t xml:space="preserve">estrutura metodológica </w:t>
      </w:r>
      <w:r w:rsidRPr="000A338D">
        <w:t>é</w:t>
      </w:r>
      <w:r w:rsidR="00183625" w:rsidRPr="000A338D">
        <w:t xml:space="preserve"> delineada para responder às perguntas de pesquisa e alcançar os objetivos propostos, utilizando uma combinação de métodos e técnicas que se complementam e permitem uma análise aprofundada</w:t>
      </w:r>
      <w:r w:rsidRPr="000A338D">
        <w:t xml:space="preserve">, neste caso, </w:t>
      </w:r>
      <w:r w:rsidR="00183625" w:rsidRPr="000A338D">
        <w:t xml:space="preserve">da relação entre SA e </w:t>
      </w:r>
      <w:proofErr w:type="spellStart"/>
      <w:r w:rsidR="00183625" w:rsidRPr="000A338D">
        <w:t>DRSAI</w:t>
      </w:r>
      <w:proofErr w:type="spellEnd"/>
      <w:r w:rsidR="00183625" w:rsidRPr="000A338D">
        <w:t xml:space="preserve"> entre 2008 e 2022</w:t>
      </w:r>
      <w:r w:rsidRPr="000A338D">
        <w:t xml:space="preserve"> nos municípios paranaenses</w:t>
      </w:r>
      <w:r w:rsidR="00183625" w:rsidRPr="000A338D">
        <w:t>.</w:t>
      </w:r>
    </w:p>
    <w:p w14:paraId="282EF0C0" w14:textId="77777777" w:rsidR="00183625" w:rsidRPr="000A338D" w:rsidRDefault="00183625" w:rsidP="00183625"/>
    <w:p w14:paraId="2BD6AE19" w14:textId="104D931E" w:rsidR="00183625" w:rsidRPr="000A338D" w:rsidRDefault="00183625" w:rsidP="00183625">
      <w:pPr>
        <w:pStyle w:val="Ttulo2"/>
      </w:pPr>
      <w:bookmarkStart w:id="109" w:name="_Toc211342497"/>
      <w:r w:rsidRPr="000A338D">
        <w:t>ABORDAGEM HIPOTÉTICO-DEDUTIVA</w:t>
      </w:r>
      <w:bookmarkEnd w:id="109"/>
    </w:p>
    <w:p w14:paraId="65E1BF55" w14:textId="77777777" w:rsidR="00183625" w:rsidRPr="000A338D" w:rsidRDefault="00183625" w:rsidP="00183625"/>
    <w:p w14:paraId="6EC236E9" w14:textId="32C73D7B" w:rsidR="00183625" w:rsidRPr="000A338D" w:rsidRDefault="00183625" w:rsidP="00183625">
      <w:r w:rsidRPr="000A338D">
        <w:t>A pesquisa segue a abordagem hipotético-dedutiva, que, segundo Marconi e Lakatos (2003</w:t>
      </w:r>
      <w:r w:rsidR="00453ECF" w:rsidRPr="000A338D">
        <w:t>, p. 106</w:t>
      </w:r>
      <w:r w:rsidRPr="000A338D">
        <w:t xml:space="preserve">), </w:t>
      </w:r>
      <w:r w:rsidR="00453ECF" w:rsidRPr="000A338D">
        <w:t>“</w:t>
      </w:r>
      <w:r w:rsidRPr="000A338D">
        <w:t>se inicia pela percepção de uma lacuna nos conhecimentos, acerca da qual formula hipóteses e, pelo processo de inferência dedutiva, testa a predição da ocorrência de fenômenos abrangidos pela hipótese</w:t>
      </w:r>
      <w:r w:rsidR="00453ECF" w:rsidRPr="000A338D">
        <w:t>”</w:t>
      </w:r>
      <w:r w:rsidRPr="000A338D">
        <w:t xml:space="preserve">. Parte-se, portanto, de teorias e conhecimentos preexistentes sobre as relações entre SA e </w:t>
      </w:r>
      <w:proofErr w:type="spellStart"/>
      <w:r w:rsidRPr="000A338D">
        <w:t>DRSAI</w:t>
      </w:r>
      <w:proofErr w:type="spellEnd"/>
      <w:r w:rsidRPr="000A338D">
        <w:t>, bem como sobre a influência de fatores contextuais, para formular hipóteses específicas sobre o contexto paranaense.</w:t>
      </w:r>
    </w:p>
    <w:p w14:paraId="2BC17C09" w14:textId="77777777" w:rsidR="00183625" w:rsidRPr="000A338D" w:rsidRDefault="00183625" w:rsidP="00183625">
      <w:r w:rsidRPr="000A338D">
        <w:t>Essas hipóteses, detalhadas na seção 1.3, são então testadas empiricamente por meio da análise de dados observacionais, utilizando métodos estatísticos e técnicas de inferência causal. Os resultados obtidos são confrontados com as hipóteses iniciais, permitindo confirmar, refutar ou refinar as teorias existentes, contribuindo para o avanço do conhecimento na área.</w:t>
      </w:r>
    </w:p>
    <w:p w14:paraId="38C0349F" w14:textId="77777777" w:rsidR="00183625" w:rsidRPr="000A338D" w:rsidRDefault="00183625" w:rsidP="00183625"/>
    <w:p w14:paraId="40AF78F3" w14:textId="550BDD7B" w:rsidR="00183625" w:rsidRPr="000A338D" w:rsidRDefault="00183625" w:rsidP="00183625">
      <w:pPr>
        <w:pStyle w:val="Ttulo2"/>
      </w:pPr>
      <w:bookmarkStart w:id="110" w:name="_Toc211342498"/>
      <w:r w:rsidRPr="000A338D">
        <w:rPr>
          <w:rStyle w:val="Ttulo2Char"/>
          <w:caps/>
        </w:rPr>
        <w:t>MÉTODOS DE PROCEDIMENTO</w:t>
      </w:r>
      <w:bookmarkEnd w:id="110"/>
    </w:p>
    <w:p w14:paraId="26BFDD2B" w14:textId="77777777" w:rsidR="00183625" w:rsidRPr="000A338D" w:rsidRDefault="00183625" w:rsidP="00183625"/>
    <w:p w14:paraId="0817ED69" w14:textId="77777777" w:rsidR="00453ECF" w:rsidRPr="000A338D" w:rsidRDefault="00183625" w:rsidP="00183625">
      <w:r w:rsidRPr="000A338D">
        <w:t>Para alcançar os objetivos propostos, a pesquisa emprega dois métodos de procedimento principais: o estatístico e o comparativo</w:t>
      </w:r>
      <w:r w:rsidR="00453ECF" w:rsidRPr="000A338D">
        <w:t>. O</w:t>
      </w:r>
      <w:r w:rsidRPr="000A338D">
        <w:t xml:space="preserve"> método estatístico</w:t>
      </w:r>
      <w:r w:rsidR="00453ECF" w:rsidRPr="000A338D">
        <w:t>:</w:t>
      </w:r>
    </w:p>
    <w:p w14:paraId="5F949535" w14:textId="77777777" w:rsidR="00453ECF" w:rsidRPr="000A338D" w:rsidRDefault="00453ECF" w:rsidP="00183625"/>
    <w:p w14:paraId="4D9290E1" w14:textId="7A7B7260" w:rsidR="00453ECF" w:rsidRPr="000A338D" w:rsidRDefault="004D1C08" w:rsidP="004D1C08">
      <w:pPr>
        <w:spacing w:line="240" w:lineRule="auto"/>
        <w:ind w:left="2268" w:firstLine="0"/>
        <w:rPr>
          <w:sz w:val="20"/>
          <w:szCs w:val="20"/>
        </w:rPr>
      </w:pPr>
      <w:r w:rsidRPr="000A338D">
        <w:rPr>
          <w:sz w:val="20"/>
          <w:szCs w:val="20"/>
        </w:rPr>
        <w:t xml:space="preserve">[...] </w:t>
      </w:r>
      <w:r w:rsidR="00183625" w:rsidRPr="000A338D">
        <w:rPr>
          <w:sz w:val="20"/>
          <w:szCs w:val="20"/>
        </w:rPr>
        <w:t>significa reduzir os fenômenos sociológicos, políticos, econômicos etc., a termos quantitativos, manipulando-os estatisticamente, o que permite comprovar as relações dos fenômenos entre si, e obter generalizações sobre sua natureza, ocorrência ou significado</w:t>
      </w:r>
      <w:r w:rsidR="00453ECF" w:rsidRPr="000A338D">
        <w:rPr>
          <w:sz w:val="20"/>
          <w:szCs w:val="20"/>
        </w:rPr>
        <w:t xml:space="preserve"> (</w:t>
      </w:r>
      <w:r w:rsidRPr="000A338D">
        <w:rPr>
          <w:sz w:val="20"/>
          <w:szCs w:val="20"/>
        </w:rPr>
        <w:t xml:space="preserve">Marconi; Lakatos, </w:t>
      </w:r>
      <w:r w:rsidR="00453ECF" w:rsidRPr="000A338D">
        <w:rPr>
          <w:sz w:val="20"/>
          <w:szCs w:val="20"/>
        </w:rPr>
        <w:t>2003, p.108)</w:t>
      </w:r>
      <w:r w:rsidR="00183625" w:rsidRPr="000A338D">
        <w:rPr>
          <w:sz w:val="20"/>
          <w:szCs w:val="20"/>
        </w:rPr>
        <w:t>.</w:t>
      </w:r>
    </w:p>
    <w:p w14:paraId="490AC930" w14:textId="77777777" w:rsidR="004D1C08" w:rsidRPr="000A338D" w:rsidRDefault="004D1C08" w:rsidP="00183625"/>
    <w:p w14:paraId="1BC0CD49" w14:textId="77777777" w:rsidR="00550BD8" w:rsidRPr="000A338D" w:rsidRDefault="00183625" w:rsidP="004D1C08">
      <w:r w:rsidRPr="000A338D">
        <w:t xml:space="preserve">Neste estudo, o método estatístico é empregado para analisar a dinâmica histórica e as correlações entre indicadores de SA, </w:t>
      </w:r>
      <w:proofErr w:type="spellStart"/>
      <w:r w:rsidRPr="000A338D">
        <w:t>DRSAI</w:t>
      </w:r>
      <w:proofErr w:type="spellEnd"/>
      <w:r w:rsidRPr="000A338D">
        <w:t xml:space="preserve"> e fatores contextuais nos </w:t>
      </w:r>
      <w:r w:rsidRPr="000A338D">
        <w:lastRenderedPageBreak/>
        <w:t>municípios paranaenses, utilizando técnicas como análise descritiva, análise exploratória de dados, correlações (</w:t>
      </w:r>
      <w:proofErr w:type="spellStart"/>
      <w:r w:rsidRPr="000A338D">
        <w:t>Spearman</w:t>
      </w:r>
      <w:proofErr w:type="spellEnd"/>
      <w:r w:rsidRPr="000A338D">
        <w:t xml:space="preserve">, Kendall e </w:t>
      </w:r>
      <w:proofErr w:type="spellStart"/>
      <w:r w:rsidRPr="000A338D">
        <w:t>Somers</w:t>
      </w:r>
      <w:proofErr w:type="spellEnd"/>
      <w:r w:rsidRPr="000A338D">
        <w:t>' D) e regressões múltiplas.</w:t>
      </w:r>
    </w:p>
    <w:p w14:paraId="3B5E116D" w14:textId="68D28406" w:rsidR="00060FD6" w:rsidRPr="000A338D" w:rsidRDefault="00183625" w:rsidP="004D1C08">
      <w:r w:rsidRPr="000A338D">
        <w:t>O método comparativo, por sua vez, é utilizado</w:t>
      </w:r>
      <w:r w:rsidR="00060FD6" w:rsidRPr="000A338D">
        <w:t xml:space="preserve"> </w:t>
      </w:r>
      <w:r w:rsidRPr="000A338D">
        <w:t>para a investigação de grupos, classes, fenômenos, fatos ou acontecimentos em geral, que se assemelham ou se diferenciam, por meio de comparação, no presente, passado ou entre presentes e passados (</w:t>
      </w:r>
      <w:r w:rsidR="004D1C08" w:rsidRPr="000A338D">
        <w:t>Marconi</w:t>
      </w:r>
      <w:r w:rsidR="00BA6C1F" w:rsidRPr="000A338D">
        <w:t xml:space="preserve"> </w:t>
      </w:r>
      <w:r w:rsidR="00C17A66" w:rsidRPr="000A338D">
        <w:t>e</w:t>
      </w:r>
      <w:r w:rsidR="00BA6C1F" w:rsidRPr="000A338D">
        <w:t xml:space="preserve"> </w:t>
      </w:r>
      <w:r w:rsidR="004D1C08" w:rsidRPr="000A338D">
        <w:t xml:space="preserve">Lakatos, </w:t>
      </w:r>
      <w:r w:rsidRPr="000A338D">
        <w:t>2003).</w:t>
      </w:r>
    </w:p>
    <w:p w14:paraId="529C6D8B" w14:textId="04A7FB3D" w:rsidR="00183625" w:rsidRPr="000A338D" w:rsidRDefault="00183625" w:rsidP="00183625">
      <w:r w:rsidRPr="000A338D">
        <w:t xml:space="preserve">Neste estudo, o método comparativo é aplicado para examinar as diferenças e semelhanças entre os municípios paranaenses em relação aos indicadores de SA, </w:t>
      </w:r>
      <w:proofErr w:type="spellStart"/>
      <w:r w:rsidRPr="000A338D">
        <w:t>DRSAI</w:t>
      </w:r>
      <w:proofErr w:type="spellEnd"/>
      <w:r w:rsidRPr="000A338D">
        <w:t xml:space="preserve"> e fatores contextuais, buscando identificar padrões, regularidades e exceções. O método comparativo também é empregado para comparar os resultados obtidos no contexto paranaense com os achados da literatura científica em outros contextos, buscando generalizações e particularidades.</w:t>
      </w:r>
    </w:p>
    <w:p w14:paraId="56234935" w14:textId="77777777" w:rsidR="00183625" w:rsidRPr="000A338D" w:rsidRDefault="00183625" w:rsidP="00183625"/>
    <w:p w14:paraId="4E73C03A" w14:textId="7CDD2903" w:rsidR="00911B38" w:rsidRPr="000A338D" w:rsidRDefault="00911B38" w:rsidP="00183625">
      <w:pPr>
        <w:pStyle w:val="Ttulo2"/>
      </w:pPr>
      <w:bookmarkStart w:id="111" w:name="_Toc211342499"/>
      <w:r w:rsidRPr="000A338D">
        <w:t>Delineamento da pesquisa</w:t>
      </w:r>
      <w:bookmarkEnd w:id="111"/>
    </w:p>
    <w:p w14:paraId="57AED321" w14:textId="77777777" w:rsidR="00911B38" w:rsidRPr="000A338D" w:rsidRDefault="00911B38" w:rsidP="00911B38"/>
    <w:p w14:paraId="73BA85AF" w14:textId="77777777" w:rsidR="00550BD8" w:rsidRPr="000A338D" w:rsidRDefault="00911B38" w:rsidP="00911B38">
      <w:r w:rsidRPr="000A338D">
        <w:t>Esta pesquisa adota uma abordagem quantitativa, com delineamento longitudinal retrospectivo, utilizando dados secundários para investigar relações causais entre melhorias de Saneamento Ambiental e redução de Doenças Relacionadas ao Saneamento Ambiental Inadequado nos municípios paranaenses.</w:t>
      </w:r>
    </w:p>
    <w:p w14:paraId="6EFD7C16" w14:textId="7B16A776" w:rsidR="00911B38" w:rsidRPr="000A338D" w:rsidRDefault="00911B38" w:rsidP="00911B38">
      <w:r w:rsidRPr="000A338D">
        <w:t xml:space="preserve">O desenho metodológico fundamenta-se no reconhecimento da complexidade inerente às relações entre SA e </w:t>
      </w:r>
      <w:proofErr w:type="spellStart"/>
      <w:r w:rsidRPr="000A338D">
        <w:t>DRSAI</w:t>
      </w:r>
      <w:proofErr w:type="spellEnd"/>
      <w:r w:rsidRPr="000A338D">
        <w:t xml:space="preserve">, conforme discutido por </w:t>
      </w:r>
      <w:proofErr w:type="spellStart"/>
      <w:r w:rsidRPr="000A338D">
        <w:t>Morçöl</w:t>
      </w:r>
      <w:proofErr w:type="spellEnd"/>
      <w:r w:rsidRPr="000A338D">
        <w:t xml:space="preserve"> (2012), que caracteriza políticas públicas como sistemas dinâmicos complexos emergentes</w:t>
      </w:r>
      <w:r w:rsidR="00645187" w:rsidRPr="000A338D">
        <w:t xml:space="preserve"> nos quais</w:t>
      </w:r>
      <w:r w:rsidRPr="000A338D">
        <w:t xml:space="preserve"> as relações entre elementos são não</w:t>
      </w:r>
      <w:r w:rsidR="00EC25FB" w:rsidRPr="000A338D">
        <w:t>-</w:t>
      </w:r>
      <w:r w:rsidRPr="000A338D">
        <w:t xml:space="preserve">lineares e </w:t>
      </w:r>
      <w:proofErr w:type="spellStart"/>
      <w:r w:rsidRPr="000A338D">
        <w:t>coevolutivas</w:t>
      </w:r>
      <w:proofErr w:type="spellEnd"/>
      <w:r w:rsidRPr="000A338D">
        <w:t>.</w:t>
      </w:r>
    </w:p>
    <w:p w14:paraId="7FB3AAE4" w14:textId="122F32BD" w:rsidR="00911B38" w:rsidRPr="000A338D" w:rsidRDefault="00911B38" w:rsidP="00911B38">
      <w:r w:rsidRPr="000A338D">
        <w:t xml:space="preserve">A estratégia de investigação baseia-se na Escada da Causalidade proposta por Pearl e Mackenzie (2018), organizando os procedimentos metodológicos nos dois primeiros níveis hierárquicos que progridem da associação à identificação causal. Esta abordagem permite </w:t>
      </w:r>
      <w:r w:rsidR="00C81A0B" w:rsidRPr="000A338D">
        <w:t>captar</w:t>
      </w:r>
      <w:r w:rsidRPr="000A338D">
        <w:t xml:space="preserve"> a complexidade das relações causais sem recorrer a métodos contrafactuais, mantendo foco na robustez metodológica dentro de</w:t>
      </w:r>
      <w:r w:rsidR="00C81A0B" w:rsidRPr="000A338D">
        <w:t xml:space="preserve"> um</w:t>
      </w:r>
      <w:r w:rsidRPr="000A338D">
        <w:t xml:space="preserve"> escopo exequível.</w:t>
      </w:r>
    </w:p>
    <w:p w14:paraId="748D8261" w14:textId="77777777" w:rsidR="00911B38" w:rsidRPr="000A338D" w:rsidRDefault="00911B38" w:rsidP="00911B38">
      <w:pPr>
        <w:pStyle w:val="Ttulo2"/>
        <w:numPr>
          <w:ilvl w:val="0"/>
          <w:numId w:val="0"/>
        </w:numPr>
        <w:ind w:left="170"/>
      </w:pPr>
    </w:p>
    <w:p w14:paraId="05CA343E" w14:textId="70779A59" w:rsidR="00911B38" w:rsidRPr="000A338D" w:rsidRDefault="00911B38" w:rsidP="00183625">
      <w:pPr>
        <w:pStyle w:val="Ttulo2"/>
      </w:pPr>
      <w:bookmarkStart w:id="112" w:name="_Toc211342500"/>
      <w:r w:rsidRPr="000A338D">
        <w:t>Marco teórico da inferência causal</w:t>
      </w:r>
      <w:bookmarkEnd w:id="112"/>
    </w:p>
    <w:p w14:paraId="5DF956F7" w14:textId="77777777" w:rsidR="00911B38" w:rsidRPr="000A338D" w:rsidRDefault="00911B38" w:rsidP="00911B38"/>
    <w:p w14:paraId="786E6650" w14:textId="00FB007E" w:rsidR="00911B38" w:rsidRPr="000A338D" w:rsidRDefault="00911B38" w:rsidP="00911B38">
      <w:r w:rsidRPr="000A338D">
        <w:lastRenderedPageBreak/>
        <w:t>Os procedimentos propostos neste projeto de tese incorporam os avanços contemporâneos na ciência da causalidade, buscando superar as limitações do "</w:t>
      </w:r>
      <w:proofErr w:type="spellStart"/>
      <w:r w:rsidRPr="000A338D">
        <w:t>acorrelacionalismo</w:t>
      </w:r>
      <w:proofErr w:type="spellEnd"/>
      <w:r w:rsidRPr="000A338D">
        <w:t>" criticado por Pearl e Mackenzie (2018). Reconhecendo que a mera associação temporal não é suficiente para estabelecer causalidade, como exemplificado pela associação entre venda de sorvetes e crimes, ambos relacionados às temperaturas mais altas, a pesquisa emprega métodos de inferência causal específicos para dados observacionais.</w:t>
      </w:r>
    </w:p>
    <w:p w14:paraId="6BF70EB3" w14:textId="4E902AA2" w:rsidR="00911B38" w:rsidRPr="000A338D" w:rsidRDefault="00911B38" w:rsidP="00550BD8">
      <w:r w:rsidRPr="000A338D">
        <w:t>A abordagem metodológica fundamenta-se no Modelo de Resultados Potenciais (</w:t>
      </w:r>
      <w:r w:rsidRPr="000A338D">
        <w:rPr>
          <w:i/>
          <w:iCs/>
        </w:rPr>
        <w:t>Rubin Causal Model</w:t>
      </w:r>
      <w:r w:rsidRPr="000A338D">
        <w:t xml:space="preserve">) e nas contribuições de </w:t>
      </w:r>
      <w:proofErr w:type="spellStart"/>
      <w:r w:rsidRPr="000A338D">
        <w:t>Sewall</w:t>
      </w:r>
      <w:proofErr w:type="spellEnd"/>
      <w:r w:rsidRPr="000A338D">
        <w:t xml:space="preserve"> Wright sobre diagramas causais, posteriormente formalizados como </w:t>
      </w:r>
      <w:proofErr w:type="spellStart"/>
      <w:r w:rsidRPr="000A338D">
        <w:rPr>
          <w:i/>
          <w:iCs/>
        </w:rPr>
        <w:t>Directed</w:t>
      </w:r>
      <w:proofErr w:type="spellEnd"/>
      <w:r w:rsidRPr="000A338D">
        <w:rPr>
          <w:i/>
          <w:iCs/>
        </w:rPr>
        <w:t xml:space="preserve"> </w:t>
      </w:r>
      <w:proofErr w:type="spellStart"/>
      <w:r w:rsidRPr="000A338D">
        <w:rPr>
          <w:i/>
          <w:iCs/>
        </w:rPr>
        <w:t>Acyclic</w:t>
      </w:r>
      <w:proofErr w:type="spellEnd"/>
      <w:r w:rsidRPr="000A338D">
        <w:rPr>
          <w:i/>
          <w:iCs/>
        </w:rPr>
        <w:t xml:space="preserve"> </w:t>
      </w:r>
      <w:proofErr w:type="spellStart"/>
      <w:r w:rsidRPr="000A338D">
        <w:rPr>
          <w:i/>
          <w:iCs/>
        </w:rPr>
        <w:t>Graphs</w:t>
      </w:r>
      <w:proofErr w:type="spellEnd"/>
      <w:r w:rsidRPr="000A338D">
        <w:t xml:space="preserve"> (</w:t>
      </w:r>
      <w:proofErr w:type="spellStart"/>
      <w:r w:rsidRPr="000A338D">
        <w:t>DAGs</w:t>
      </w:r>
      <w:proofErr w:type="spellEnd"/>
      <w:r w:rsidRPr="000A338D">
        <w:t>). Esta base teórica permite distinguir entre observar uma variável e intervir sobre ela, formalização essencial para estabelecer relações causais em contextos em que experimentos randomizados não são viáveis.</w:t>
      </w:r>
    </w:p>
    <w:p w14:paraId="7991E341" w14:textId="77777777" w:rsidR="00911B38" w:rsidRPr="000A338D" w:rsidRDefault="00911B38" w:rsidP="00911B38"/>
    <w:p w14:paraId="22BC5CAF" w14:textId="5C500B31" w:rsidR="00183625" w:rsidRPr="000A338D" w:rsidRDefault="00183625" w:rsidP="00183625">
      <w:pPr>
        <w:pStyle w:val="Ttulo2"/>
      </w:pPr>
      <w:bookmarkStart w:id="113" w:name="_Toc211342501"/>
      <w:r w:rsidRPr="000A338D">
        <w:t>TÉCNICAS DE PESQUISA</w:t>
      </w:r>
      <w:bookmarkEnd w:id="113"/>
    </w:p>
    <w:p w14:paraId="2F3C64AA" w14:textId="77777777" w:rsidR="00183625" w:rsidRPr="000A338D" w:rsidRDefault="00183625" w:rsidP="00183625"/>
    <w:p w14:paraId="454EC921" w14:textId="3F92FD5E" w:rsidR="00060FD6" w:rsidRPr="000A338D" w:rsidRDefault="00183625" w:rsidP="00183625">
      <w:r w:rsidRPr="000A338D">
        <w:t>A pesquisa utiliza duas técnicas principais de coleta e análise de dados: a pesquisa bibliográfica e a pesquisa documental.</w:t>
      </w:r>
      <w:r w:rsidR="00060FD6" w:rsidRPr="000A338D">
        <w:t xml:space="preserve"> </w:t>
      </w:r>
      <w:r w:rsidRPr="000A338D">
        <w:t>A pesquisa bibliográfica, abrangendo a leitura, análise e interpretação de livros, periódicos, textos legais, mapas, fotos, manuscritos</w:t>
      </w:r>
      <w:r w:rsidR="00060FD6" w:rsidRPr="000A338D">
        <w:t>, entre outros</w:t>
      </w:r>
      <w:r w:rsidRPr="000A338D">
        <w:t xml:space="preserve">, é utilizada para construir o referencial teórico da tese, revisando a literatura científica sobre SA, </w:t>
      </w:r>
      <w:proofErr w:type="spellStart"/>
      <w:r w:rsidRPr="000A338D">
        <w:t>DRSAI</w:t>
      </w:r>
      <w:proofErr w:type="spellEnd"/>
      <w:r w:rsidRPr="000A338D">
        <w:t>, políticas públicas, teoria da complexidade, inferência causal e outros temas relevantes</w:t>
      </w:r>
      <w:r w:rsidR="00060FD6" w:rsidRPr="000A338D">
        <w:t xml:space="preserve"> (</w:t>
      </w:r>
      <w:r w:rsidR="004D1C08" w:rsidRPr="000A338D">
        <w:t>Marconi</w:t>
      </w:r>
      <w:r w:rsidR="00CB507B" w:rsidRPr="000A338D">
        <w:t xml:space="preserve"> e</w:t>
      </w:r>
      <w:r w:rsidR="004D1C08" w:rsidRPr="000A338D">
        <w:t xml:space="preserve"> Lakatos</w:t>
      </w:r>
      <w:r w:rsidR="00060FD6" w:rsidRPr="000A338D">
        <w:t>, 2003)</w:t>
      </w:r>
      <w:r w:rsidRPr="000A338D">
        <w:t>.</w:t>
      </w:r>
    </w:p>
    <w:p w14:paraId="3C478383" w14:textId="3C780E38" w:rsidR="00060FD6" w:rsidRPr="000A338D" w:rsidRDefault="00183625" w:rsidP="00183625">
      <w:r w:rsidRPr="000A338D">
        <w:t>A pesquisa bibliográfica também é utilizada para contextualizar o problema de pesquisa, identificar lacunas no conhecimento e formular as hipóteses.</w:t>
      </w:r>
      <w:r w:rsidR="00060FD6" w:rsidRPr="000A338D">
        <w:t xml:space="preserve"> </w:t>
      </w:r>
      <w:r w:rsidRPr="000A338D">
        <w:t>A pesquisa documental, por sua vez, vale-se de materiais que não receberam ainda um tratamento analítico, ou que podem ser reelaborados de acordo com os objetos da pesquisa (</w:t>
      </w:r>
      <w:r w:rsidR="004D1C08" w:rsidRPr="000A338D">
        <w:t>Marconi; Lakatos</w:t>
      </w:r>
      <w:r w:rsidRPr="000A338D">
        <w:t>, 2003).</w:t>
      </w:r>
    </w:p>
    <w:p w14:paraId="64AA0C58" w14:textId="7E59478D" w:rsidR="00183625" w:rsidRPr="000A338D" w:rsidRDefault="00183625" w:rsidP="004D1C08">
      <w:r w:rsidRPr="000A338D">
        <w:t xml:space="preserve">Neste estudo, a pesquisa documental é utilizada para coletar dados secundários sobre SA, </w:t>
      </w:r>
      <w:proofErr w:type="spellStart"/>
      <w:r w:rsidRPr="000A338D">
        <w:t>DRSAI</w:t>
      </w:r>
      <w:proofErr w:type="spellEnd"/>
      <w:r w:rsidRPr="000A338D">
        <w:t xml:space="preserve"> e fatores contextuais nos municípios paranaenses, a partir de fontes como o SNIS, o DATASUS, </w:t>
      </w:r>
      <w:r w:rsidR="00060FD6" w:rsidRPr="000A338D">
        <w:t>o Instituto Paranaense de Desenvolvimento Econômico e Social (</w:t>
      </w:r>
      <w:proofErr w:type="spellStart"/>
      <w:r w:rsidR="00060FD6" w:rsidRPr="000A338D">
        <w:t>IPARDES</w:t>
      </w:r>
      <w:proofErr w:type="spellEnd"/>
      <w:r w:rsidR="00060FD6" w:rsidRPr="000A338D">
        <w:t xml:space="preserve">), </w:t>
      </w:r>
      <w:r w:rsidR="001D3F8A" w:rsidRPr="000A338D">
        <w:t>Instituto Nacional de Meteorologia (INMET)</w:t>
      </w:r>
      <w:r w:rsidR="00EB3042" w:rsidRPr="000A338D">
        <w:t xml:space="preserve"> e</w:t>
      </w:r>
      <w:r w:rsidR="001D3F8A" w:rsidRPr="000A338D">
        <w:t xml:space="preserve"> </w:t>
      </w:r>
      <w:r w:rsidRPr="000A338D">
        <w:t>o Instituto Brasileiro de Geografia e Estatística (IBGE)</w:t>
      </w:r>
      <w:r w:rsidR="004D1C08" w:rsidRPr="000A338D">
        <w:t>.</w:t>
      </w:r>
      <w:r w:rsidR="00E868FD" w:rsidRPr="000A338D">
        <w:t xml:space="preserve"> </w:t>
      </w:r>
    </w:p>
    <w:p w14:paraId="28143215" w14:textId="77777777" w:rsidR="00284DD0" w:rsidRPr="000A338D" w:rsidRDefault="00284DD0" w:rsidP="00284DD0">
      <w:pPr>
        <w:ind w:firstLine="0"/>
      </w:pPr>
    </w:p>
    <w:p w14:paraId="6AA881C1" w14:textId="63642B34" w:rsidR="00183625" w:rsidRPr="000A338D" w:rsidRDefault="00183625" w:rsidP="00183625">
      <w:pPr>
        <w:pStyle w:val="Ttulo2"/>
      </w:pPr>
      <w:bookmarkStart w:id="114" w:name="_Toc211342502"/>
      <w:r w:rsidRPr="000A338D">
        <w:lastRenderedPageBreak/>
        <w:t>UNIVERSO E AMOSTRA</w:t>
      </w:r>
      <w:bookmarkEnd w:id="114"/>
    </w:p>
    <w:p w14:paraId="5D86B7A2" w14:textId="77777777" w:rsidR="00183625" w:rsidRPr="000A338D" w:rsidRDefault="00183625" w:rsidP="00183625"/>
    <w:p w14:paraId="52748B8A" w14:textId="4195EDB9" w:rsidR="00060FD6" w:rsidRPr="000A338D" w:rsidRDefault="00183625" w:rsidP="004D1C08">
      <w:r w:rsidRPr="000A338D">
        <w:t xml:space="preserve">O universo da pesquisa é composto pelos 399 municípios do estado do Paraná, abrangendo o período de 2008 a 2022. A escolha desse período se justifica pela disponibilidade de dados consistentes e comparáveis nas fontes utilizadas, </w:t>
      </w:r>
      <w:r w:rsidR="00060FD6" w:rsidRPr="000A338D">
        <w:t xml:space="preserve">por ser um período que abrange exatamente dois anos antes do início da década e termina dois anos depois, </w:t>
      </w:r>
      <w:r w:rsidRPr="000A338D">
        <w:t>bem como pela relevância do período para a análise das políticas públicas de saneamento no estado.</w:t>
      </w:r>
      <w:r w:rsidR="004D1C08" w:rsidRPr="000A338D">
        <w:t xml:space="preserve"> </w:t>
      </w:r>
      <w:r w:rsidRPr="000A338D">
        <w:t>A pesquisa adota uma abordagem censitária, incluindo todos os municípios que apresentam dados disponíveis nas bases de dados consultadas. Não há, portanto, um processo de amostragem tradicional, uma vez que se busca analisar a totalidade do universo.</w:t>
      </w:r>
    </w:p>
    <w:p w14:paraId="69724064" w14:textId="2082E5D8" w:rsidR="00060FD6" w:rsidRPr="000A338D" w:rsidRDefault="00183625" w:rsidP="001D3F8A">
      <w:r w:rsidRPr="000A338D">
        <w:t>Essa abordagem, embora exija o tratamento de um grande volume de dados, permite uma análise mais completa e precisa da realidade paranaense, evitando vieses de seleção e garantindo a representatividade dos resultados. A pesquisa trabalhará com o</w:t>
      </w:r>
      <w:r w:rsidR="00060FD6" w:rsidRPr="000A338D">
        <w:t>s</w:t>
      </w:r>
      <w:r w:rsidRPr="000A338D">
        <w:t xml:space="preserve"> indicadores disponíveis para cada um dos seguintes grupos de variáveis: indicadores de SA, indicadores de </w:t>
      </w:r>
      <w:proofErr w:type="spellStart"/>
      <w:r w:rsidRPr="000A338D">
        <w:t>DRSAI</w:t>
      </w:r>
      <w:proofErr w:type="spellEnd"/>
      <w:r w:rsidRPr="000A338D">
        <w:t xml:space="preserve"> e indicadores de contexto</w:t>
      </w:r>
      <w:r w:rsidR="0026308A" w:rsidRPr="000A338D">
        <w:t xml:space="preserve">, especificamente tratando de temperatura do ar, precipitação anual, tamanho da população, </w:t>
      </w:r>
      <w:r w:rsidR="003A5672" w:rsidRPr="000A338D">
        <w:t>PIB</w:t>
      </w:r>
      <w:r w:rsidR="0026308A" w:rsidRPr="000A338D">
        <w:t xml:space="preserve"> </w:t>
      </w:r>
      <w:r w:rsidR="0026308A" w:rsidRPr="000A338D">
        <w:rPr>
          <w:i/>
          <w:iCs/>
        </w:rPr>
        <w:t>per capita</w:t>
      </w:r>
      <w:r w:rsidR="0026308A" w:rsidRPr="000A338D">
        <w:t>, região administrativa e distância até a capital</w:t>
      </w:r>
      <w:r w:rsidRPr="000A338D">
        <w:t>.</w:t>
      </w:r>
    </w:p>
    <w:p w14:paraId="04B7B5BF" w14:textId="77777777" w:rsidR="00183625" w:rsidRPr="000A338D" w:rsidRDefault="00183625" w:rsidP="00183625"/>
    <w:p w14:paraId="1BDEDAF0" w14:textId="446709C3" w:rsidR="00EB3042" w:rsidRPr="000A338D" w:rsidRDefault="00EB3042" w:rsidP="00183625">
      <w:pPr>
        <w:pStyle w:val="Ttulo2"/>
      </w:pPr>
      <w:bookmarkStart w:id="115" w:name="_Toc211342503"/>
      <w:r w:rsidRPr="000A338D">
        <w:t>Fontes de dados e variáveis</w:t>
      </w:r>
      <w:bookmarkEnd w:id="115"/>
    </w:p>
    <w:p w14:paraId="46D0F7B7" w14:textId="77777777" w:rsidR="00EB3042" w:rsidRPr="000A338D" w:rsidRDefault="00EB3042" w:rsidP="00EB3042"/>
    <w:p w14:paraId="3F9F8C99" w14:textId="39F890D1" w:rsidR="000C4886" w:rsidRDefault="000C4886" w:rsidP="00EB3042">
      <w:pPr>
        <w:rPr>
          <w:ins w:id="116" w:author="Lucir Reinaldo Alves" w:date="2025-11-23T21:23:00Z" w16du:dateUtc="2025-11-24T00:23:00Z"/>
        </w:rPr>
      </w:pPr>
      <w:ins w:id="117" w:author="Lucir Reinaldo Alves" w:date="2025-11-23T21:23:00Z" w16du:dateUtc="2025-11-24T00:23:00Z">
        <w:r>
          <w:t>Vai utilizar quais programas? O R?</w:t>
        </w:r>
      </w:ins>
    </w:p>
    <w:p w14:paraId="36F11103" w14:textId="52847C40" w:rsidR="00EB3042" w:rsidRPr="000A338D" w:rsidRDefault="00EB3042" w:rsidP="00EB3042">
      <w:r w:rsidRPr="000A338D">
        <w:t>As principais bases de dados utilizadas são o Sistema Nacional de Informações Sobre Saneamento (SNIS), o DATASUS, especificamente o Sistema de Informações Hospitalares (</w:t>
      </w:r>
      <w:proofErr w:type="spellStart"/>
      <w:r w:rsidRPr="000A338D">
        <w:t>SIH</w:t>
      </w:r>
      <w:proofErr w:type="spellEnd"/>
      <w:r w:rsidRPr="000A338D">
        <w:t>) e o Sistema de Informação de Agravos de Notificação (SINAN), os dados socioeconômicos, demográficos e de Produto Interno Bruto dos municípios disponibilizados pelo IBGE, e os dados climáticos de precipitação, temperatura e umidade relativa do INMET.</w:t>
      </w:r>
    </w:p>
    <w:p w14:paraId="604B1533" w14:textId="5A38EED4" w:rsidR="0094347B" w:rsidRPr="000A338D" w:rsidRDefault="0094347B" w:rsidP="0094347B">
      <w:r w:rsidRPr="000A338D">
        <w:t xml:space="preserve">As variáveis de saneamento são operacionalizadas através de indicadores que capturam diferentes dimensões da infraestrutura sanitária. O índice de atendimento de água tratada representa o percentual da população total atendida com abastecimento de água tratada, enquanto o índice de atendimento de esgoto coletado indica o percentual da população total atendida com esgotamento sanitário. Os </w:t>
      </w:r>
      <w:r w:rsidRPr="000A338D">
        <w:lastRenderedPageBreak/>
        <w:t xml:space="preserve">investimentos </w:t>
      </w:r>
      <w:r w:rsidRPr="000A338D">
        <w:rPr>
          <w:i/>
          <w:iCs/>
        </w:rPr>
        <w:t>per capita</w:t>
      </w:r>
      <w:r w:rsidRPr="000A338D">
        <w:t xml:space="preserve"> em saneamento são utilizados como variável instrumental para identificação causal.</w:t>
      </w:r>
    </w:p>
    <w:p w14:paraId="35F94E2B" w14:textId="4B55A5D2" w:rsidR="0094347B" w:rsidRPr="000A338D" w:rsidRDefault="0094347B" w:rsidP="0094347B">
      <w:r w:rsidRPr="000A338D">
        <w:t xml:space="preserve">As </w:t>
      </w:r>
      <w:proofErr w:type="spellStart"/>
      <w:r w:rsidRPr="000A338D">
        <w:t>DRSAI</w:t>
      </w:r>
      <w:proofErr w:type="spellEnd"/>
      <w:r w:rsidRPr="000A338D">
        <w:t xml:space="preserve"> são mensuradas através de indicadores específicos por doença e agregados, todos calculados como taxas de incidência por 100.000 habitantes. Os indicadores específicos incluem diarreia e gastroenterite, principais doenças de veiculação hídrica; dengue, doença vetorial relacionada a condições sanitárias; leptospirose, relacionada a enchentes e esgotamento inadequado; hanseníase, doença relacionada a condições </w:t>
      </w:r>
      <w:proofErr w:type="spellStart"/>
      <w:r w:rsidRPr="000A338D">
        <w:t>sociossanitárias</w:t>
      </w:r>
      <w:proofErr w:type="spellEnd"/>
      <w:r w:rsidRPr="000A338D">
        <w:t xml:space="preserve">; e hepatite A, de transmissão </w:t>
      </w:r>
      <w:proofErr w:type="spellStart"/>
      <w:r w:rsidRPr="000A338D">
        <w:t>feco</w:t>
      </w:r>
      <w:proofErr w:type="spellEnd"/>
      <w:r w:rsidRPr="000A338D">
        <w:t>-oral.</w:t>
      </w:r>
    </w:p>
    <w:p w14:paraId="424F5200" w14:textId="77777777" w:rsidR="0094347B" w:rsidRPr="000A338D" w:rsidRDefault="0094347B" w:rsidP="0094347B">
      <w:r w:rsidRPr="000A338D">
        <w:t xml:space="preserve">Para controlar a complexidade identificada por Santos (2006) e Varela (2022), que apontam múltiplos fatores determinantes na incidência de </w:t>
      </w:r>
      <w:proofErr w:type="spellStart"/>
      <w:r w:rsidRPr="000A338D">
        <w:t>DRSAI</w:t>
      </w:r>
      <w:proofErr w:type="spellEnd"/>
      <w:r w:rsidRPr="000A338D">
        <w:t xml:space="preserve">, são incluídas variáveis de controle multidimensionais. As variáveis socioeconômicas incluem PIB </w:t>
      </w:r>
      <w:r w:rsidRPr="000A338D">
        <w:rPr>
          <w:i/>
          <w:iCs/>
        </w:rPr>
        <w:t>per capita</w:t>
      </w:r>
      <w:r w:rsidRPr="000A338D">
        <w:t xml:space="preserve"> municipal, identificado por Santos (2006) como principal </w:t>
      </w:r>
      <w:proofErr w:type="spellStart"/>
      <w:r w:rsidRPr="000A338D">
        <w:t>confundidor</w:t>
      </w:r>
      <w:proofErr w:type="spellEnd"/>
      <w:r w:rsidRPr="000A338D">
        <w:t xml:space="preserve"> socioeconômico, além de taxa de urbanização e densidade demográfica.</w:t>
      </w:r>
    </w:p>
    <w:p w14:paraId="6FA2DCAD" w14:textId="1E49B326" w:rsidR="00EB3042" w:rsidRPr="000A338D" w:rsidRDefault="0094347B" w:rsidP="0094347B">
      <w:r w:rsidRPr="000A338D">
        <w:t xml:space="preserve">As variáveis climáticas capturam a precipitação acumulada anual, considerando os efeitos sazonais identificados por Varela (2022) como fatores significativos na incidência de dengue e leptospirose. </w:t>
      </w:r>
      <w:r w:rsidRPr="00B711D6">
        <w:rPr>
          <w:highlight w:val="yellow"/>
          <w:rPrChange w:id="118" w:author="Lucir Reinaldo Alves" w:date="2025-11-24T15:41:00Z" w16du:dateUtc="2025-11-24T18:41:00Z">
            <w:rPr/>
          </w:rPrChange>
        </w:rPr>
        <w:t xml:space="preserve">As variáveis geográficas incluem região administrativa do Paraná para controlar heterogeneidade espacial e a distância de cada município até a </w:t>
      </w:r>
      <w:commentRangeStart w:id="119"/>
      <w:r w:rsidRPr="00B711D6">
        <w:rPr>
          <w:highlight w:val="yellow"/>
          <w:rPrChange w:id="120" w:author="Lucir Reinaldo Alves" w:date="2025-11-24T15:41:00Z" w16du:dateUtc="2025-11-24T18:41:00Z">
            <w:rPr/>
          </w:rPrChange>
        </w:rPr>
        <w:t>capital</w:t>
      </w:r>
      <w:commentRangeEnd w:id="119"/>
      <w:r w:rsidR="00B711D6">
        <w:rPr>
          <w:rStyle w:val="Refdecomentrio"/>
        </w:rPr>
        <w:commentReference w:id="119"/>
      </w:r>
      <w:r w:rsidRPr="00B711D6">
        <w:rPr>
          <w:highlight w:val="yellow"/>
          <w:rPrChange w:id="121" w:author="Lucir Reinaldo Alves" w:date="2025-11-24T15:41:00Z" w16du:dateUtc="2025-11-24T18:41:00Z">
            <w:rPr/>
          </w:rPrChange>
        </w:rPr>
        <w:t>.</w:t>
      </w:r>
    </w:p>
    <w:p w14:paraId="252CDD4A" w14:textId="77777777" w:rsidR="0094347B" w:rsidRPr="000A338D" w:rsidRDefault="0094347B" w:rsidP="0094347B"/>
    <w:p w14:paraId="2086603C" w14:textId="61176AF1" w:rsidR="0092095F" w:rsidRPr="000A338D" w:rsidRDefault="0092095F" w:rsidP="00183625">
      <w:pPr>
        <w:pStyle w:val="Ttulo2"/>
      </w:pPr>
      <w:bookmarkStart w:id="122" w:name="_Toc211342504"/>
      <w:r w:rsidRPr="000A338D">
        <w:t>ESTRUTURA DO TRABALHO E ESCADA DA CAUSALIDADE</w:t>
      </w:r>
      <w:bookmarkEnd w:id="122"/>
    </w:p>
    <w:p w14:paraId="1F805A2D" w14:textId="77777777" w:rsidR="0092095F" w:rsidRPr="000A338D" w:rsidRDefault="0092095F" w:rsidP="0092095F"/>
    <w:p w14:paraId="61605EF3" w14:textId="77777777" w:rsidR="0092095F" w:rsidRPr="000A338D" w:rsidRDefault="0092095F" w:rsidP="0092095F">
      <w:r w:rsidRPr="000A338D">
        <w:t xml:space="preserve">A metodologia organiza-se conforme os dois primeiros níveis da Escada da Causalidade, reconhecendo que sistemas complexos como as relações entre SA e </w:t>
      </w:r>
      <w:proofErr w:type="spellStart"/>
      <w:r w:rsidRPr="000A338D">
        <w:t>DRSAI</w:t>
      </w:r>
      <w:proofErr w:type="spellEnd"/>
      <w:r w:rsidRPr="000A338D">
        <w:t xml:space="preserve"> requerem abordagem progressiva que vai além de meras correlações, mas mantém foco em métodos causais estabelecidos e robustos.</w:t>
      </w:r>
    </w:p>
    <w:p w14:paraId="49277714" w14:textId="77777777" w:rsidR="0092095F" w:rsidRPr="000A338D" w:rsidRDefault="0092095F" w:rsidP="0092095F">
      <w:r w:rsidRPr="000A338D">
        <w:t xml:space="preserve">O primeiro nível, da Associação, tem como objetivos identificar correlações temporais e espaciais entre SA e </w:t>
      </w:r>
      <w:proofErr w:type="spellStart"/>
      <w:r w:rsidRPr="000A338D">
        <w:t>DRSAI</w:t>
      </w:r>
      <w:proofErr w:type="spellEnd"/>
      <w:r w:rsidRPr="000A338D">
        <w:t xml:space="preserve">, caracterizar padrões de distribuição geográfica e heterogeneidade regional, e detectar tendências temporais e consistência das associações. Este nível emprega análise exploratória de dados através de estatísticas descritivas por município e ano, análise de distribuições, identificação de </w:t>
      </w:r>
      <w:r w:rsidRPr="000A338D">
        <w:rPr>
          <w:i/>
          <w:iCs/>
        </w:rPr>
        <w:t>outliers</w:t>
      </w:r>
      <w:r w:rsidRPr="000A338D">
        <w:t xml:space="preserve"> e padrões espaciais através de mapas </w:t>
      </w:r>
      <w:proofErr w:type="spellStart"/>
      <w:r w:rsidRPr="000A338D">
        <w:t>coropléticos</w:t>
      </w:r>
      <w:proofErr w:type="spellEnd"/>
      <w:r w:rsidRPr="000A338D">
        <w:t>.</w:t>
      </w:r>
    </w:p>
    <w:p w14:paraId="0A101C33" w14:textId="77777777" w:rsidR="0092095F" w:rsidRPr="000A338D" w:rsidRDefault="0092095F" w:rsidP="0092095F">
      <w:r w:rsidRPr="000A338D">
        <w:t>A análise de correlação utiliza correlações ordinais (</w:t>
      </w:r>
      <w:proofErr w:type="spellStart"/>
      <w:r w:rsidRPr="000A338D">
        <w:t>Spearman</w:t>
      </w:r>
      <w:proofErr w:type="spellEnd"/>
      <w:r w:rsidRPr="000A338D">
        <w:t xml:space="preserve">, Kendall e </w:t>
      </w:r>
      <w:proofErr w:type="spellStart"/>
      <w:r w:rsidRPr="000A338D">
        <w:t>Somers</w:t>
      </w:r>
      <w:proofErr w:type="spellEnd"/>
      <w:r w:rsidRPr="000A338D">
        <w:t xml:space="preserve">' D) que trabalham com a lógica ordinal, permitindo explorar o conceito de </w:t>
      </w:r>
      <w:r w:rsidRPr="000A338D">
        <w:lastRenderedPageBreak/>
        <w:t>"melhor/pior" implícito no problema de pesquisa. Estas técnicas são complementadas por adaptações que permitem exploração de casos que fujam à regra esperada.</w:t>
      </w:r>
    </w:p>
    <w:p w14:paraId="7DE64D95" w14:textId="3706A0C3" w:rsidR="00DF2DFE" w:rsidRPr="000A338D" w:rsidRDefault="0092095F" w:rsidP="00DF2DFE">
      <w:r w:rsidRPr="000A338D">
        <w:t>A análise de regressão com efeitos fixos segue o modelo</w:t>
      </w:r>
      <w:r w:rsidR="00DF2DFE" w:rsidRPr="000A338D">
        <w:t>:</w:t>
      </w:r>
    </w:p>
    <w:p w14:paraId="7707DB02" w14:textId="77777777" w:rsidR="00DF2DFE" w:rsidRPr="000A338D" w:rsidRDefault="00DF2DFE" w:rsidP="00DF2DFE">
      <w:pPr>
        <w:ind w:firstLine="0"/>
        <w:rPr>
          <w:rFonts w:eastAsiaTheme="minorEastAsia"/>
        </w:rPr>
      </w:pPr>
    </w:p>
    <w:p w14:paraId="4A90DAE3" w14:textId="77F673DE" w:rsidR="00DF2DFE" w:rsidRPr="000A338D" w:rsidRDefault="00C35BD2" w:rsidP="00DF2DFE">
      <w:pPr>
        <w:ind w:firstLine="0"/>
      </w:pPr>
      <m:oMathPara>
        <m:oMath>
          <m:sSub>
            <m:sSubPr>
              <m:ctrlPr>
                <w:rPr>
                  <w:rFonts w:ascii="Cambria Math" w:hAnsi="Cambria Math"/>
                  <w:i/>
                </w:rPr>
              </m:ctrlPr>
            </m:sSubPr>
            <m:e>
              <m:r>
                <w:rPr>
                  <w:rFonts w:ascii="Cambria Math" w:hAnsi="Cambria Math"/>
                </w:rPr>
                <m:t>DRSAI</m:t>
              </m:r>
            </m:e>
            <m:sub>
              <m:r>
                <w:rPr>
                  <w:rFonts w:ascii="Cambria Math" w:hAnsi="Cambria Math"/>
                </w:rPr>
                <m:t xml:space="preserve">it </m:t>
              </m:r>
            </m:sub>
          </m:sSub>
          <m:r>
            <w:rPr>
              <w:rFonts w:ascii="Cambria Math" w:hAnsi="Cambria Math"/>
            </w:rPr>
            <m:t>= β₀ + β₁</m:t>
          </m:r>
          <m:sSub>
            <m:sSubPr>
              <m:ctrlPr>
                <w:rPr>
                  <w:rFonts w:ascii="Cambria Math" w:hAnsi="Cambria Math"/>
                  <w:i/>
                </w:rPr>
              </m:ctrlPr>
            </m:sSubPr>
            <m:e>
              <m:r>
                <w:rPr>
                  <w:rFonts w:ascii="Cambria Math" w:hAnsi="Cambria Math"/>
                </w:rPr>
                <m:t>SA</m:t>
              </m:r>
            </m:e>
            <m:sub>
              <m:r>
                <w:rPr>
                  <w:rFonts w:ascii="Cambria Math" w:hAnsi="Cambria Math"/>
                </w:rPr>
                <m:t>it</m:t>
              </m:r>
            </m:sub>
          </m:sSub>
          <m:r>
            <w:rPr>
              <w:rFonts w:ascii="Cambria Math" w:hAnsi="Cambria Math"/>
            </w:rPr>
            <m:t xml:space="preserve"> + β₂</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μᵢ + λₜ + εᵢₜ,</m:t>
          </m:r>
        </m:oMath>
      </m:oMathPara>
    </w:p>
    <w:p w14:paraId="11161FF0" w14:textId="77777777" w:rsidR="00DF2DFE" w:rsidRPr="000A338D" w:rsidRDefault="00DF2DFE" w:rsidP="00DF2DFE">
      <w:pPr>
        <w:ind w:firstLine="0"/>
      </w:pPr>
    </w:p>
    <w:p w14:paraId="27169384" w14:textId="447EB644" w:rsidR="0092095F" w:rsidRPr="000A338D" w:rsidRDefault="00DF2DFE" w:rsidP="0092095F">
      <w:r w:rsidRPr="000A338D">
        <w:t>O</w:t>
      </w:r>
      <w:r w:rsidR="0092095F" w:rsidRPr="000A338D">
        <w:t xml:space="preserve">nde </w:t>
      </w:r>
      <w:r w:rsidR="0092095F" w:rsidRPr="000A338D">
        <w:rPr>
          <w:i/>
          <w:iCs/>
        </w:rPr>
        <w:t>i</w:t>
      </w:r>
      <w:r w:rsidR="0092095F" w:rsidRPr="000A338D">
        <w:t xml:space="preserve"> representa município, </w:t>
      </w:r>
      <w:r w:rsidR="0092095F" w:rsidRPr="000A338D">
        <w:rPr>
          <w:i/>
          <w:iCs/>
        </w:rPr>
        <w:t>t</w:t>
      </w:r>
      <w:r w:rsidR="0092095F" w:rsidRPr="000A338D">
        <w:t xml:space="preserve"> representa ano, </w:t>
      </w:r>
      <m:oMath>
        <m:sSub>
          <m:sSubPr>
            <m:ctrlPr>
              <w:rPr>
                <w:rFonts w:ascii="Cambria Math" w:hAnsi="Cambria Math"/>
                <w:i/>
                <w:iCs/>
              </w:rPr>
            </m:ctrlPr>
          </m:sSubPr>
          <m:e>
            <m:r>
              <w:rPr>
                <w:rFonts w:ascii="Cambria Math" w:hAnsi="Cambria Math"/>
              </w:rPr>
              <m:t>SA</m:t>
            </m:r>
          </m:e>
          <m:sub>
            <m:r>
              <w:rPr>
                <w:rFonts w:ascii="Cambria Math" w:hAnsi="Cambria Math"/>
              </w:rPr>
              <m:t>it</m:t>
            </m:r>
          </m:sub>
        </m:sSub>
      </m:oMath>
      <w:r w:rsidR="0092095F" w:rsidRPr="000A338D">
        <w:t xml:space="preserve"> são os indicadores de saneamento, </w:t>
      </w:r>
      <m:oMath>
        <m:sSub>
          <m:sSubPr>
            <m:ctrlPr>
              <w:rPr>
                <w:rFonts w:ascii="Cambria Math" w:hAnsi="Cambria Math"/>
                <w:i/>
                <w:iCs/>
              </w:rPr>
            </m:ctrlPr>
          </m:sSubPr>
          <m:e>
            <m:r>
              <w:rPr>
                <w:rFonts w:ascii="Cambria Math" w:hAnsi="Cambria Math"/>
              </w:rPr>
              <m:t>X</m:t>
            </m:r>
          </m:e>
          <m:sub>
            <m:r>
              <w:rPr>
                <w:rFonts w:ascii="Cambria Math" w:hAnsi="Cambria Math"/>
              </w:rPr>
              <m:t>it</m:t>
            </m:r>
          </m:sub>
        </m:sSub>
      </m:oMath>
      <w:r w:rsidR="0092095F" w:rsidRPr="000A338D">
        <w:t xml:space="preserve"> são as variáveis de controle, </w:t>
      </w:r>
      <w:r w:rsidR="0092095F" w:rsidRPr="000A338D">
        <w:rPr>
          <w:i/>
          <w:iCs/>
        </w:rPr>
        <w:t>μᵢ</w:t>
      </w:r>
      <w:r w:rsidR="0092095F" w:rsidRPr="000A338D">
        <w:t xml:space="preserve"> são efeitos fixos municipais e </w:t>
      </w:r>
      <w:r w:rsidR="0092095F" w:rsidRPr="000A338D">
        <w:rPr>
          <w:i/>
          <w:iCs/>
        </w:rPr>
        <w:t>λ</w:t>
      </w:r>
      <w:r w:rsidR="0092095F" w:rsidRPr="000A338D">
        <w:rPr>
          <w:rFonts w:ascii="Cambria Math" w:hAnsi="Cambria Math" w:cs="Cambria Math"/>
          <w:i/>
          <w:iCs/>
        </w:rPr>
        <w:t>ₜ</w:t>
      </w:r>
      <w:r w:rsidR="0092095F" w:rsidRPr="000A338D">
        <w:t xml:space="preserve"> s</w:t>
      </w:r>
      <w:r w:rsidR="0092095F" w:rsidRPr="000A338D">
        <w:rPr>
          <w:rFonts w:cs="Arial"/>
        </w:rPr>
        <w:t>ã</w:t>
      </w:r>
      <w:r w:rsidR="0092095F" w:rsidRPr="000A338D">
        <w:t>o efeitos fixos temporais.</w:t>
      </w:r>
    </w:p>
    <w:p w14:paraId="2825F144" w14:textId="77777777" w:rsidR="0092095F" w:rsidRPr="000A338D" w:rsidRDefault="0092095F" w:rsidP="0092095F">
      <w:r w:rsidRPr="000A338D">
        <w:t>É desenvolvido um método de análise posicional onde o município de maior valor escalar recebe índice 1, o de menor valor recebe índice 0, e os demais recebem valores condizentes com seu posicionamento no ranking, permitindo identificar se um município melhorou ou piorou sua posição relativa ao longo do tempo.</w:t>
      </w:r>
    </w:p>
    <w:p w14:paraId="52A58E07" w14:textId="77777777" w:rsidR="0092095F" w:rsidRPr="000A338D" w:rsidRDefault="0092095F" w:rsidP="0092095F">
      <w:r w:rsidRPr="000A338D">
        <w:t xml:space="preserve">O segundo nível, da Intervenção Causal, tem como objetivos estimar efeitos causais de melhorias em SA sobre </w:t>
      </w:r>
      <w:proofErr w:type="spellStart"/>
      <w:r w:rsidRPr="000A338D">
        <w:t>DRSAI</w:t>
      </w:r>
      <w:proofErr w:type="spellEnd"/>
      <w:r w:rsidRPr="000A338D">
        <w:t xml:space="preserve">, controlar para </w:t>
      </w:r>
      <w:proofErr w:type="spellStart"/>
      <w:r w:rsidRPr="000A338D">
        <w:t>confundidores</w:t>
      </w:r>
      <w:proofErr w:type="spellEnd"/>
      <w:r w:rsidRPr="000A338D">
        <w:t xml:space="preserve"> através de métodos </w:t>
      </w:r>
      <w:proofErr w:type="spellStart"/>
      <w:r w:rsidRPr="000A338D">
        <w:t>quasi</w:t>
      </w:r>
      <w:proofErr w:type="spellEnd"/>
      <w:r w:rsidRPr="000A338D">
        <w:t>-experimentais, e quantificar a magnitude dos efeitos causais e sua moderação por renda municipal.</w:t>
      </w:r>
    </w:p>
    <w:p w14:paraId="34467198" w14:textId="0E1AEC02" w:rsidR="0092095F" w:rsidRPr="000A338D" w:rsidRDefault="0092095F" w:rsidP="0092095F">
      <w:pPr>
        <w:rPr>
          <w:i/>
          <w:iCs/>
        </w:rPr>
      </w:pPr>
      <w:r w:rsidRPr="000A338D">
        <w:t xml:space="preserve">A principal estratégia de identificação causal é o </w:t>
      </w:r>
      <w:proofErr w:type="spellStart"/>
      <w:r w:rsidRPr="000A338D">
        <w:rPr>
          <w:i/>
          <w:iCs/>
        </w:rPr>
        <w:t>Propensity</w:t>
      </w:r>
      <w:proofErr w:type="spellEnd"/>
      <w:r w:rsidRPr="000A338D">
        <w:rPr>
          <w:i/>
          <w:iCs/>
        </w:rPr>
        <w:t xml:space="preserve"> Score </w:t>
      </w:r>
      <w:proofErr w:type="spellStart"/>
      <w:r w:rsidRPr="000A338D">
        <w:rPr>
          <w:i/>
          <w:iCs/>
        </w:rPr>
        <w:t>Matching</w:t>
      </w:r>
      <w:proofErr w:type="spellEnd"/>
      <w:r w:rsidRPr="000A338D">
        <w:t xml:space="preserve"> (PSM), técnica que cria grupos de tratamento e controle comparáveis baseados na probabilidade de receber tratamento. O método envolve cinco etapas: estimação do escore de propensão através de modelo logístico; verificação de suporte comum; pareamento por vizinhos mais próximos com </w:t>
      </w:r>
      <w:proofErr w:type="spellStart"/>
      <w:r w:rsidRPr="000A338D">
        <w:rPr>
          <w:i/>
          <w:iCs/>
        </w:rPr>
        <w:t>caliper</w:t>
      </w:r>
      <w:proofErr w:type="spellEnd"/>
      <w:r w:rsidRPr="000A338D">
        <w:t xml:space="preserve">; verificação de balanceamento das covariáveis; e estimação do </w:t>
      </w:r>
      <w:proofErr w:type="spellStart"/>
      <w:r w:rsidRPr="000A338D">
        <w:rPr>
          <w:i/>
          <w:iCs/>
        </w:rPr>
        <w:t>Average</w:t>
      </w:r>
      <w:proofErr w:type="spellEnd"/>
      <w:r w:rsidRPr="000A338D">
        <w:rPr>
          <w:i/>
          <w:iCs/>
        </w:rPr>
        <w:t xml:space="preserve"> </w:t>
      </w:r>
      <w:proofErr w:type="spellStart"/>
      <w:r w:rsidRPr="000A338D">
        <w:rPr>
          <w:i/>
          <w:iCs/>
        </w:rPr>
        <w:t>Treatment</w:t>
      </w:r>
      <w:proofErr w:type="spellEnd"/>
      <w:r w:rsidRPr="000A338D">
        <w:rPr>
          <w:i/>
          <w:iCs/>
        </w:rPr>
        <w:t xml:space="preserve"> </w:t>
      </w:r>
      <w:proofErr w:type="spellStart"/>
      <w:r w:rsidRPr="000A338D">
        <w:rPr>
          <w:i/>
          <w:iCs/>
        </w:rPr>
        <w:t>Effect</w:t>
      </w:r>
      <w:proofErr w:type="spellEnd"/>
      <w:r w:rsidRPr="000A338D">
        <w:rPr>
          <w:i/>
          <w:iCs/>
        </w:rPr>
        <w:t xml:space="preserve"> </w:t>
      </w:r>
      <w:r w:rsidRPr="000A338D">
        <w:t>(</w:t>
      </w:r>
      <w:proofErr w:type="gramStart"/>
      <w:r w:rsidRPr="000A338D">
        <w:t>ATE</w:t>
      </w:r>
      <w:proofErr w:type="gramEnd"/>
      <w:r w:rsidRPr="000A338D">
        <w:t>)</w:t>
      </w:r>
      <w:r w:rsidRPr="000A338D">
        <w:rPr>
          <w:i/>
          <w:iCs/>
        </w:rPr>
        <w:t>.</w:t>
      </w:r>
    </w:p>
    <w:p w14:paraId="0D809FE6" w14:textId="77777777" w:rsidR="0092095F" w:rsidRPr="000A338D" w:rsidRDefault="0092095F" w:rsidP="0092095F">
      <w:r w:rsidRPr="000A338D">
        <w:t xml:space="preserve">O tratamento é definido como municípios que apresentaram melhorias substanciais em SA, com controles selecionados através de pareamento por características contextuais observáveis incluindo PIB </w:t>
      </w:r>
      <w:r w:rsidRPr="000A338D">
        <w:rPr>
          <w:i/>
          <w:iCs/>
        </w:rPr>
        <w:t>per capita</w:t>
      </w:r>
      <w:r w:rsidRPr="000A338D">
        <w:t>, densidade demográfica, região administrativa e características climáticas.</w:t>
      </w:r>
    </w:p>
    <w:p w14:paraId="1A82FF91" w14:textId="6EA7D0EA" w:rsidR="0092095F" w:rsidRPr="000A338D" w:rsidRDefault="0092095F" w:rsidP="0092095F">
      <w:r w:rsidRPr="000A338D">
        <w:t xml:space="preserve">Complementarmente, é empregado o método </w:t>
      </w:r>
      <w:proofErr w:type="spellStart"/>
      <w:r w:rsidRPr="000A338D">
        <w:rPr>
          <w:i/>
          <w:iCs/>
        </w:rPr>
        <w:t>Difference</w:t>
      </w:r>
      <w:proofErr w:type="spellEnd"/>
      <w:r w:rsidRPr="000A338D">
        <w:rPr>
          <w:i/>
          <w:iCs/>
        </w:rPr>
        <w:t>-</w:t>
      </w:r>
      <w:proofErr w:type="spellStart"/>
      <w:r w:rsidRPr="000A338D">
        <w:rPr>
          <w:i/>
          <w:iCs/>
        </w:rPr>
        <w:t>in-Differences</w:t>
      </w:r>
      <w:proofErr w:type="spellEnd"/>
      <w:r w:rsidRPr="000A338D">
        <w:t xml:space="preserve"> (</w:t>
      </w:r>
      <w:proofErr w:type="spellStart"/>
      <w:r w:rsidRPr="000A338D">
        <w:t>DiD</w:t>
      </w:r>
      <w:proofErr w:type="spellEnd"/>
      <w:r w:rsidRPr="000A338D">
        <w:t xml:space="preserve">) que explora variação temporal em tratamentos para identificar efeitos causais. Utiliza-se uma adaptação da técnica para analisar se municípios que tiveram melhorias em indicadores de SA também apresentaram melhorias em indicadores de </w:t>
      </w:r>
      <w:proofErr w:type="spellStart"/>
      <w:r w:rsidRPr="000A338D">
        <w:t>DRSAI</w:t>
      </w:r>
      <w:proofErr w:type="spellEnd"/>
      <w:r w:rsidRPr="000A338D">
        <w:t>, seguindo o modelo</w:t>
      </w:r>
      <w:r w:rsidR="00DF2DFE" w:rsidRPr="000A338D">
        <w:t>:</w:t>
      </w:r>
    </w:p>
    <w:p w14:paraId="0C474696" w14:textId="77777777" w:rsidR="00DF2DFE" w:rsidRPr="000A338D" w:rsidRDefault="00DF2DFE" w:rsidP="0092095F"/>
    <w:p w14:paraId="2EB462CD" w14:textId="2692481C" w:rsidR="00DF2DFE" w:rsidRPr="000A338D" w:rsidRDefault="00DF2DFE" w:rsidP="0092095F">
      <m:oMathPara>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 xml:space="preserve"> = αᵢ + λₜ + δ(Tratado_i × Pós_t) + β</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εᵢₜ.</m:t>
          </m:r>
        </m:oMath>
      </m:oMathPara>
    </w:p>
    <w:p w14:paraId="64E1E9C5" w14:textId="77777777" w:rsidR="00DF2DFE" w:rsidRPr="000A338D" w:rsidRDefault="00DF2DFE" w:rsidP="0092095F">
      <w:pPr>
        <w:rPr>
          <w:i/>
          <w:iCs/>
        </w:rPr>
      </w:pPr>
    </w:p>
    <w:p w14:paraId="2E931C51" w14:textId="77777777" w:rsidR="0092095F" w:rsidRPr="000A338D" w:rsidRDefault="0092095F" w:rsidP="0092095F">
      <w:r w:rsidRPr="000A338D">
        <w:t xml:space="preserve">O evento de tratamento é identificado através de melhorias nos índices de saneamento, com análise de períodos </w:t>
      </w:r>
      <w:proofErr w:type="spellStart"/>
      <w:r w:rsidRPr="000A338D">
        <w:t>pré</w:t>
      </w:r>
      <w:proofErr w:type="spellEnd"/>
      <w:r w:rsidRPr="000A338D">
        <w:t xml:space="preserve"> e pós-tratamento. O método inclui testes de tendências paralelas e análises de estudos de caso para validação das suposições.</w:t>
      </w:r>
    </w:p>
    <w:p w14:paraId="5D3EEB76" w14:textId="77777777" w:rsidR="0092095F" w:rsidRPr="000A338D" w:rsidRDefault="0092095F" w:rsidP="0092095F">
      <w:pPr>
        <w:ind w:firstLine="0"/>
      </w:pPr>
    </w:p>
    <w:p w14:paraId="0B465D96" w14:textId="44573BC8" w:rsidR="0092095F" w:rsidRPr="000A338D" w:rsidRDefault="0092095F" w:rsidP="00183625">
      <w:pPr>
        <w:pStyle w:val="Ttulo2"/>
      </w:pPr>
      <w:bookmarkStart w:id="123" w:name="_Toc211342505"/>
      <w:r w:rsidRPr="000A338D">
        <w:t>cONTROLE DE FATORES CONTEXTUAIS E VALIDAÇÃO</w:t>
      </w:r>
      <w:bookmarkEnd w:id="123"/>
    </w:p>
    <w:p w14:paraId="66A4B0CD" w14:textId="77777777" w:rsidR="0092095F" w:rsidRPr="000A338D" w:rsidRDefault="0092095F" w:rsidP="0092095F"/>
    <w:p w14:paraId="722CC252" w14:textId="6B33E1FA" w:rsidR="0092095F" w:rsidRPr="000A338D" w:rsidRDefault="0092095F" w:rsidP="0092095F">
      <w:r w:rsidRPr="000A338D">
        <w:t xml:space="preserve">Reconhecendo a complexidade apontada por Santos (2006) e Varela (2022), onde fatores como nível educacional, renda familiar, chuvas sazonais, temperatura, umidade e densidade demográfica influenciam a incidência de </w:t>
      </w:r>
      <w:proofErr w:type="spellStart"/>
      <w:r w:rsidRPr="000A338D">
        <w:t>DRSAI</w:t>
      </w:r>
      <w:proofErr w:type="spellEnd"/>
      <w:r w:rsidRPr="000A338D">
        <w:t>, a metodologia implementa estratégia de controle multidimensional. O controle temporal é realizado através de efeitos fixos anuais para controlar choques temporais comuns e sazonalidade das doenças relacionadas ao saneamento.</w:t>
      </w:r>
    </w:p>
    <w:p w14:paraId="4F113C84" w14:textId="49177794" w:rsidR="0092095F" w:rsidRPr="000A338D" w:rsidRDefault="0092095F" w:rsidP="0092095F">
      <w:r w:rsidRPr="000A338D">
        <w:t xml:space="preserve">O controle espacial utiliza efeitos fixos municipais para características invariantes no tempo e controle por região administrativa para capturar heterogeneidade geográfica do Paraná. O controle socioeconômico emprega PIB </w:t>
      </w:r>
      <w:r w:rsidRPr="000A338D">
        <w:rPr>
          <w:i/>
          <w:iCs/>
        </w:rPr>
        <w:t>per capita</w:t>
      </w:r>
      <w:r w:rsidRPr="000A338D">
        <w:t xml:space="preserve"> como principal </w:t>
      </w:r>
      <w:proofErr w:type="spellStart"/>
      <w:r w:rsidRPr="000A338D">
        <w:t>confundidor</w:t>
      </w:r>
      <w:proofErr w:type="spellEnd"/>
      <w:r w:rsidRPr="000A338D">
        <w:t xml:space="preserve"> socioeconômico, complementado por taxa de urbanização e densidade demográfica. O controle climático incorpora precipitação anual para capturar os efeitos das chuvas sazonais identificados por Varela (2022) como fatores significativos na incidência de dengue e leptospirose.</w:t>
      </w:r>
    </w:p>
    <w:p w14:paraId="281DF245" w14:textId="2D69EB11" w:rsidR="0092095F" w:rsidRPr="000A338D" w:rsidRDefault="0092095F" w:rsidP="0092095F">
      <w:r w:rsidRPr="000A338D">
        <w:t xml:space="preserve">Os procedimentos de validação e robustez incluem múltiplas estratégias para garantir a confiabilidade das inferências causais. Os testes de robustez empregam especificações alternativas com diferentes formas funcionais e definições de tratamento, amostras alternativas através da exclusão de </w:t>
      </w:r>
      <w:r w:rsidRPr="000A338D">
        <w:rPr>
          <w:i/>
          <w:iCs/>
        </w:rPr>
        <w:t>outliers</w:t>
      </w:r>
      <w:r w:rsidRPr="000A338D">
        <w:t xml:space="preserve"> e análise de subperíodos, e variáveis dependentes alternativas utilizando diferentes definições e agregações de </w:t>
      </w:r>
      <w:proofErr w:type="spellStart"/>
      <w:r w:rsidRPr="000A338D">
        <w:t>DRSAI</w:t>
      </w:r>
      <w:proofErr w:type="spellEnd"/>
      <w:r w:rsidRPr="000A338D">
        <w:t>.</w:t>
      </w:r>
    </w:p>
    <w:p w14:paraId="66473515" w14:textId="45A9C92B" w:rsidR="0092095F" w:rsidRPr="000A338D" w:rsidRDefault="0092095F" w:rsidP="0092095F">
      <w:r w:rsidRPr="000A338D">
        <w:t xml:space="preserve">Os testes de falsificação aplicam os métodos em períodos </w:t>
      </w:r>
      <w:r w:rsidR="00462E22" w:rsidRPr="000A338D">
        <w:t>em que</w:t>
      </w:r>
      <w:r w:rsidRPr="000A338D">
        <w:t xml:space="preserve"> não deveria haver efeito causal (placebo temporal) e analisam doenças não relacionadas ao saneamento (variáveis dependentes placebo). A análise de sensibilidade investiga </w:t>
      </w:r>
      <w:proofErr w:type="spellStart"/>
      <w:r w:rsidRPr="000A338D">
        <w:t>confundidores</w:t>
      </w:r>
      <w:proofErr w:type="spellEnd"/>
      <w:r w:rsidRPr="000A338D">
        <w:t xml:space="preserve"> não-observados através de análise de </w:t>
      </w:r>
      <w:proofErr w:type="spellStart"/>
      <w:r w:rsidRPr="000A338D">
        <w:rPr>
          <w:i/>
          <w:iCs/>
        </w:rPr>
        <w:t>bounds</w:t>
      </w:r>
      <w:proofErr w:type="spellEnd"/>
      <w:r w:rsidRPr="000A338D">
        <w:t xml:space="preserve"> para avaliar robustez a variáveis omitidas e examina violações de suposições através do relaxamento de suposições dos métodos causais.</w:t>
      </w:r>
    </w:p>
    <w:p w14:paraId="237A2F3F" w14:textId="77777777" w:rsidR="0092095F" w:rsidRPr="000A338D" w:rsidRDefault="0092095F" w:rsidP="0092095F">
      <w:pPr>
        <w:ind w:firstLine="0"/>
      </w:pPr>
    </w:p>
    <w:p w14:paraId="16C42313" w14:textId="24495E92" w:rsidR="00183625" w:rsidRPr="000A338D" w:rsidRDefault="0092095F" w:rsidP="00183625">
      <w:pPr>
        <w:pStyle w:val="Ttulo2"/>
      </w:pPr>
      <w:bookmarkStart w:id="124" w:name="_Toc211342506"/>
      <w:r w:rsidRPr="000A338D">
        <w:lastRenderedPageBreak/>
        <w:t>iNTEGRAÇÃO METODOLÓGICA E PRODUTOS ESPERADOS</w:t>
      </w:r>
      <w:bookmarkEnd w:id="124"/>
    </w:p>
    <w:p w14:paraId="62CE89F1" w14:textId="77777777" w:rsidR="0092095F" w:rsidRPr="000A338D" w:rsidRDefault="0092095F" w:rsidP="0092095F"/>
    <w:p w14:paraId="65DF2D49" w14:textId="77777777" w:rsidR="0092095F" w:rsidRPr="000A338D" w:rsidRDefault="0092095F" w:rsidP="0092095F">
      <w:r w:rsidRPr="000A338D">
        <w:t>A progressão entre os dois níveis segue lógica cumulativa onde cada nível informa e valida o seguinte. As correlações e padrões identificados no primeiro nível orientam a especificação de modelos causais no segundo nível, incluindo definição de tratamentos e seleção de controles.</w:t>
      </w:r>
    </w:p>
    <w:p w14:paraId="21CDCF73" w14:textId="2E39437F" w:rsidR="0092095F" w:rsidRPr="000A338D" w:rsidRDefault="0092095F" w:rsidP="0092095F">
      <w:r w:rsidRPr="000A338D">
        <w:t xml:space="preserve">A validação cruzada entre PSM e </w:t>
      </w:r>
      <w:proofErr w:type="spellStart"/>
      <w:r w:rsidRPr="000A338D">
        <w:t>DiD</w:t>
      </w:r>
      <w:proofErr w:type="spellEnd"/>
      <w:r w:rsidRPr="000A338D">
        <w:t xml:space="preserve"> permite triangulação metodológica, com análise de moderação integrada em ambos os métodos. Os resultados dos dois níveis são sintetizados em discussão que considera consistência entre métodos, limitações da abordagem simplificada, e implicações práticas para políticas públicas.</w:t>
      </w:r>
    </w:p>
    <w:p w14:paraId="7D8004BD" w14:textId="77777777" w:rsidR="0092095F" w:rsidRPr="000A338D" w:rsidRDefault="0092095F" w:rsidP="0092095F">
      <w:r w:rsidRPr="000A338D">
        <w:t>Esta estrutura metodológica focada nos dois primeiros níveis da causalidade busca oferecer progressão lógica, rigor científico e relevância prática, produzindo evidência causal dentro de escopo exequível para orientar políticas públicas de saneamento no estado do Paraná.</w:t>
      </w:r>
    </w:p>
    <w:p w14:paraId="3978E7D3" w14:textId="77777777" w:rsidR="0092095F" w:rsidRPr="000A338D" w:rsidRDefault="0092095F" w:rsidP="0092095F">
      <w:r w:rsidRPr="000A338D">
        <w:t>A abordagem reconhece a complexidade inerente às relações causais sem comprometer a qualidade da inferência científica, oferecendo contribuições tanto para o avanço do conhecimento acadêmico quanto para a formulação de políticas baseadas em evidências.</w:t>
      </w:r>
    </w:p>
    <w:p w14:paraId="6C68E21B" w14:textId="542CBFFA" w:rsidR="00704E32" w:rsidRPr="000A338D" w:rsidRDefault="0092095F" w:rsidP="00941E22">
      <w:r w:rsidRPr="000A338D">
        <w:t>Os produtos esperados incluem estimativas quantitativas dos efeitos causais do saneamento sobre a saúde, identificação de municípios e populações prioritárias para intervenções, e framework metodológico replicável para outros contextos regionais brasileiros.</w:t>
      </w:r>
    </w:p>
    <w:p w14:paraId="68592ED0" w14:textId="77777777" w:rsidR="00987034" w:rsidRPr="000A338D" w:rsidRDefault="00987034">
      <w:pPr>
        <w:rPr>
          <w:rFonts w:eastAsiaTheme="majorEastAsia" w:cstheme="majorBidi"/>
          <w:b/>
          <w:caps/>
          <w:szCs w:val="32"/>
        </w:rPr>
      </w:pPr>
      <w:bookmarkStart w:id="125" w:name="_Toc211342507"/>
      <w:r w:rsidRPr="000A338D">
        <w:br w:type="page"/>
      </w:r>
    </w:p>
    <w:p w14:paraId="22E60C7E" w14:textId="67FCCD34" w:rsidR="00E61D9D" w:rsidRPr="000A338D" w:rsidRDefault="00E61D9D" w:rsidP="00E61D9D">
      <w:pPr>
        <w:pStyle w:val="Ttulo1"/>
      </w:pPr>
      <w:r w:rsidRPr="000A338D">
        <w:lastRenderedPageBreak/>
        <w:t>cronograma</w:t>
      </w:r>
      <w:bookmarkEnd w:id="125"/>
    </w:p>
    <w:tbl>
      <w:tblPr>
        <w:tblStyle w:val="SimplesTabela2"/>
        <w:tblW w:w="0" w:type="auto"/>
        <w:tblLook w:val="04A0" w:firstRow="1" w:lastRow="0" w:firstColumn="1" w:lastColumn="0" w:noHBand="0" w:noVBand="1"/>
      </w:tblPr>
      <w:tblGrid>
        <w:gridCol w:w="2127"/>
        <w:gridCol w:w="6651"/>
      </w:tblGrid>
      <w:tr w:rsidR="00E61D9D" w:rsidRPr="000A338D" w14:paraId="29EEEDBB" w14:textId="77777777" w:rsidTr="00E61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EC6D420" w14:textId="1C1C2632" w:rsidR="00E61D9D" w:rsidRPr="000A338D" w:rsidRDefault="00E61D9D" w:rsidP="00E61D9D">
            <w:pPr>
              <w:ind w:right="318" w:firstLine="0"/>
            </w:pPr>
            <w:r w:rsidRPr="000A338D">
              <w:rPr>
                <w:rFonts w:cs="Arial"/>
                <w:sz w:val="20"/>
                <w:szCs w:val="20"/>
              </w:rPr>
              <w:t>Período</w:t>
            </w:r>
          </w:p>
        </w:tc>
        <w:tc>
          <w:tcPr>
            <w:tcW w:w="6651" w:type="dxa"/>
          </w:tcPr>
          <w:p w14:paraId="4CC48353" w14:textId="7EF21285" w:rsidR="00E61D9D" w:rsidRPr="000A338D" w:rsidRDefault="00E61D9D" w:rsidP="00E61D9D">
            <w:pPr>
              <w:ind w:firstLine="0"/>
              <w:cnfStyle w:val="100000000000" w:firstRow="1" w:lastRow="0" w:firstColumn="0" w:lastColumn="0" w:oddVBand="0" w:evenVBand="0" w:oddHBand="0" w:evenHBand="0" w:firstRowFirstColumn="0" w:firstRowLastColumn="0" w:lastRowFirstColumn="0" w:lastRowLastColumn="0"/>
            </w:pPr>
            <w:r w:rsidRPr="000A338D">
              <w:rPr>
                <w:rFonts w:cs="Arial"/>
                <w:sz w:val="20"/>
                <w:szCs w:val="20"/>
              </w:rPr>
              <w:t>Atividades Principais</w:t>
            </w:r>
          </w:p>
        </w:tc>
      </w:tr>
      <w:tr w:rsidR="00E61D9D" w:rsidRPr="000A338D" w14:paraId="0C918104"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017C811" w14:textId="4F73F136" w:rsidR="00E61D9D" w:rsidRPr="000A338D" w:rsidRDefault="00E61D9D" w:rsidP="00E61D9D">
            <w:pPr>
              <w:ind w:right="-110" w:firstLine="0"/>
            </w:pPr>
            <w:proofErr w:type="spellStart"/>
            <w:r w:rsidRPr="000A338D">
              <w:rPr>
                <w:rFonts w:cs="Arial"/>
                <w:sz w:val="20"/>
                <w:szCs w:val="20"/>
              </w:rPr>
              <w:t>Nov</w:t>
            </w:r>
            <w:proofErr w:type="spellEnd"/>
            <w:r w:rsidRPr="000A338D">
              <w:rPr>
                <w:rFonts w:cs="Arial"/>
                <w:sz w:val="20"/>
                <w:szCs w:val="20"/>
              </w:rPr>
              <w:t>/2025-Jan/2026 (T</w:t>
            </w:r>
            <w:r w:rsidR="00941E22" w:rsidRPr="000A338D">
              <w:rPr>
                <w:rFonts w:cs="Arial"/>
                <w:sz w:val="20"/>
                <w:szCs w:val="20"/>
              </w:rPr>
              <w:t>1</w:t>
            </w:r>
            <w:r w:rsidRPr="000A338D">
              <w:rPr>
                <w:rFonts w:cs="Arial"/>
                <w:sz w:val="20"/>
                <w:szCs w:val="20"/>
              </w:rPr>
              <w:t>)</w:t>
            </w:r>
          </w:p>
        </w:tc>
        <w:tc>
          <w:tcPr>
            <w:tcW w:w="6651" w:type="dxa"/>
          </w:tcPr>
          <w:p w14:paraId="2B62E900" w14:textId="3F927289" w:rsidR="00E61D9D" w:rsidRPr="000A338D" w:rsidRDefault="00D9499E"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C</w:t>
            </w:r>
            <w:r w:rsidR="00E61D9D" w:rsidRPr="000A338D">
              <w:rPr>
                <w:rFonts w:cs="Arial"/>
                <w:sz w:val="20"/>
                <w:szCs w:val="20"/>
              </w:rPr>
              <w:t>:</w:t>
            </w:r>
            <w:r w:rsidR="001A2C87">
              <w:rPr>
                <w:rFonts w:cs="Arial"/>
                <w:sz w:val="20"/>
                <w:szCs w:val="20"/>
              </w:rPr>
              <w:t xml:space="preserve"> </w:t>
            </w:r>
            <w:r w:rsidRPr="000A338D">
              <w:rPr>
                <w:rFonts w:cs="Arial"/>
                <w:sz w:val="20"/>
                <w:szCs w:val="20"/>
              </w:rPr>
              <w:t xml:space="preserve">Finalização da coleta e organização de todos os dados (SNIS, </w:t>
            </w:r>
            <w:proofErr w:type="gramStart"/>
            <w:r w:rsidRPr="000A338D">
              <w:rPr>
                <w:rFonts w:cs="Arial"/>
                <w:sz w:val="20"/>
                <w:szCs w:val="20"/>
              </w:rPr>
              <w:t>DATASUS, etc.</w:t>
            </w:r>
            <w:proofErr w:type="gramEnd"/>
            <w:r w:rsidRPr="000A338D">
              <w:rPr>
                <w:rFonts w:cs="Arial"/>
                <w:sz w:val="20"/>
                <w:szCs w:val="20"/>
              </w:rPr>
              <w:t>).</w:t>
            </w:r>
            <w:r w:rsidR="00E61D9D" w:rsidRPr="000A338D">
              <w:rPr>
                <w:rFonts w:cs="Arial"/>
                <w:sz w:val="20"/>
                <w:szCs w:val="20"/>
              </w:rPr>
              <w:t xml:space="preserve"> </w:t>
            </w:r>
            <w:proofErr w:type="spellStart"/>
            <w:r w:rsidR="00E61D9D" w:rsidRPr="000A338D">
              <w:rPr>
                <w:rFonts w:cs="Arial"/>
                <w:sz w:val="20"/>
                <w:szCs w:val="20"/>
              </w:rPr>
              <w:t>An</w:t>
            </w:r>
            <w:proofErr w:type="spellEnd"/>
            <w:r w:rsidR="00E61D9D" w:rsidRPr="000A338D">
              <w:rPr>
                <w:rFonts w:cs="Arial"/>
                <w:sz w:val="20"/>
                <w:szCs w:val="20"/>
              </w:rPr>
              <w:t xml:space="preserve">: </w:t>
            </w:r>
            <w:r w:rsidRPr="000A338D">
              <w:rPr>
                <w:rFonts w:cs="Arial"/>
                <w:sz w:val="20"/>
                <w:szCs w:val="20"/>
              </w:rPr>
              <w:t xml:space="preserve">análise descritiva e exploratória dos dados para </w:t>
            </w:r>
            <w:r w:rsidR="000A338D" w:rsidRPr="000A338D">
              <w:rPr>
                <w:rFonts w:cs="Arial"/>
                <w:sz w:val="20"/>
                <w:szCs w:val="20"/>
              </w:rPr>
              <w:t>o capítulo do primeiro nível</w:t>
            </w:r>
            <w:r w:rsidR="00E61D9D" w:rsidRPr="000A338D">
              <w:rPr>
                <w:rFonts w:cs="Arial"/>
                <w:sz w:val="20"/>
                <w:szCs w:val="20"/>
              </w:rPr>
              <w:t xml:space="preserve">. E: Escrita da primeira versão completa </w:t>
            </w:r>
            <w:r w:rsidRPr="000A338D">
              <w:rPr>
                <w:rFonts w:cs="Arial"/>
                <w:sz w:val="20"/>
                <w:szCs w:val="20"/>
              </w:rPr>
              <w:t>d</w:t>
            </w:r>
            <w:r w:rsidR="000A338D" w:rsidRPr="000A338D">
              <w:rPr>
                <w:rFonts w:cs="Arial"/>
                <w:sz w:val="20"/>
                <w:szCs w:val="20"/>
              </w:rPr>
              <w:t>o capítulo do primeiro nível</w:t>
            </w:r>
            <w:r w:rsidR="00E61D9D" w:rsidRPr="000A338D">
              <w:rPr>
                <w:rFonts w:cs="Arial"/>
                <w:sz w:val="20"/>
                <w:szCs w:val="20"/>
              </w:rPr>
              <w:t>.</w:t>
            </w:r>
          </w:p>
        </w:tc>
      </w:tr>
      <w:tr w:rsidR="00E61D9D" w:rsidRPr="000A338D" w14:paraId="25060BC8" w14:textId="77777777" w:rsidTr="00E61D9D">
        <w:tc>
          <w:tcPr>
            <w:cnfStyle w:val="001000000000" w:firstRow="0" w:lastRow="0" w:firstColumn="1" w:lastColumn="0" w:oddVBand="0" w:evenVBand="0" w:oddHBand="0" w:evenHBand="0" w:firstRowFirstColumn="0" w:firstRowLastColumn="0" w:lastRowFirstColumn="0" w:lastRowLastColumn="0"/>
            <w:tcW w:w="2127" w:type="dxa"/>
          </w:tcPr>
          <w:p w14:paraId="450F39AA" w14:textId="59AE4691" w:rsidR="00E61D9D" w:rsidRPr="000A338D" w:rsidRDefault="00E61D9D" w:rsidP="00E61D9D">
            <w:pPr>
              <w:ind w:firstLine="0"/>
            </w:pPr>
            <w:proofErr w:type="spellStart"/>
            <w:r w:rsidRPr="000A338D">
              <w:rPr>
                <w:rFonts w:cs="Arial"/>
                <w:sz w:val="20"/>
                <w:szCs w:val="20"/>
              </w:rPr>
              <w:t>Fev-Abr</w:t>
            </w:r>
            <w:proofErr w:type="spellEnd"/>
            <w:r w:rsidRPr="000A338D">
              <w:rPr>
                <w:rFonts w:cs="Arial"/>
                <w:sz w:val="20"/>
                <w:szCs w:val="20"/>
              </w:rPr>
              <w:t>/2026 (T</w:t>
            </w:r>
            <w:r w:rsidR="00941E22" w:rsidRPr="000A338D">
              <w:rPr>
                <w:rFonts w:cs="Arial"/>
                <w:sz w:val="20"/>
                <w:szCs w:val="20"/>
              </w:rPr>
              <w:t>2</w:t>
            </w:r>
            <w:r w:rsidRPr="000A338D">
              <w:rPr>
                <w:rFonts w:cs="Arial"/>
                <w:sz w:val="20"/>
                <w:szCs w:val="20"/>
              </w:rPr>
              <w:t>)</w:t>
            </w:r>
          </w:p>
        </w:tc>
        <w:tc>
          <w:tcPr>
            <w:tcW w:w="6651" w:type="dxa"/>
          </w:tcPr>
          <w:p w14:paraId="742405F9" w14:textId="638E2B12" w:rsidR="00E61D9D" w:rsidRPr="000A338D" w:rsidRDefault="00D9499E" w:rsidP="00E61D9D">
            <w:pPr>
              <w:ind w:firstLine="0"/>
              <w:cnfStyle w:val="000000000000" w:firstRow="0" w:lastRow="0" w:firstColumn="0" w:lastColumn="0" w:oddVBand="0" w:evenVBand="0" w:oddHBand="0" w:evenHBand="0" w:firstRowFirstColumn="0" w:firstRowLastColumn="0" w:lastRowFirstColumn="0" w:lastRowLastColumn="0"/>
            </w:pPr>
            <w:proofErr w:type="spellStart"/>
            <w:r w:rsidRPr="000A338D">
              <w:rPr>
                <w:rFonts w:cs="Arial"/>
                <w:sz w:val="20"/>
                <w:szCs w:val="20"/>
              </w:rPr>
              <w:t>An</w:t>
            </w:r>
            <w:proofErr w:type="spellEnd"/>
            <w:r w:rsidR="00E61D9D" w:rsidRPr="000A338D">
              <w:rPr>
                <w:rFonts w:cs="Arial"/>
                <w:sz w:val="20"/>
                <w:szCs w:val="20"/>
              </w:rPr>
              <w:t xml:space="preserve">: </w:t>
            </w:r>
            <w:r w:rsidRPr="000A338D">
              <w:rPr>
                <w:rFonts w:cs="Arial"/>
                <w:sz w:val="20"/>
                <w:szCs w:val="20"/>
              </w:rPr>
              <w:t>Produção do código de análise</w:t>
            </w:r>
            <w:r w:rsidR="000A338D" w:rsidRPr="000A338D">
              <w:rPr>
                <w:rFonts w:cs="Arial"/>
                <w:sz w:val="20"/>
                <w:szCs w:val="20"/>
              </w:rPr>
              <w:t xml:space="preserve"> do segundo nível</w:t>
            </w:r>
            <w:r w:rsidRPr="000A338D">
              <w:rPr>
                <w:rFonts w:cs="Arial"/>
                <w:sz w:val="20"/>
                <w:szCs w:val="20"/>
              </w:rPr>
              <w:t xml:space="preserve"> para o caso específico da tese</w:t>
            </w:r>
            <w:r w:rsidR="00E61D9D" w:rsidRPr="000A338D">
              <w:rPr>
                <w:rFonts w:cs="Arial"/>
                <w:sz w:val="20"/>
                <w:szCs w:val="20"/>
              </w:rPr>
              <w:t xml:space="preserve">. </w:t>
            </w:r>
            <w:r w:rsidRPr="000A338D">
              <w:rPr>
                <w:rFonts w:cs="Arial"/>
                <w:sz w:val="20"/>
                <w:szCs w:val="20"/>
              </w:rPr>
              <w:t>E</w:t>
            </w:r>
            <w:r w:rsidR="00E61D9D" w:rsidRPr="000A338D">
              <w:rPr>
                <w:rFonts w:cs="Arial"/>
                <w:sz w:val="20"/>
                <w:szCs w:val="20"/>
              </w:rPr>
              <w:t xml:space="preserve">: </w:t>
            </w:r>
            <w:r w:rsidRPr="000A338D">
              <w:rPr>
                <w:rFonts w:cs="Arial"/>
                <w:sz w:val="20"/>
                <w:szCs w:val="20"/>
              </w:rPr>
              <w:t>Relato e descrição do processo de desenvolvimento</w:t>
            </w:r>
            <w:r w:rsidR="000A338D" w:rsidRPr="000A338D">
              <w:rPr>
                <w:rFonts w:cs="Arial"/>
                <w:sz w:val="20"/>
                <w:szCs w:val="20"/>
              </w:rPr>
              <w:t xml:space="preserve"> do código do segundo nível</w:t>
            </w:r>
            <w:r w:rsidR="00E61D9D" w:rsidRPr="000A338D">
              <w:rPr>
                <w:rFonts w:cs="Arial"/>
                <w:sz w:val="20"/>
                <w:szCs w:val="20"/>
              </w:rPr>
              <w:t>.</w:t>
            </w:r>
          </w:p>
        </w:tc>
      </w:tr>
      <w:tr w:rsidR="00E61D9D" w:rsidRPr="000A338D" w14:paraId="7EB2417A"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5BC4BC" w14:textId="6A4D2408" w:rsidR="00E61D9D" w:rsidRPr="000A338D" w:rsidRDefault="00E61D9D" w:rsidP="00E61D9D">
            <w:pPr>
              <w:ind w:firstLine="0"/>
            </w:pPr>
            <w:r w:rsidRPr="000A338D">
              <w:rPr>
                <w:rFonts w:cs="Arial"/>
                <w:sz w:val="20"/>
                <w:szCs w:val="20"/>
              </w:rPr>
              <w:t>Mai-Jul/2026 (T</w:t>
            </w:r>
            <w:r w:rsidR="00941E22" w:rsidRPr="000A338D">
              <w:rPr>
                <w:rFonts w:cs="Arial"/>
                <w:sz w:val="20"/>
                <w:szCs w:val="20"/>
              </w:rPr>
              <w:t>3</w:t>
            </w:r>
            <w:r w:rsidRPr="000A338D">
              <w:rPr>
                <w:rFonts w:cs="Arial"/>
                <w:sz w:val="20"/>
                <w:szCs w:val="20"/>
              </w:rPr>
              <w:t>)</w:t>
            </w:r>
          </w:p>
        </w:tc>
        <w:tc>
          <w:tcPr>
            <w:tcW w:w="6651" w:type="dxa"/>
          </w:tcPr>
          <w:p w14:paraId="02973AAA" w14:textId="54EE3C39" w:rsidR="00E61D9D" w:rsidRPr="000A338D" w:rsidRDefault="000A338D" w:rsidP="00E61D9D">
            <w:pPr>
              <w:ind w:firstLine="0"/>
              <w:cnfStyle w:val="000000100000" w:firstRow="0" w:lastRow="0" w:firstColumn="0" w:lastColumn="0" w:oddVBand="0" w:evenVBand="0" w:oddHBand="1" w:evenHBand="0" w:firstRowFirstColumn="0" w:firstRowLastColumn="0" w:lastRowFirstColumn="0" w:lastRowLastColumn="0"/>
            </w:pPr>
            <w:proofErr w:type="spellStart"/>
            <w:r w:rsidRPr="000A338D">
              <w:rPr>
                <w:rFonts w:cs="Arial"/>
                <w:sz w:val="20"/>
                <w:szCs w:val="20"/>
              </w:rPr>
              <w:t>An</w:t>
            </w:r>
            <w:proofErr w:type="spellEnd"/>
            <w:r w:rsidRPr="000A338D">
              <w:rPr>
                <w:rFonts w:cs="Arial"/>
                <w:sz w:val="20"/>
                <w:szCs w:val="20"/>
              </w:rPr>
              <w:t xml:space="preserve">: Aplicação completa dos dados na versão final do código de aplicação do segundo nível </w:t>
            </w:r>
            <w:r w:rsidR="00E61D9D" w:rsidRPr="000A338D">
              <w:rPr>
                <w:rFonts w:cs="Arial"/>
                <w:sz w:val="20"/>
                <w:szCs w:val="20"/>
              </w:rPr>
              <w:t xml:space="preserve">E: </w:t>
            </w:r>
            <w:r w:rsidRPr="000A338D">
              <w:rPr>
                <w:rFonts w:cs="Arial"/>
                <w:sz w:val="20"/>
                <w:szCs w:val="20"/>
              </w:rPr>
              <w:t>Relato e descrição do processo e resultados da aplicação do código aos dados para o segundo nível</w:t>
            </w:r>
            <w:r w:rsidR="00E61D9D" w:rsidRPr="000A338D">
              <w:rPr>
                <w:rFonts w:cs="Arial"/>
                <w:sz w:val="20"/>
                <w:szCs w:val="20"/>
              </w:rPr>
              <w:t>.</w:t>
            </w:r>
          </w:p>
        </w:tc>
      </w:tr>
      <w:tr w:rsidR="00E61D9D" w:rsidRPr="000A338D" w14:paraId="768F7559" w14:textId="77777777" w:rsidTr="00E61D9D">
        <w:tc>
          <w:tcPr>
            <w:cnfStyle w:val="001000000000" w:firstRow="0" w:lastRow="0" w:firstColumn="1" w:lastColumn="0" w:oddVBand="0" w:evenVBand="0" w:oddHBand="0" w:evenHBand="0" w:firstRowFirstColumn="0" w:firstRowLastColumn="0" w:lastRowFirstColumn="0" w:lastRowLastColumn="0"/>
            <w:tcW w:w="2127" w:type="dxa"/>
          </w:tcPr>
          <w:p w14:paraId="639A9D32" w14:textId="4DD1B2CC" w:rsidR="00E61D9D" w:rsidRPr="000A338D" w:rsidRDefault="00E61D9D" w:rsidP="00E61D9D">
            <w:pPr>
              <w:ind w:firstLine="0"/>
            </w:pPr>
            <w:proofErr w:type="spellStart"/>
            <w:r w:rsidRPr="000A338D">
              <w:rPr>
                <w:rFonts w:cs="Arial"/>
                <w:sz w:val="20"/>
                <w:szCs w:val="20"/>
              </w:rPr>
              <w:t>Ago</w:t>
            </w:r>
            <w:proofErr w:type="spellEnd"/>
            <w:r w:rsidRPr="000A338D">
              <w:rPr>
                <w:rFonts w:cs="Arial"/>
                <w:sz w:val="20"/>
                <w:szCs w:val="20"/>
              </w:rPr>
              <w:t>-Out/2026 (T</w:t>
            </w:r>
            <w:r w:rsidR="00941E22" w:rsidRPr="000A338D">
              <w:rPr>
                <w:rFonts w:cs="Arial"/>
                <w:sz w:val="20"/>
                <w:szCs w:val="20"/>
              </w:rPr>
              <w:t>4</w:t>
            </w:r>
            <w:r w:rsidRPr="000A338D">
              <w:rPr>
                <w:rFonts w:cs="Arial"/>
                <w:sz w:val="20"/>
                <w:szCs w:val="20"/>
              </w:rPr>
              <w:t>)</w:t>
            </w:r>
          </w:p>
        </w:tc>
        <w:tc>
          <w:tcPr>
            <w:tcW w:w="6651" w:type="dxa"/>
          </w:tcPr>
          <w:p w14:paraId="3D8D735C" w14:textId="6199FEDF" w:rsidR="00E61D9D" w:rsidRPr="000A338D" w:rsidRDefault="00E61D9D" w:rsidP="00E61D9D">
            <w:pPr>
              <w:ind w:firstLine="0"/>
              <w:cnfStyle w:val="000000000000" w:firstRow="0" w:lastRow="0" w:firstColumn="0" w:lastColumn="0" w:oddVBand="0" w:evenVBand="0" w:oddHBand="0" w:evenHBand="0" w:firstRowFirstColumn="0" w:firstRowLastColumn="0" w:lastRowFirstColumn="0" w:lastRowLastColumn="0"/>
            </w:pPr>
            <w:r w:rsidRPr="000A338D">
              <w:rPr>
                <w:rFonts w:cs="Arial"/>
                <w:sz w:val="20"/>
                <w:szCs w:val="20"/>
              </w:rPr>
              <w:t xml:space="preserve">E: </w:t>
            </w:r>
            <w:r w:rsidR="000A338D" w:rsidRPr="000A338D">
              <w:rPr>
                <w:rFonts w:cs="Arial"/>
                <w:sz w:val="20"/>
                <w:szCs w:val="20"/>
              </w:rPr>
              <w:t>Revisão dos resultados encontrados nos dois níveis e conclusão a respeito dos resultados encontrados frente às perguntas e objetivos de pesquisa</w:t>
            </w:r>
            <w:r w:rsidRPr="000A338D">
              <w:rPr>
                <w:rFonts w:cs="Arial"/>
                <w:sz w:val="20"/>
                <w:szCs w:val="20"/>
              </w:rPr>
              <w:t xml:space="preserve"> E: </w:t>
            </w:r>
            <w:r w:rsidR="000A338D" w:rsidRPr="000A338D">
              <w:rPr>
                <w:rFonts w:cs="Arial"/>
                <w:sz w:val="20"/>
                <w:szCs w:val="20"/>
              </w:rPr>
              <w:t>Revisão dos orientadores a respeito do texto produzido.</w:t>
            </w:r>
          </w:p>
        </w:tc>
      </w:tr>
      <w:tr w:rsidR="00E61D9D" w:rsidRPr="000A338D" w14:paraId="66D2BCFD"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81A72F8" w14:textId="230D66C8" w:rsidR="00E61D9D" w:rsidRPr="000A338D" w:rsidRDefault="00E61D9D" w:rsidP="00E61D9D">
            <w:pPr>
              <w:ind w:firstLine="0"/>
            </w:pPr>
            <w:proofErr w:type="spellStart"/>
            <w:r w:rsidRPr="000A338D">
              <w:rPr>
                <w:rFonts w:cs="Arial"/>
                <w:sz w:val="20"/>
                <w:szCs w:val="20"/>
              </w:rPr>
              <w:t>Nov</w:t>
            </w:r>
            <w:proofErr w:type="spellEnd"/>
            <w:r w:rsidRPr="000A338D">
              <w:rPr>
                <w:rFonts w:cs="Arial"/>
                <w:sz w:val="20"/>
                <w:szCs w:val="20"/>
              </w:rPr>
              <w:t>-Dez/2026 (T</w:t>
            </w:r>
            <w:r w:rsidR="00941E22" w:rsidRPr="000A338D">
              <w:rPr>
                <w:rFonts w:cs="Arial"/>
                <w:sz w:val="20"/>
                <w:szCs w:val="20"/>
              </w:rPr>
              <w:t>5</w:t>
            </w:r>
            <w:r w:rsidRPr="000A338D">
              <w:rPr>
                <w:rFonts w:cs="Arial"/>
                <w:sz w:val="20"/>
                <w:szCs w:val="20"/>
              </w:rPr>
              <w:t>)</w:t>
            </w:r>
          </w:p>
        </w:tc>
        <w:tc>
          <w:tcPr>
            <w:tcW w:w="6651" w:type="dxa"/>
          </w:tcPr>
          <w:p w14:paraId="49B95A87" w14:textId="49AF95B9" w:rsidR="00E61D9D" w:rsidRPr="000A338D" w:rsidRDefault="00E61D9D"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E: Finalização da tese</w:t>
            </w:r>
            <w:r w:rsidR="000A338D" w:rsidRPr="000A338D">
              <w:rPr>
                <w:rFonts w:cs="Arial"/>
                <w:sz w:val="20"/>
                <w:szCs w:val="20"/>
              </w:rPr>
              <w:t xml:space="preserve"> e extração de um artigo de divulgação do processo metodológico e um artigo de divulgação dos resultados encontrados</w:t>
            </w:r>
            <w:r w:rsidRPr="000A338D">
              <w:rPr>
                <w:rFonts w:cs="Arial"/>
                <w:sz w:val="20"/>
                <w:szCs w:val="20"/>
              </w:rPr>
              <w:t>. D: Preparação para a defesa e defesa da tese.</w:t>
            </w:r>
          </w:p>
        </w:tc>
      </w:tr>
    </w:tbl>
    <w:p w14:paraId="5120FECF" w14:textId="77777777" w:rsidR="00E61D9D" w:rsidRPr="000A338D" w:rsidRDefault="00E61D9D" w:rsidP="001A3DF7"/>
    <w:p w14:paraId="1F428A03" w14:textId="77777777" w:rsidR="00E61D9D" w:rsidRPr="000A338D" w:rsidRDefault="00E61D9D" w:rsidP="00704E32">
      <w:pPr>
        <w:ind w:firstLine="0"/>
        <w:jc w:val="left"/>
        <w:rPr>
          <w:sz w:val="20"/>
          <w:szCs w:val="20"/>
        </w:rPr>
      </w:pPr>
      <w:r w:rsidRPr="000A338D">
        <w:rPr>
          <w:sz w:val="20"/>
          <w:szCs w:val="20"/>
        </w:rPr>
        <w:t>Legenda:</w:t>
      </w:r>
    </w:p>
    <w:p w14:paraId="56B5572D"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A1: Artigo 1</w:t>
      </w:r>
    </w:p>
    <w:p w14:paraId="05DE3B22"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A2: Artigo 2</w:t>
      </w:r>
    </w:p>
    <w:p w14:paraId="398F3C67"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A3: Artigo 3</w:t>
      </w:r>
    </w:p>
    <w:p w14:paraId="470D05F9"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R: Revisão Bibliográfica Contínua</w:t>
      </w:r>
    </w:p>
    <w:p w14:paraId="59AAF108"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C: Coleta e Organização de Dados</w:t>
      </w:r>
    </w:p>
    <w:p w14:paraId="0DED9601" w14:textId="77777777" w:rsidR="00E61D9D" w:rsidRPr="000A338D" w:rsidRDefault="00E61D9D" w:rsidP="00704E32">
      <w:pPr>
        <w:pStyle w:val="PargrafodaLista"/>
        <w:numPr>
          <w:ilvl w:val="0"/>
          <w:numId w:val="5"/>
        </w:numPr>
        <w:ind w:left="284" w:firstLine="0"/>
        <w:jc w:val="left"/>
        <w:rPr>
          <w:sz w:val="20"/>
          <w:szCs w:val="20"/>
        </w:rPr>
      </w:pPr>
      <w:proofErr w:type="spellStart"/>
      <w:r w:rsidRPr="000A338D">
        <w:rPr>
          <w:sz w:val="20"/>
          <w:szCs w:val="20"/>
        </w:rPr>
        <w:t>An</w:t>
      </w:r>
      <w:proofErr w:type="spellEnd"/>
      <w:r w:rsidRPr="000A338D">
        <w:rPr>
          <w:sz w:val="20"/>
          <w:szCs w:val="20"/>
        </w:rPr>
        <w:t>: Análise de Dados</w:t>
      </w:r>
    </w:p>
    <w:p w14:paraId="6EA04C86"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E: Escrita e Revisão</w:t>
      </w:r>
    </w:p>
    <w:p w14:paraId="16A4984F" w14:textId="5E07896F" w:rsidR="00E61D9D" w:rsidRPr="000A338D" w:rsidRDefault="00E61D9D" w:rsidP="00704E32">
      <w:pPr>
        <w:pStyle w:val="PargrafodaLista"/>
        <w:numPr>
          <w:ilvl w:val="0"/>
          <w:numId w:val="5"/>
        </w:numPr>
        <w:ind w:left="284" w:firstLine="0"/>
        <w:jc w:val="left"/>
        <w:rPr>
          <w:sz w:val="20"/>
          <w:szCs w:val="20"/>
        </w:rPr>
      </w:pPr>
      <w:r w:rsidRPr="000A338D">
        <w:rPr>
          <w:sz w:val="20"/>
          <w:szCs w:val="20"/>
        </w:rPr>
        <w:t>D: Defesa</w:t>
      </w:r>
    </w:p>
    <w:p w14:paraId="13EEAE58" w14:textId="0F40E3A8" w:rsidR="00704E32" w:rsidRPr="000A338D" w:rsidRDefault="00704E32" w:rsidP="00483514">
      <w:pPr>
        <w:ind w:firstLine="0"/>
      </w:pPr>
    </w:p>
    <w:p w14:paraId="476A66DE" w14:textId="77777777" w:rsidR="00704E32" w:rsidRPr="000A338D" w:rsidRDefault="00704E32" w:rsidP="00704E32">
      <w:pPr>
        <w:pStyle w:val="PargrafodaLista"/>
        <w:ind w:left="284" w:firstLine="0"/>
      </w:pPr>
    </w:p>
    <w:p w14:paraId="1AFB42C6" w14:textId="77777777" w:rsidR="00987034" w:rsidRPr="000A338D" w:rsidRDefault="00987034">
      <w:pPr>
        <w:rPr>
          <w:rFonts w:eastAsiaTheme="majorEastAsia" w:cstheme="majorBidi"/>
          <w:b/>
          <w:caps/>
          <w:szCs w:val="32"/>
        </w:rPr>
      </w:pPr>
      <w:bookmarkStart w:id="126" w:name="_Toc211342508"/>
      <w:r w:rsidRPr="000A338D">
        <w:br w:type="page"/>
      </w:r>
    </w:p>
    <w:p w14:paraId="4B3300A6" w14:textId="4065C31F" w:rsidR="004831FD" w:rsidRPr="000A338D" w:rsidRDefault="004831FD" w:rsidP="004831FD">
      <w:pPr>
        <w:pStyle w:val="Ttulo1"/>
      </w:pPr>
      <w:r w:rsidRPr="000A338D">
        <w:lastRenderedPageBreak/>
        <w:t>SUMÁRIO PROVISÓRIO</w:t>
      </w:r>
      <w:bookmarkEnd w:id="126"/>
    </w:p>
    <w:p w14:paraId="5D36685B" w14:textId="66FED8E5" w:rsidR="00364546" w:rsidRPr="000A338D" w:rsidRDefault="00364546" w:rsidP="00E00149">
      <w:pPr>
        <w:pStyle w:val="PargrafodaLista"/>
        <w:spacing w:before="100" w:beforeAutospacing="1" w:after="100" w:afterAutospacing="1" w:line="240" w:lineRule="auto"/>
        <w:ind w:firstLine="0"/>
        <w:jc w:val="left"/>
      </w:pPr>
      <w:r w:rsidRPr="000A338D">
        <w:rPr>
          <w:rFonts w:eastAsia="Times New Roman" w:cs="Arial"/>
          <w:b/>
          <w:bCs/>
          <w:szCs w:val="24"/>
          <w:lang w:eastAsia="pt-BR"/>
        </w:rPr>
        <w:t xml:space="preserve">ELEMENTOS </w:t>
      </w:r>
      <w:proofErr w:type="spellStart"/>
      <w:r w:rsidRPr="000A338D">
        <w:rPr>
          <w:rFonts w:eastAsia="Times New Roman" w:cs="Arial"/>
          <w:b/>
          <w:bCs/>
          <w:szCs w:val="24"/>
          <w:lang w:eastAsia="pt-BR"/>
        </w:rPr>
        <w:t>PRÉ</w:t>
      </w:r>
      <w:proofErr w:type="spellEnd"/>
      <w:r w:rsidRPr="000A338D">
        <w:rPr>
          <w:rFonts w:eastAsia="Times New Roman" w:cs="Arial"/>
          <w:b/>
          <w:bCs/>
          <w:szCs w:val="24"/>
          <w:lang w:eastAsia="pt-BR"/>
        </w:rPr>
        <w:t>-TEXTUAIS</w:t>
      </w:r>
    </w:p>
    <w:p w14:paraId="3EA767EC" w14:textId="0DD258BA"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1 INTRODUÇÃO</w:t>
      </w:r>
    </w:p>
    <w:p w14:paraId="374AAD37" w14:textId="244464B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1.1 </w:t>
      </w:r>
      <w:r w:rsidR="00BC24D0">
        <w:rPr>
          <w:rFonts w:eastAsia="Times New Roman" w:cs="Arial"/>
          <w:szCs w:val="24"/>
          <w:lang w:eastAsia="pt-BR"/>
        </w:rPr>
        <w:t>Problemas de Pesquisa</w:t>
      </w:r>
      <w:r w:rsidRPr="000A338D">
        <w:rPr>
          <w:rFonts w:eastAsia="Times New Roman" w:cs="Arial"/>
          <w:szCs w:val="24"/>
          <w:lang w:eastAsia="pt-BR"/>
        </w:rPr>
        <w:t xml:space="preserve"> </w:t>
      </w:r>
    </w:p>
    <w:p w14:paraId="587B87E2" w14:textId="270CB956"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1.2 </w:t>
      </w:r>
      <w:r w:rsidR="00BC24D0">
        <w:rPr>
          <w:rFonts w:eastAsia="Times New Roman" w:cs="Arial"/>
          <w:szCs w:val="24"/>
          <w:lang w:eastAsia="pt-BR"/>
        </w:rPr>
        <w:t>Objetivos de Pesquisa</w:t>
      </w:r>
      <w:r w:rsidRPr="000A338D">
        <w:rPr>
          <w:rFonts w:eastAsia="Times New Roman" w:cs="Arial"/>
          <w:szCs w:val="24"/>
          <w:lang w:eastAsia="pt-BR"/>
        </w:rPr>
        <w:t xml:space="preserve"> </w:t>
      </w:r>
    </w:p>
    <w:p w14:paraId="05BB23E9" w14:textId="402F14BA"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1.3 </w:t>
      </w:r>
      <w:r w:rsidR="00BC24D0">
        <w:rPr>
          <w:rFonts w:eastAsia="Times New Roman" w:cs="Arial"/>
          <w:szCs w:val="24"/>
          <w:lang w:eastAsia="pt-BR"/>
        </w:rPr>
        <w:t>Hipóteses de Pesquisa</w:t>
      </w:r>
    </w:p>
    <w:p w14:paraId="53DDABBA" w14:textId="1362B48C" w:rsidR="00364546" w:rsidRPr="000A338D" w:rsidRDefault="00364546" w:rsidP="00BC24D0">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1.4 </w:t>
      </w:r>
      <w:r w:rsidR="00BC24D0">
        <w:rPr>
          <w:rFonts w:eastAsia="Times New Roman" w:cs="Arial"/>
          <w:szCs w:val="24"/>
          <w:lang w:eastAsia="pt-BR"/>
        </w:rPr>
        <w:t>Justificativa</w:t>
      </w:r>
    </w:p>
    <w:p w14:paraId="7A11EC43" w14:textId="00C73365"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2 REFERENCIAL TEÓRICO</w:t>
      </w:r>
    </w:p>
    <w:p w14:paraId="1CA1C38C" w14:textId="41CFD721" w:rsidR="00364546" w:rsidRPr="00BC24D0" w:rsidRDefault="00364546" w:rsidP="00BC24D0">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2.1 </w:t>
      </w:r>
      <w:r w:rsidR="00BC24D0">
        <w:rPr>
          <w:rFonts w:eastAsia="Times New Roman" w:cs="Arial"/>
          <w:szCs w:val="24"/>
          <w:lang w:eastAsia="pt-BR"/>
        </w:rPr>
        <w:t>O Desenvolvimento e o Desenvolvimento Regional</w:t>
      </w:r>
    </w:p>
    <w:p w14:paraId="689C1709" w14:textId="6149329D"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2.2 </w:t>
      </w:r>
      <w:r w:rsidR="00BC24D0" w:rsidRPr="00BC24D0">
        <w:rPr>
          <w:rFonts w:eastAsia="Times New Roman" w:cs="Arial"/>
          <w:szCs w:val="24"/>
          <w:lang w:eastAsia="pt-BR"/>
        </w:rPr>
        <w:t xml:space="preserve">O Estudo Histórico das Relações SA e </w:t>
      </w:r>
      <w:proofErr w:type="spellStart"/>
      <w:r w:rsidR="00BC24D0" w:rsidRPr="00BC24D0">
        <w:rPr>
          <w:rFonts w:eastAsia="Times New Roman" w:cs="Arial"/>
          <w:szCs w:val="24"/>
          <w:lang w:eastAsia="pt-BR"/>
        </w:rPr>
        <w:t>DRSAI</w:t>
      </w:r>
      <w:proofErr w:type="spellEnd"/>
      <w:r w:rsidR="00BC24D0" w:rsidRPr="00BC24D0">
        <w:rPr>
          <w:rFonts w:eastAsia="Times New Roman" w:cs="Arial"/>
          <w:szCs w:val="24"/>
          <w:lang w:eastAsia="pt-BR"/>
        </w:rPr>
        <w:t xml:space="preserve"> </w:t>
      </w:r>
    </w:p>
    <w:p w14:paraId="1B6ACAC2" w14:textId="3218DD34"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2.3 </w:t>
      </w:r>
      <w:r w:rsidR="00BC24D0" w:rsidRPr="00BC24D0">
        <w:rPr>
          <w:rFonts w:eastAsia="Times New Roman" w:cs="Arial"/>
          <w:szCs w:val="24"/>
          <w:lang w:eastAsia="pt-BR"/>
        </w:rPr>
        <w:t>As Múltiplas Relevâncias do SA</w:t>
      </w:r>
    </w:p>
    <w:p w14:paraId="31E8E134" w14:textId="798B518A"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2.4 </w:t>
      </w:r>
      <w:r w:rsidR="00BC24D0" w:rsidRPr="00BC24D0">
        <w:rPr>
          <w:rFonts w:eastAsia="Times New Roman" w:cs="Arial"/>
          <w:szCs w:val="24"/>
          <w:lang w:eastAsia="pt-BR"/>
        </w:rPr>
        <w:t xml:space="preserve">A Complexidade nas Relações de Causa e Efeito do SA sobre </w:t>
      </w:r>
      <w:proofErr w:type="spellStart"/>
      <w:r w:rsidR="00BC24D0" w:rsidRPr="00BC24D0">
        <w:rPr>
          <w:rFonts w:eastAsia="Times New Roman" w:cs="Arial"/>
          <w:szCs w:val="24"/>
          <w:lang w:eastAsia="pt-BR"/>
        </w:rPr>
        <w:t>DRSAI</w:t>
      </w:r>
      <w:proofErr w:type="spellEnd"/>
      <w:r w:rsidR="00BC24D0" w:rsidRPr="00BC24D0">
        <w:rPr>
          <w:rFonts w:eastAsia="Times New Roman" w:cs="Arial"/>
          <w:szCs w:val="24"/>
          <w:lang w:eastAsia="pt-BR"/>
        </w:rPr>
        <w:t xml:space="preserve"> </w:t>
      </w:r>
    </w:p>
    <w:p w14:paraId="6B42B316" w14:textId="6F4E89E0" w:rsidR="00364546"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2.5 A</w:t>
      </w:r>
      <w:r w:rsidR="00BC24D0" w:rsidRPr="00BC24D0">
        <w:rPr>
          <w:rFonts w:eastAsia="Times New Roman" w:cs="Arial"/>
          <w:szCs w:val="24"/>
          <w:lang w:eastAsia="pt-BR"/>
        </w:rPr>
        <w:t xml:space="preserve"> Investigação de Relações Causais</w:t>
      </w:r>
    </w:p>
    <w:p w14:paraId="475CAA1B" w14:textId="2D83DFCE" w:rsidR="00BC24D0" w:rsidRPr="000A338D" w:rsidRDefault="00BC24D0"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 xml:space="preserve">2.6 A </w:t>
      </w:r>
      <w:r w:rsidRPr="00BC24D0">
        <w:rPr>
          <w:rFonts w:eastAsia="Times New Roman" w:cs="Arial"/>
          <w:szCs w:val="24"/>
          <w:lang w:eastAsia="pt-BR"/>
        </w:rPr>
        <w:t>Escada da Causalidade</w:t>
      </w:r>
    </w:p>
    <w:p w14:paraId="728BA323" w14:textId="526C107D"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3 PROCEDIMENTOS METODOLÓGICOS</w:t>
      </w:r>
    </w:p>
    <w:p w14:paraId="71FE6189" w14:textId="6B026BA1"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3.1 Abordagem Hipotético-Dedutiva</w:t>
      </w:r>
    </w:p>
    <w:p w14:paraId="46F0AD4B"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3.2 Métodos de Procedimento </w:t>
      </w:r>
    </w:p>
    <w:p w14:paraId="34120648" w14:textId="532D6C7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3.3 </w:t>
      </w:r>
      <w:r w:rsidR="00553383">
        <w:rPr>
          <w:rFonts w:eastAsia="Times New Roman" w:cs="Arial"/>
          <w:szCs w:val="24"/>
          <w:lang w:eastAsia="pt-BR"/>
        </w:rPr>
        <w:t>Delineamento da Pesquisa</w:t>
      </w:r>
      <w:r w:rsidRPr="000A338D">
        <w:rPr>
          <w:rFonts w:eastAsia="Times New Roman" w:cs="Arial"/>
          <w:szCs w:val="24"/>
          <w:lang w:eastAsia="pt-BR"/>
        </w:rPr>
        <w:t xml:space="preserve"> </w:t>
      </w:r>
    </w:p>
    <w:p w14:paraId="43CD108D" w14:textId="02CD2C6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3.4 </w:t>
      </w:r>
      <w:r w:rsidR="00553383">
        <w:rPr>
          <w:rFonts w:eastAsia="Times New Roman" w:cs="Arial"/>
          <w:szCs w:val="24"/>
          <w:lang w:eastAsia="pt-BR"/>
        </w:rPr>
        <w:t>Marco Teórico da Inferência Causal</w:t>
      </w:r>
    </w:p>
    <w:p w14:paraId="2EC31EA8" w14:textId="7105C0A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3.5 </w:t>
      </w:r>
      <w:r w:rsidR="00553383">
        <w:rPr>
          <w:rFonts w:eastAsia="Times New Roman" w:cs="Arial"/>
          <w:szCs w:val="24"/>
          <w:lang w:eastAsia="pt-BR"/>
        </w:rPr>
        <w:t>Técnicas de Pesquisa</w:t>
      </w:r>
    </w:p>
    <w:p w14:paraId="2D3C8EE6" w14:textId="77777777" w:rsidR="00553383"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3.6 </w:t>
      </w:r>
      <w:r w:rsidR="00553383">
        <w:rPr>
          <w:rFonts w:eastAsia="Times New Roman" w:cs="Arial"/>
          <w:szCs w:val="24"/>
          <w:lang w:eastAsia="pt-BR"/>
        </w:rPr>
        <w:t>Universo e Amostra</w:t>
      </w:r>
    </w:p>
    <w:p w14:paraId="0A21D60A"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3.7 Fontes de Dados e Variáveis</w:t>
      </w:r>
    </w:p>
    <w:p w14:paraId="60547F11"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3.8 Estrutura do Trabalho e Escada da Causalidade</w:t>
      </w:r>
    </w:p>
    <w:p w14:paraId="6766A203"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3.9 Controle de Fatores Contextuais e Validação</w:t>
      </w:r>
    </w:p>
    <w:p w14:paraId="39619655" w14:textId="005240BE" w:rsidR="00364546" w:rsidRPr="000A338D"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3.10 Integração Metodológica e Produtos Esperados</w:t>
      </w:r>
      <w:r w:rsidR="00364546" w:rsidRPr="000A338D">
        <w:rPr>
          <w:rFonts w:eastAsia="Times New Roman" w:cs="Arial"/>
          <w:szCs w:val="24"/>
          <w:lang w:eastAsia="pt-BR"/>
        </w:rPr>
        <w:t xml:space="preserve"> </w:t>
      </w:r>
    </w:p>
    <w:p w14:paraId="7B872BF0" w14:textId="77777777" w:rsidR="005F28CE" w:rsidRPr="003226E4" w:rsidRDefault="00364546" w:rsidP="005F28CE">
      <w:pPr>
        <w:pStyle w:val="PargrafodaLista"/>
        <w:numPr>
          <w:ilvl w:val="0"/>
          <w:numId w:val="6"/>
        </w:numPr>
        <w:spacing w:before="100" w:beforeAutospacing="1" w:after="100" w:afterAutospacing="1" w:line="240" w:lineRule="auto"/>
        <w:jc w:val="left"/>
        <w:rPr>
          <w:ins w:id="127" w:author="Lucir Reinaldo Alves" w:date="2025-11-24T15:26:00Z" w16du:dateUtc="2025-11-24T18:26:00Z"/>
          <w:rFonts w:eastAsia="Times New Roman" w:cs="Arial"/>
          <w:szCs w:val="24"/>
          <w:lang w:eastAsia="pt-BR"/>
          <w:rPrChange w:id="128" w:author="Lucir Reinaldo Alves" w:date="2025-11-24T15:26:00Z" w16du:dateUtc="2025-11-24T18:26:00Z">
            <w:rPr>
              <w:ins w:id="129" w:author="Lucir Reinaldo Alves" w:date="2025-11-24T15:26:00Z" w16du:dateUtc="2025-11-24T18:26:00Z"/>
              <w:rFonts w:eastAsia="Times New Roman" w:cs="Arial"/>
              <w:b/>
              <w:bCs/>
              <w:szCs w:val="24"/>
              <w:lang w:eastAsia="pt-BR"/>
            </w:rPr>
          </w:rPrChange>
        </w:rPr>
      </w:pPr>
      <w:r w:rsidRPr="000A338D">
        <w:rPr>
          <w:rFonts w:eastAsia="Times New Roman" w:cs="Arial"/>
          <w:b/>
          <w:bCs/>
          <w:szCs w:val="24"/>
          <w:lang w:eastAsia="pt-BR"/>
        </w:rPr>
        <w:t>4 DESENVOLVIMENTO</w:t>
      </w:r>
    </w:p>
    <w:p w14:paraId="348FD80D" w14:textId="0B3FD306" w:rsidR="003226E4" w:rsidRPr="000F5B51" w:rsidRDefault="003226E4" w:rsidP="005F28CE">
      <w:pPr>
        <w:pStyle w:val="PargrafodaLista"/>
        <w:numPr>
          <w:ilvl w:val="0"/>
          <w:numId w:val="6"/>
        </w:numPr>
        <w:spacing w:before="100" w:beforeAutospacing="1" w:after="100" w:afterAutospacing="1" w:line="240" w:lineRule="auto"/>
        <w:jc w:val="left"/>
        <w:rPr>
          <w:rFonts w:eastAsia="Times New Roman" w:cs="Arial"/>
          <w:szCs w:val="24"/>
          <w:highlight w:val="yellow"/>
          <w:lang w:eastAsia="pt-BR"/>
          <w:rPrChange w:id="130" w:author="Lucir Reinaldo Alves" w:date="2025-11-24T15:26:00Z" w16du:dateUtc="2025-11-24T18:26:00Z">
            <w:rPr>
              <w:rFonts w:eastAsia="Times New Roman" w:cs="Arial"/>
              <w:szCs w:val="24"/>
              <w:lang w:eastAsia="pt-BR"/>
            </w:rPr>
          </w:rPrChange>
        </w:rPr>
      </w:pPr>
      <w:ins w:id="131" w:author="Lucir Reinaldo Alves" w:date="2025-11-24T15:26:00Z" w16du:dateUtc="2025-11-24T18:26:00Z">
        <w:r w:rsidRPr="000F5B51">
          <w:rPr>
            <w:rFonts w:eastAsia="Times New Roman" w:cs="Arial"/>
            <w:szCs w:val="24"/>
            <w:highlight w:val="yellow"/>
            <w:lang w:eastAsia="pt-BR"/>
            <w:rPrChange w:id="132" w:author="Lucir Reinaldo Alves" w:date="2025-11-24T15:26:00Z" w16du:dateUtc="2025-11-24T18:26:00Z">
              <w:rPr>
                <w:rFonts w:eastAsia="Times New Roman" w:cs="Arial"/>
                <w:szCs w:val="24"/>
                <w:lang w:eastAsia="pt-BR"/>
              </w:rPr>
            </w:rPrChange>
          </w:rPr>
          <w:t xml:space="preserve">4.1 </w:t>
        </w:r>
        <w:r w:rsidR="000F5B51" w:rsidRPr="000F5B51">
          <w:rPr>
            <w:rFonts w:eastAsia="Times New Roman" w:cs="Arial"/>
            <w:szCs w:val="24"/>
            <w:highlight w:val="yellow"/>
            <w:lang w:eastAsia="pt-BR"/>
            <w:rPrChange w:id="133" w:author="Lucir Reinaldo Alves" w:date="2025-11-24T15:26:00Z" w16du:dateUtc="2025-11-24T18:26:00Z">
              <w:rPr>
                <w:rFonts w:eastAsia="Times New Roman" w:cs="Arial"/>
                <w:szCs w:val="24"/>
                <w:lang w:eastAsia="pt-BR"/>
              </w:rPr>
            </w:rPrChange>
          </w:rPr>
          <w:t>A</w:t>
        </w:r>
        <w:r w:rsidR="000F5B51">
          <w:rPr>
            <w:rFonts w:eastAsia="Times New Roman" w:cs="Arial"/>
            <w:szCs w:val="24"/>
            <w:highlight w:val="yellow"/>
            <w:lang w:eastAsia="pt-BR"/>
          </w:rPr>
          <w:t>S</w:t>
        </w:r>
        <w:r w:rsidR="000F5B51" w:rsidRPr="000F5B51">
          <w:rPr>
            <w:rFonts w:eastAsia="Times New Roman" w:cs="Arial"/>
            <w:szCs w:val="24"/>
            <w:highlight w:val="yellow"/>
            <w:lang w:eastAsia="pt-BR"/>
            <w:rPrChange w:id="134" w:author="Lucir Reinaldo Alves" w:date="2025-11-24T15:26:00Z" w16du:dateUtc="2025-11-24T18:26:00Z">
              <w:rPr>
                <w:rFonts w:eastAsia="Times New Roman" w:cs="Arial"/>
                <w:szCs w:val="24"/>
                <w:lang w:eastAsia="pt-BR"/>
              </w:rPr>
            </w:rPrChange>
          </w:rPr>
          <w:t xml:space="preserve"> no contexto do Paraná</w:t>
        </w:r>
      </w:ins>
    </w:p>
    <w:p w14:paraId="6250BD49" w14:textId="58638457" w:rsidR="005F28CE" w:rsidRPr="005F28CE" w:rsidRDefault="00176A83"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ins w:id="135" w:author="Lucir Reinaldo Alves" w:date="2025-11-24T15:27:00Z" w16du:dateUtc="2025-11-24T18:27:00Z">
        <w:r>
          <w:rPr>
            <w:rFonts w:eastAsia="Times New Roman" w:cs="Arial"/>
            <w:szCs w:val="24"/>
            <w:lang w:eastAsia="pt-BR"/>
          </w:rPr>
          <w:t>4.2</w:t>
        </w:r>
      </w:ins>
      <w:del w:id="136" w:author="Lucir Reinaldo Alves" w:date="2025-11-24T15:26:00Z" w16du:dateUtc="2025-11-24T18:26:00Z">
        <w:r w:rsidR="005F28CE" w:rsidRPr="005F28CE" w:rsidDel="00176A83">
          <w:rPr>
            <w:rFonts w:eastAsia="Times New Roman" w:cs="Arial"/>
            <w:szCs w:val="24"/>
            <w:lang w:eastAsia="pt-BR"/>
          </w:rPr>
          <w:delText>3</w:delText>
        </w:r>
      </w:del>
      <w:del w:id="137" w:author="Lucir Reinaldo Alves" w:date="2025-11-24T15:27:00Z" w16du:dateUtc="2025-11-24T18:27:00Z">
        <w:r w:rsidR="005F28CE" w:rsidRPr="005F28CE" w:rsidDel="0014595D">
          <w:rPr>
            <w:rFonts w:eastAsia="Times New Roman" w:cs="Arial"/>
            <w:szCs w:val="24"/>
            <w:lang w:eastAsia="pt-BR"/>
          </w:rPr>
          <w:delText>.1</w:delText>
        </w:r>
      </w:del>
      <w:r w:rsidR="005F28CE" w:rsidRPr="005F28CE">
        <w:rPr>
          <w:rFonts w:eastAsia="Times New Roman" w:cs="Arial"/>
          <w:szCs w:val="24"/>
          <w:lang w:eastAsia="pt-BR"/>
        </w:rPr>
        <w:t xml:space="preserve"> </w:t>
      </w:r>
      <w:r w:rsidR="005F28CE">
        <w:rPr>
          <w:rFonts w:eastAsia="Times New Roman" w:cs="Arial"/>
          <w:szCs w:val="24"/>
          <w:lang w:eastAsia="pt-BR"/>
        </w:rPr>
        <w:t>Nível de Associação</w:t>
      </w:r>
    </w:p>
    <w:p w14:paraId="00DE780F" w14:textId="0AEE3492" w:rsidR="00364546" w:rsidRDefault="00176A83"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ins w:id="138" w:author="Lucir Reinaldo Alves" w:date="2025-11-24T15:27:00Z" w16du:dateUtc="2025-11-24T18:27:00Z">
        <w:r>
          <w:rPr>
            <w:rFonts w:eastAsia="Times New Roman" w:cs="Arial"/>
            <w:szCs w:val="24"/>
            <w:lang w:eastAsia="pt-BR"/>
          </w:rPr>
          <w:t>4.3</w:t>
        </w:r>
      </w:ins>
      <w:del w:id="139" w:author="Lucir Reinaldo Alves" w:date="2025-11-24T15:27:00Z" w16du:dateUtc="2025-11-24T18:27:00Z">
        <w:r w:rsidR="005F28CE" w:rsidRPr="005F28CE" w:rsidDel="00176A83">
          <w:rPr>
            <w:rFonts w:eastAsia="Times New Roman" w:cs="Arial"/>
            <w:szCs w:val="24"/>
            <w:lang w:eastAsia="pt-BR"/>
          </w:rPr>
          <w:delText>3.2</w:delText>
        </w:r>
      </w:del>
      <w:r w:rsidR="005F28CE" w:rsidRPr="005F28CE">
        <w:rPr>
          <w:rFonts w:eastAsia="Times New Roman" w:cs="Arial"/>
          <w:szCs w:val="24"/>
          <w:lang w:eastAsia="pt-BR"/>
        </w:rPr>
        <w:t xml:space="preserve"> </w:t>
      </w:r>
      <w:r w:rsidR="005F28CE">
        <w:rPr>
          <w:rFonts w:eastAsia="Times New Roman" w:cs="Arial"/>
          <w:szCs w:val="24"/>
          <w:lang w:eastAsia="pt-BR"/>
        </w:rPr>
        <w:t>Nível de Intervenção</w:t>
      </w:r>
    </w:p>
    <w:p w14:paraId="3CD24131" w14:textId="502E5E30" w:rsidR="005F28CE" w:rsidRPr="005F28CE" w:rsidRDefault="00176A83"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ins w:id="140" w:author="Lucir Reinaldo Alves" w:date="2025-11-24T15:27:00Z" w16du:dateUtc="2025-11-24T18:27:00Z">
        <w:r>
          <w:rPr>
            <w:rFonts w:eastAsia="Times New Roman" w:cs="Arial"/>
            <w:szCs w:val="24"/>
            <w:lang w:eastAsia="pt-BR"/>
          </w:rPr>
          <w:t>4.4</w:t>
        </w:r>
      </w:ins>
      <w:del w:id="141" w:author="Lucir Reinaldo Alves" w:date="2025-11-24T15:27:00Z" w16du:dateUtc="2025-11-24T18:27:00Z">
        <w:r w:rsidR="005F28CE" w:rsidDel="00176A83">
          <w:rPr>
            <w:rFonts w:eastAsia="Times New Roman" w:cs="Arial"/>
            <w:szCs w:val="24"/>
            <w:lang w:eastAsia="pt-BR"/>
          </w:rPr>
          <w:delText>3.3</w:delText>
        </w:r>
      </w:del>
      <w:r w:rsidR="005F28CE">
        <w:rPr>
          <w:rFonts w:eastAsia="Times New Roman" w:cs="Arial"/>
          <w:szCs w:val="24"/>
          <w:lang w:eastAsia="pt-BR"/>
        </w:rPr>
        <w:t xml:space="preserve"> Controle e Validação</w:t>
      </w:r>
    </w:p>
    <w:p w14:paraId="71B07711" w14:textId="1C9D8A21"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5 CONSIDERAÇÕES FINAIS</w:t>
      </w:r>
    </w:p>
    <w:p w14:paraId="19D4BA0B" w14:textId="0B977AA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5.1 Síntese dos Resultados</w:t>
      </w:r>
    </w:p>
    <w:p w14:paraId="10F2088C"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5.2 Implicações para Políticas Públicas no Paraná</w:t>
      </w:r>
    </w:p>
    <w:p w14:paraId="303EA074"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5.3 Limitações da Pesquisa</w:t>
      </w:r>
    </w:p>
    <w:p w14:paraId="6D9E4174"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5.4 Sugestões para Pesquisas Futuras</w:t>
      </w:r>
    </w:p>
    <w:p w14:paraId="5AF9A6A7" w14:textId="04990E3E"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REFERÊNCIAS BIBLIOGRÁFICAS</w:t>
      </w:r>
    </w:p>
    <w:p w14:paraId="47E93DC5" w14:textId="641B7E8A" w:rsidR="00364546" w:rsidRPr="000A338D" w:rsidRDefault="00364546" w:rsidP="00B67A5F">
      <w:pPr>
        <w:pStyle w:val="PargrafodaLista"/>
        <w:numPr>
          <w:ilvl w:val="0"/>
          <w:numId w:val="6"/>
        </w:numPr>
        <w:spacing w:before="100" w:beforeAutospacing="1" w:after="100" w:afterAutospacing="1" w:line="240" w:lineRule="auto"/>
        <w:jc w:val="left"/>
      </w:pPr>
      <w:r w:rsidRPr="000A338D">
        <w:rPr>
          <w:rFonts w:eastAsia="Times New Roman" w:cs="Arial"/>
          <w:b/>
          <w:bCs/>
          <w:szCs w:val="24"/>
          <w:lang w:eastAsia="pt-BR"/>
        </w:rPr>
        <w:t>ELEMENTOS PÓS-TEXTUAIS</w:t>
      </w:r>
    </w:p>
    <w:p w14:paraId="302BA180" w14:textId="4D48FCA2" w:rsidR="00987034" w:rsidRPr="000A338D" w:rsidRDefault="00987034" w:rsidP="005F28CE">
      <w:pPr>
        <w:ind w:firstLine="0"/>
        <w:rPr>
          <w:rFonts w:eastAsiaTheme="majorEastAsia" w:cstheme="majorBidi"/>
          <w:b/>
          <w:caps/>
          <w:szCs w:val="32"/>
        </w:rPr>
      </w:pPr>
      <w:bookmarkStart w:id="142" w:name="_Toc211342509"/>
    </w:p>
    <w:p w14:paraId="0FD1C790" w14:textId="77777777" w:rsidR="005F28CE" w:rsidRDefault="005F28CE">
      <w:pPr>
        <w:rPr>
          <w:rFonts w:eastAsiaTheme="majorEastAsia" w:cstheme="majorBidi"/>
          <w:b/>
          <w:caps/>
          <w:szCs w:val="32"/>
        </w:rPr>
      </w:pPr>
      <w:r>
        <w:br w:type="page"/>
      </w:r>
    </w:p>
    <w:p w14:paraId="0A68D594" w14:textId="0410B3E3" w:rsidR="003A6911" w:rsidRPr="000A338D" w:rsidRDefault="00C34206" w:rsidP="00C34206">
      <w:pPr>
        <w:pStyle w:val="Ttulo1"/>
      </w:pPr>
      <w:r w:rsidRPr="000A338D">
        <w:lastRenderedPageBreak/>
        <w:t>Resultados Preliminares</w:t>
      </w:r>
      <w:bookmarkEnd w:id="142"/>
    </w:p>
    <w:p w14:paraId="78576627" w14:textId="77777777" w:rsidR="00C34206" w:rsidRPr="000A338D" w:rsidRDefault="00C34206" w:rsidP="00C34206"/>
    <w:p w14:paraId="64FC9BE2" w14:textId="6E22FAD7" w:rsidR="00E52F96" w:rsidRPr="000A338D" w:rsidRDefault="00C34206" w:rsidP="00704E32">
      <w:r w:rsidRPr="000A338D">
        <w:t>Até aqui, alguns processos iniciais já foram feitos, já sendo possível ter alguns</w:t>
      </w:r>
      <w:r w:rsidR="00E52F96" w:rsidRPr="000A338D">
        <w:t xml:space="preserve"> resultados preliminares da análise descritiva da relação entre Saneamento Ambiental (SA) e Doenças Relacionadas ao Saneamento Ambiental Inadequado (</w:t>
      </w:r>
      <w:proofErr w:type="spellStart"/>
      <w:r w:rsidR="00E52F96" w:rsidRPr="000A338D">
        <w:t>DRSAI</w:t>
      </w:r>
      <w:proofErr w:type="spellEnd"/>
      <w:r w:rsidR="00E52F96" w:rsidRPr="000A338D">
        <w:t xml:space="preserve">) em 474 municípios do Paraná e </w:t>
      </w:r>
      <w:r w:rsidR="00E52F96" w:rsidRPr="00F83FE5">
        <w:rPr>
          <w:color w:val="EE0000"/>
          <w:sz w:val="36"/>
          <w:szCs w:val="32"/>
          <w:highlight w:val="yellow"/>
          <w:rPrChange w:id="143" w:author="Lucir Reinaldo Alves" w:date="2025-11-23T21:36:00Z" w16du:dateUtc="2025-11-24T00:36:00Z">
            <w:rPr/>
          </w:rPrChange>
        </w:rPr>
        <w:t>Mato Grosso do Sul</w:t>
      </w:r>
      <w:r w:rsidR="00E52F96" w:rsidRPr="000A338D">
        <w:t>, entre 2008 e 2021.</w:t>
      </w:r>
      <w:r w:rsidR="00704E32" w:rsidRPr="000A338D">
        <w:t xml:space="preserve"> </w:t>
      </w:r>
      <w:r w:rsidR="00E52F96" w:rsidRPr="000A338D">
        <w:t xml:space="preserve">O objetivo principal é explorar a correspondência entre os rankings de cobertura de SA (abastecimento de água e esgotamento sanitário) e de incidência de </w:t>
      </w:r>
      <w:proofErr w:type="spellStart"/>
      <w:r w:rsidR="00E52F96" w:rsidRPr="000A338D">
        <w:t>DRSAI</w:t>
      </w:r>
      <w:proofErr w:type="spellEnd"/>
      <w:r w:rsidR="00E52F96" w:rsidRPr="000A338D">
        <w:t xml:space="preserve"> (internações proporcionais por diarreia, dengue, hanseníase e leptospirose), além de analisar a dinâmica temporal desses indicadores.</w:t>
      </w:r>
    </w:p>
    <w:p w14:paraId="4C477463" w14:textId="715C591D" w:rsidR="00E52F96" w:rsidRPr="000A338D" w:rsidRDefault="00C34206" w:rsidP="00704E32">
      <w:r w:rsidRPr="000A338D">
        <w:t xml:space="preserve"> A análise utilizou dados secundários do SNIS e do DATASUS. Foram construídos rankings anuais para cada variável, atribuindo um índice posicional (0 a 1) a cada município, refletindo sua posição relativa. A partir desses índices, realizou-se duas análises principais: comparação das diferenças entre os índices de SA e </w:t>
      </w:r>
      <w:proofErr w:type="spellStart"/>
      <w:r w:rsidRPr="000A338D">
        <w:t>DRSAI</w:t>
      </w:r>
      <w:proofErr w:type="spellEnd"/>
      <w:r w:rsidRPr="000A338D">
        <w:t xml:space="preserve"> no mesmo ano e análise da dinâmica temporal dos índices ao longo dos anos.</w:t>
      </w:r>
      <w:r w:rsidR="00704E32" w:rsidRPr="000A338D">
        <w:t xml:space="preserve"> </w:t>
      </w:r>
      <w:r w:rsidRPr="000A338D">
        <w:t xml:space="preserve">A correspondência entre os rankings foi avaliada por meio das diferenças entre os índices posicionais dos municípios nos rankings de SA e </w:t>
      </w:r>
      <w:proofErr w:type="spellStart"/>
      <w:r w:rsidRPr="000A338D">
        <w:t>DRSAI</w:t>
      </w:r>
      <w:proofErr w:type="spellEnd"/>
      <w:r w:rsidRPr="000A338D">
        <w:t xml:space="preserve">, no mesmo ano. As Tabelas 1 a 8 apresentam as estatísticas descritivas dessas diferenças. Os resultados demonstram que não há coincidência perfeita entre os rankings. Em todos os anos e variáveis, há diferenças significativas, indicando que um bom desempenho em SA não garante, necessariamente, um bom desempenho em relação às </w:t>
      </w:r>
      <w:proofErr w:type="spellStart"/>
      <w:r w:rsidRPr="000A338D">
        <w:t>DRSAI</w:t>
      </w:r>
      <w:proofErr w:type="spellEnd"/>
      <w:r w:rsidRPr="000A338D">
        <w:t>.</w:t>
      </w:r>
    </w:p>
    <w:p w14:paraId="281E0EF5" w14:textId="0B9E0033" w:rsidR="00E52F96" w:rsidRPr="000A338D" w:rsidRDefault="00C34206" w:rsidP="00704E32">
      <w:r w:rsidRPr="000A338D">
        <w:t xml:space="preserve">Há municípios com bom SA e alta </w:t>
      </w:r>
      <w:proofErr w:type="spellStart"/>
      <w:r w:rsidRPr="000A338D">
        <w:t>DRSAI</w:t>
      </w:r>
      <w:proofErr w:type="spellEnd"/>
      <w:r w:rsidRPr="000A338D">
        <w:t xml:space="preserve">, e vice-versa. Apesar disso, em muitos casos, a mediana das diferenças se aproxima de 0.30 (positiva ou negativa), sugerindo uma tendência, embora não determinística, de que municípios com melhor SA apresentem menor </w:t>
      </w:r>
      <w:proofErr w:type="spellStart"/>
      <w:r w:rsidRPr="000A338D">
        <w:t>DRSAI</w:t>
      </w:r>
      <w:proofErr w:type="spellEnd"/>
      <w:r w:rsidRPr="000A338D">
        <w:t xml:space="preserve">. As médias das diferenças são consistentemente próximas a zero, indicando ausência de viés sistemático. A intensidade da relação varia entre as diferentes </w:t>
      </w:r>
      <w:proofErr w:type="spellStart"/>
      <w:r w:rsidRPr="000A338D">
        <w:t>DRSAI</w:t>
      </w:r>
      <w:proofErr w:type="spellEnd"/>
      <w:r w:rsidRPr="000A338D">
        <w:t>.</w:t>
      </w:r>
      <w:r w:rsidR="00704E32" w:rsidRPr="000A338D">
        <w:t xml:space="preserve"> </w:t>
      </w:r>
      <w:r w:rsidRPr="000A338D">
        <w:t xml:space="preserve">A análise da dinâmica temporal dos índices posicionais, ao longo dos 14 anos, foi realizada através do cálculo do saldo (diferença entre o índice do último e primeiro ano), valores extremos (máximo e mínimo) e amplitude (diferença entre máximo e mínimo) e a média do índice durante a série. As Tabelas 9 a 13 apresentam as estatísticas descritivas dessas medidas. A Tabela 9 (Saldo) revela mobilidade considerável dos municípios nos rankings, maior nas </w:t>
      </w:r>
      <w:proofErr w:type="spellStart"/>
      <w:r w:rsidRPr="000A338D">
        <w:t>DRSAI</w:t>
      </w:r>
      <w:proofErr w:type="spellEnd"/>
      <w:r w:rsidRPr="000A338D">
        <w:t xml:space="preserve"> do que em SA.</w:t>
      </w:r>
    </w:p>
    <w:p w14:paraId="7399F3CA" w14:textId="33CF8702" w:rsidR="00E52F96" w:rsidRPr="000A338D" w:rsidRDefault="00C34206" w:rsidP="00E52F96">
      <w:r w:rsidRPr="000A338D">
        <w:lastRenderedPageBreak/>
        <w:t xml:space="preserve">As Tabelas 10 e 11 (Extremos) mostram que alguns municípios alcançaram posições muito altas em SA, enquanto outros nunca alcançaram posições elevadas em certas </w:t>
      </w:r>
      <w:proofErr w:type="spellStart"/>
      <w:r w:rsidRPr="000A338D">
        <w:t>DRSAI</w:t>
      </w:r>
      <w:proofErr w:type="spellEnd"/>
      <w:r w:rsidRPr="000A338D">
        <w:t>. A Tabela 12 (Amplitude) indica estabilidade/instabilidade, com municípios apresentando trajetórias distintas. A Tabela 13 (Médias) mostra que, em geral, as médias se concentram em torno de 0.5, mas com casos de desempenho consistentemente superior ou inferior</w:t>
      </w:r>
      <w:r w:rsidR="00E52F96" w:rsidRPr="000A338D">
        <w:t>.</w:t>
      </w:r>
    </w:p>
    <w:p w14:paraId="1D663F01" w14:textId="77777777" w:rsidR="00E52F96" w:rsidRPr="000A338D" w:rsidRDefault="00E52F96" w:rsidP="00E52F96"/>
    <w:p w14:paraId="0519A610" w14:textId="77777777" w:rsidR="00E52F96" w:rsidRPr="000A338D" w:rsidRDefault="00E52F96" w:rsidP="00E52F96">
      <w:pPr>
        <w:pStyle w:val="Ttulo2"/>
      </w:pPr>
      <w:bookmarkStart w:id="144" w:name="_Toc211342510"/>
      <w:r w:rsidRPr="000A338D">
        <w:t>Tabelas de resultados preliminares</w:t>
      </w:r>
      <w:bookmarkEnd w:id="144"/>
    </w:p>
    <w:p w14:paraId="7A6557BF" w14:textId="43FFA050" w:rsidR="00E52F96" w:rsidRPr="000A338D" w:rsidRDefault="00E52F96" w:rsidP="00E52F96"/>
    <w:p w14:paraId="323D4945" w14:textId="321B5167"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color w:val="000000"/>
          <w:szCs w:val="24"/>
          <w:lang w:eastAsia="pt-BR"/>
        </w:rPr>
        <w:t xml:space="preserve">TABELA 1 </w:t>
      </w:r>
      <w:r w:rsidR="00497B88" w:rsidRPr="000A338D">
        <w:rPr>
          <w:rFonts w:eastAsia="Times New Roman" w:cs="Arial"/>
          <w:b/>
          <w:bCs/>
          <w:color w:val="000000"/>
          <w:szCs w:val="24"/>
          <w:lang w:eastAsia="pt-BR"/>
        </w:rPr>
        <w:t>–</w:t>
      </w:r>
      <w:r w:rsidRPr="000A338D">
        <w:rPr>
          <w:rFonts w:eastAsia="Times New Roman" w:cs="Arial"/>
          <w:b/>
          <w:bCs/>
          <w:color w:val="000000"/>
          <w:szCs w:val="24"/>
          <w:lang w:eastAsia="pt-BR"/>
        </w:rPr>
        <w:t xml:space="preserve"> ESTATÍSTICAS DAS DIFERENÇAS ENTRE OS </w:t>
      </w:r>
      <w:r w:rsidRPr="000A338D">
        <w:rPr>
          <w:rFonts w:eastAsia="Times New Roman" w:cs="Arial"/>
          <w:b/>
          <w:bCs/>
          <w:i/>
          <w:iCs/>
          <w:color w:val="000000"/>
          <w:szCs w:val="24"/>
          <w:lang w:eastAsia="pt-BR"/>
        </w:rPr>
        <w:t>RANKINGS</w:t>
      </w:r>
      <w:r w:rsidRPr="000A338D">
        <w:rPr>
          <w:rFonts w:eastAsia="Times New Roman" w:cs="Arial"/>
          <w:b/>
          <w:bCs/>
          <w:color w:val="000000"/>
          <w:szCs w:val="24"/>
          <w:lang w:eastAsia="pt-BR"/>
        </w:rPr>
        <w:t xml:space="preserve"> DE ÁGUA TRATADA E INTERNAÇÕES PROPORCIONAIS POR </w:t>
      </w:r>
      <w:proofErr w:type="spellStart"/>
      <w:r w:rsidRPr="000A338D">
        <w:rPr>
          <w:rFonts w:eastAsia="Times New Roman" w:cs="Arial"/>
          <w:b/>
          <w:bCs/>
          <w:color w:val="000000"/>
          <w:szCs w:val="24"/>
          <w:lang w:eastAsia="pt-BR"/>
        </w:rPr>
        <w:t>DIARRÉIA</w:t>
      </w:r>
      <w:proofErr w:type="spellEnd"/>
      <w:r w:rsidRPr="000A338D">
        <w:rPr>
          <w:rFonts w:eastAsia="Times New Roman" w:cs="Arial"/>
          <w:b/>
          <w:bCs/>
          <w:color w:val="000000"/>
          <w:szCs w:val="24"/>
          <w:lang w:eastAsia="pt-BR"/>
        </w:rPr>
        <w:t>.</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E52F96" w:rsidRPr="000A338D" w14:paraId="6ED6607F"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430A47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921951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861479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703E9C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C2B8E0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DF427DD"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AA1F3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B7CDB05"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FEB3ED6"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1AE1B605"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140D04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36CF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2D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-0.81818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6FFF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791B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0.885835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3CBB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0.331395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AFCF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F7C18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-0.32162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87F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-0.81818</w:t>
            </w:r>
          </w:p>
        </w:tc>
      </w:tr>
      <w:tr w:rsidR="00E52F96" w:rsidRPr="000A338D" w14:paraId="05782EAC"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093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F3384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1.17E-19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394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-0.8277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C6F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CA88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0.894292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D8269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0.346723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CE6F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464EF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0A9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-0.8277</w:t>
            </w:r>
          </w:p>
        </w:tc>
      </w:tr>
      <w:tr w:rsidR="00E52F96" w:rsidRPr="000A338D" w14:paraId="14258B6A"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33CD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22B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6F85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2FE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7F7C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2998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0.337738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B60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4BB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D63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-0.85412</w:t>
            </w:r>
          </w:p>
        </w:tc>
      </w:tr>
      <w:tr w:rsidR="00E52F96" w:rsidRPr="000A338D" w14:paraId="341E6B3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211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1DF6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1.03E-17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2538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73A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0.029598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C026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0.900634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CF13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0.335624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F8C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0.029598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24E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12DF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-0.84989</w:t>
            </w:r>
          </w:p>
        </w:tc>
      </w:tr>
      <w:tr w:rsidR="00E52F96" w:rsidRPr="000A338D" w14:paraId="77485B1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35C0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EDF3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5CF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0.058954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4BDA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535C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0.941865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DB8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0.325352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403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CAF7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5A42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-0.87551</w:t>
            </w:r>
          </w:p>
        </w:tc>
      </w:tr>
      <w:tr w:rsidR="00E52F96" w:rsidRPr="000A338D" w14:paraId="333EA05F"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B6E2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D9E1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7B77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0.073724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656E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FB8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439A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377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0FC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269B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-0.86179</w:t>
            </w:r>
          </w:p>
        </w:tc>
      </w:tr>
      <w:tr w:rsidR="00E52F96" w:rsidRPr="000A338D" w14:paraId="61CE4DF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B1E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D34D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E133C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0.065271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B8B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0.016476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8291A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1B90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0.286615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78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0.016476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46FBD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-0.29067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8EC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-0.87025</w:t>
            </w:r>
          </w:p>
        </w:tc>
      </w:tr>
      <w:tr w:rsidR="00E52F96" w:rsidRPr="000A338D" w14:paraId="0CBB432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1F0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C6E3D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F579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F32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D26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B82B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212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019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1CB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-0.87129</w:t>
            </w:r>
          </w:p>
        </w:tc>
      </w:tr>
      <w:tr w:rsidR="00E52F96" w:rsidRPr="000A338D" w14:paraId="76D3558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B5F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C87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26CD3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0.065354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B0D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0.034166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51D2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0.969362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D89D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0.279693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EAB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0.034166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F3E4D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E23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-0.88496</w:t>
            </w:r>
          </w:p>
        </w:tc>
      </w:tr>
      <w:tr w:rsidR="00E52F96" w:rsidRPr="000A338D" w14:paraId="2120976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571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F5C3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259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-0.90399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7E10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25D0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0.971477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810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0.298705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8EC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854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-0.32589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5801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-0.90399</w:t>
            </w:r>
          </w:p>
        </w:tc>
      </w:tr>
      <w:tr w:rsidR="00E52F96" w:rsidRPr="000A338D" w14:paraId="36D8EE4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D0D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CC91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AEE8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0.075898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E92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7EB7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0.937712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08C4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0.285528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2FA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85786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-0.29137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67F2C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-0.89345</w:t>
            </w:r>
          </w:p>
        </w:tc>
      </w:tr>
      <w:tr w:rsidR="00E52F96" w:rsidRPr="000A338D" w14:paraId="4017D98C"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3A89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1FC7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FF4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0.059029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4313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F7C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0.967257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6F7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0.287503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FAA83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12F8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D80A8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-0.91666</w:t>
            </w:r>
          </w:p>
        </w:tc>
      </w:tr>
      <w:tr w:rsidR="00E52F96" w:rsidRPr="000A338D" w14:paraId="116B715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1A2C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F399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E102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0.090668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275F7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593A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EFF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0BA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1F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8D3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-0.88185</w:t>
            </w:r>
          </w:p>
        </w:tc>
      </w:tr>
      <w:tr w:rsidR="00E52F96" w:rsidRPr="000A338D" w14:paraId="5D40649E"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1E815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F94B6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73614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0.10648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0ABB2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5EF98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3AD2B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0.304576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55930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98CB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5C54DA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-0.86392</w:t>
            </w:r>
          </w:p>
        </w:tc>
      </w:tr>
    </w:tbl>
    <w:p w14:paraId="4F81F1E4" w14:textId="77777777" w:rsidR="00E52F96" w:rsidRPr="000A338D" w:rsidRDefault="00E52F96" w:rsidP="00E52F96">
      <w:pPr>
        <w:rPr>
          <w:rFonts w:cs="Arial"/>
        </w:rPr>
      </w:pPr>
    </w:p>
    <w:p w14:paraId="004379D6" w14:textId="5D74BA68"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 xml:space="preserve">TABELA 2 </w:t>
      </w:r>
      <w:r w:rsidR="00497B88" w:rsidRPr="000A338D">
        <w:rPr>
          <w:rFonts w:eastAsia="Times New Roman" w:cs="Arial"/>
          <w:b/>
          <w:bCs/>
          <w:smallCaps/>
          <w:color w:val="000000"/>
          <w:szCs w:val="24"/>
          <w:lang w:eastAsia="pt-BR"/>
        </w:rPr>
        <w:t>–</w:t>
      </w:r>
      <w:r w:rsidRPr="000A338D">
        <w:rPr>
          <w:rFonts w:eastAsia="Times New Roman" w:cs="Arial"/>
          <w:b/>
          <w:bCs/>
          <w:smallCaps/>
          <w:color w:val="000000"/>
          <w:szCs w:val="24"/>
          <w:lang w:eastAsia="pt-BR"/>
        </w:rPr>
        <w:t xml:space="preserve"> ESTATÍSTICAS DAS DIFERENÇAS ENTRE OS RANKINGS DE ÁGUA TRATADA E INTERNAÇÕES PROPORCIONAIS POR DENGUE</w:t>
      </w:r>
    </w:p>
    <w:tbl>
      <w:tblPr>
        <w:tblW w:w="0" w:type="auto"/>
        <w:tblCellMar>
          <w:top w:w="15" w:type="dxa"/>
          <w:left w:w="15" w:type="dxa"/>
          <w:bottom w:w="15" w:type="dxa"/>
          <w:right w:w="15" w:type="dxa"/>
        </w:tblCellMar>
        <w:tblLook w:val="04A0" w:firstRow="1" w:lastRow="0" w:firstColumn="1" w:lastColumn="0" w:noHBand="0" w:noVBand="1"/>
      </w:tblPr>
      <w:tblGrid>
        <w:gridCol w:w="673"/>
        <w:gridCol w:w="1360"/>
        <w:gridCol w:w="1022"/>
        <w:gridCol w:w="1022"/>
        <w:gridCol w:w="1022"/>
        <w:gridCol w:w="1022"/>
        <w:gridCol w:w="1022"/>
        <w:gridCol w:w="959"/>
        <w:gridCol w:w="959"/>
      </w:tblGrid>
      <w:tr w:rsidR="00E52F96" w:rsidRPr="000A338D" w14:paraId="1160BFCF"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7A5BEB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C92404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1B7FAA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18521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212A370"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014BA0F"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632980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DFF48C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5985E2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23CC7CAD"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AB202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AFE05C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-5.62138E-18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E2FD2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-0.58034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B9DBA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CFAFC1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0.953488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3A54E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0.277484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C355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BB05C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-0.33774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7EC001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-0.58034</w:t>
            </w:r>
          </w:p>
        </w:tc>
      </w:tr>
      <w:tr w:rsidR="00E52F96" w:rsidRPr="000A338D" w14:paraId="0637F466"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7B82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0E96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-1.12428E-17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67BC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-0.59408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6F14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24F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ABD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0.28277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3E4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A7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500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-0.59408</w:t>
            </w:r>
          </w:p>
        </w:tc>
      </w:tr>
      <w:tr w:rsidR="00E52F96" w:rsidRPr="000A338D" w14:paraId="0BF9CEA5"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790B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7CE5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-5.05924E-17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4B8B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F837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392D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0.871036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64DA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DD4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EC9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-0.37685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012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-0.74101</w:t>
            </w:r>
          </w:p>
        </w:tc>
      </w:tr>
      <w:tr w:rsidR="00E52F96" w:rsidRPr="000A338D" w14:paraId="14C086C2"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9483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294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-1.68641E-17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FF3E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0.238901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C31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A3D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CAD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0.375793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897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1B50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-0.37791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9B99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-0.70719</w:t>
            </w:r>
          </w:p>
        </w:tc>
      </w:tr>
      <w:tr w:rsidR="00E52F96" w:rsidRPr="000A338D" w14:paraId="71A7758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E71DB"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2ACF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0.000356068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1268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0.275198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F59B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096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0.935536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D2C8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0.275198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196C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112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26E8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-0.65926</w:t>
            </w:r>
          </w:p>
        </w:tc>
      </w:tr>
      <w:tr w:rsidR="00E52F96" w:rsidRPr="000A338D" w14:paraId="49B93A46"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3B9B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98CC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0.000614218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BB26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0.153892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8AF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538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08B5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0.382867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EB27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1770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0A57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-0.78163</w:t>
            </w:r>
          </w:p>
        </w:tc>
      </w:tr>
      <w:tr w:rsidR="00E52F96" w:rsidRPr="000A338D" w14:paraId="64C78ED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D5A0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4C7F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0.00047179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92D3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0.215061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998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73B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407E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0.333245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F00A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7FB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F7D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-0.71306</w:t>
            </w:r>
          </w:p>
        </w:tc>
      </w:tr>
      <w:tr w:rsidR="00E52F96" w:rsidRPr="000A338D" w14:paraId="6F04332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062E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EA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0.000663177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4E5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D86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DB9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0.951441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2F3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3CC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9CD0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B8E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-0.80589</w:t>
            </w:r>
          </w:p>
        </w:tc>
      </w:tr>
      <w:tr w:rsidR="00E52F96" w:rsidRPr="000A338D" w14:paraId="2277625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A6E0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BD1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0.000645374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FFF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0.171894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507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F3D2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0.941936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8E10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E5CD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C18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8EE3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-0.78899</w:t>
            </w:r>
          </w:p>
        </w:tc>
      </w:tr>
      <w:tr w:rsidR="00E52F96" w:rsidRPr="000A338D" w14:paraId="7DA5246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54DF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D08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0.000427282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F5B1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0.277384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6A32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CE2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282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0.277384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ED63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D82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E007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-0.69302</w:t>
            </w:r>
          </w:p>
        </w:tc>
      </w:tr>
      <w:tr w:rsidR="00E52F96" w:rsidRPr="000A338D" w14:paraId="1060591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28CC3"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EECB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0.000318236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C9E3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0.324843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FA85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9AF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0.927164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74D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0.259833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7E88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033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-0.32262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9E3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-0.6445</w:t>
            </w:r>
          </w:p>
        </w:tc>
      </w:tr>
      <w:tr w:rsidR="00E52F96" w:rsidRPr="000A338D" w14:paraId="6A93E845"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76B46"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B50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-0.000324912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A9A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0.185612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C64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5F8B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0.960928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2C6F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0.349637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7C6B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E9A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B49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-0.79008</w:t>
            </w:r>
          </w:p>
        </w:tc>
      </w:tr>
      <w:tr w:rsidR="00E52F96" w:rsidRPr="000A338D" w14:paraId="79EE33C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28FE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7A64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0.000765547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BF7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B06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0A2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0.968305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280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0.348683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7C6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00FD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-0.34596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C225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-0.86287</w:t>
            </w:r>
          </w:p>
        </w:tc>
      </w:tr>
      <w:tr w:rsidR="00E52F96" w:rsidRPr="000A338D" w14:paraId="466D7AB1"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24540C5"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lastRenderedPageBreak/>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5D299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-0.000618669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B59F4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5073A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14B28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0.969349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B69AB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FF185A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FA16D4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-0.32042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EEAF2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-0.69198</w:t>
            </w:r>
          </w:p>
        </w:tc>
      </w:tr>
    </w:tbl>
    <w:p w14:paraId="3A77B5B5" w14:textId="77777777" w:rsidR="00E52F96" w:rsidRPr="000A338D" w:rsidRDefault="00E52F96" w:rsidP="00E52F96">
      <w:pPr>
        <w:rPr>
          <w:rFonts w:cs="Arial"/>
        </w:rPr>
      </w:pPr>
    </w:p>
    <w:p w14:paraId="7E1C69C8" w14:textId="0009D114" w:rsidR="00E52F96" w:rsidRPr="000A338D" w:rsidRDefault="00E52F96" w:rsidP="00E52F96">
      <w:pPr>
        <w:spacing w:line="240" w:lineRule="auto"/>
        <w:ind w:left="-2" w:hanging="2"/>
        <w:rPr>
          <w:rFonts w:eastAsia="Times New Roman" w:cs="Arial"/>
          <w:szCs w:val="24"/>
          <w:lang w:eastAsia="pt-BR"/>
        </w:rPr>
      </w:pPr>
      <w:r w:rsidRPr="000A338D">
        <w:rPr>
          <w:rFonts w:eastAsia="Times New Roman" w:cs="Arial"/>
          <w:b/>
          <w:bCs/>
          <w:color w:val="000000"/>
          <w:szCs w:val="24"/>
          <w:lang w:eastAsia="pt-BR"/>
        </w:rPr>
        <w:t xml:space="preserve">TABELA 3 </w:t>
      </w:r>
      <w:r w:rsidR="00497B88" w:rsidRPr="000A338D">
        <w:rPr>
          <w:rFonts w:eastAsia="Times New Roman" w:cs="Arial"/>
          <w:b/>
          <w:bCs/>
          <w:color w:val="000000"/>
          <w:szCs w:val="24"/>
          <w:lang w:eastAsia="pt-BR"/>
        </w:rPr>
        <w:t>–</w:t>
      </w:r>
      <w:r w:rsidRPr="000A338D">
        <w:rPr>
          <w:rFonts w:eastAsia="Times New Roman" w:cs="Arial"/>
          <w:b/>
          <w:bCs/>
          <w:color w:val="000000"/>
          <w:szCs w:val="24"/>
          <w:lang w:eastAsia="pt-BR"/>
        </w:rPr>
        <w:t xml:space="preserve"> ESTATÍSTICAS DAS DIFERENÇAS ENTRE OS RANKINGS DE ÁGUA TRATADA E INTERNAÇÕES PROPORCIONAIS POR HANSENÍASE.</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E52F96" w:rsidRPr="000A338D" w14:paraId="38903FAC"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3130B5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CA7528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A163F9E"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2934ED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843672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CD99BC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33A4C95"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E98AC7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21C73B9"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08D61EEA"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0E77D8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BC882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-2.4E-17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64E167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CC084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0AC23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0.957717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6CC3CE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0.247886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449E98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28F9D1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-0.31342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A89F05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-0.5518</w:t>
            </w:r>
          </w:p>
        </w:tc>
      </w:tr>
      <w:tr w:rsidR="00E52F96" w:rsidRPr="000A338D" w14:paraId="235E4C90"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C9A4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844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1.87E-18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E9B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DC4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08A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0.919662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ECFE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0.248943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9D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D5D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-0.30603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AFB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-0.57188</w:t>
            </w:r>
          </w:p>
        </w:tc>
      </w:tr>
      <w:tr w:rsidR="00E52F96" w:rsidRPr="000A338D" w14:paraId="1037E03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BE92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D84B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4.45E-17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A50C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-0.57928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8CC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8F31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0.882664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3606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0.263742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6F4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2FBA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D46F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-0.57928</w:t>
            </w:r>
          </w:p>
        </w:tc>
      </w:tr>
      <w:tr w:rsidR="00E52F96" w:rsidRPr="000A338D" w14:paraId="41B8A5E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0CB0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9EF3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9D2E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-0.59725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C2F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89E3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B6C2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1779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526F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-0.32452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455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-0.59725</w:t>
            </w:r>
          </w:p>
        </w:tc>
      </w:tr>
      <w:tr w:rsidR="00E52F96" w:rsidRPr="000A338D" w14:paraId="037839C2"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205C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59D1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802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280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4387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834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326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972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FAE8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-0.62867</w:t>
            </w:r>
          </w:p>
        </w:tc>
      </w:tr>
      <w:tr w:rsidR="00E52F96" w:rsidRPr="000A338D" w14:paraId="034D096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C757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3DDC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F08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0.299462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363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F72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6C4A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0.299462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3C8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1FA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598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-0.63606</w:t>
            </w:r>
          </w:p>
        </w:tc>
      </w:tr>
      <w:tr w:rsidR="00E52F96" w:rsidRPr="000A338D" w14:paraId="012A564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E04F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238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1480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417B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EC11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261A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821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948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2B5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-0.65928</w:t>
            </w:r>
          </w:p>
        </w:tc>
      </w:tr>
      <w:tr w:rsidR="00E52F96" w:rsidRPr="000A338D" w14:paraId="466DC37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BAAB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21E8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0EB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43F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4FF6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7979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0.273102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069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AC2A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-0.29561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9E8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-0.66876</w:t>
            </w:r>
          </w:p>
        </w:tc>
      </w:tr>
      <w:tr w:rsidR="00E52F96" w:rsidRPr="000A338D" w14:paraId="0510F20E"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0DD4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61B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0.000516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093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0.233076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655B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31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0.895523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A3A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0.279226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66CD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A46F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1BA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-0.73838</w:t>
            </w:r>
          </w:p>
        </w:tc>
      </w:tr>
      <w:tr w:rsidR="00E52F96" w:rsidRPr="000A338D" w14:paraId="430C0F9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2AE7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C11F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987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0.288987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F364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142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51ED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0.241944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C7A5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295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1A3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-0.68141</w:t>
            </w:r>
          </w:p>
        </w:tc>
      </w:tr>
      <w:tr w:rsidR="00E52F96" w:rsidRPr="000A338D" w14:paraId="4D9F0DB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DFAB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79AB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82C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0.331172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4EE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EB1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A091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0.227578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B139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55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C36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-0.63817</w:t>
            </w:r>
          </w:p>
        </w:tc>
      </w:tr>
      <w:tr w:rsidR="00E52F96" w:rsidRPr="000A338D" w14:paraId="71A67A1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EF81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011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CD34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0.354388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16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4CFB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13D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0.23758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998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B05D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-0.30946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BB7C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-0.6213</w:t>
            </w:r>
          </w:p>
        </w:tc>
      </w:tr>
      <w:tr w:rsidR="00E52F96" w:rsidRPr="000A338D" w14:paraId="17B2CED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62603"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D055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313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0.361765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B47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E37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7968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0.223287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606C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E6B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33AC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-0.61498</w:t>
            </w:r>
          </w:p>
        </w:tc>
      </w:tr>
      <w:tr w:rsidR="00E52F96" w:rsidRPr="000A338D" w14:paraId="228AB12A"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1B5F355"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C44ECE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B42334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0.377577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5B572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0.003369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CEBC9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C966B9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0.223771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1AA207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0.003369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6ABB6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-0.28046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4775F2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-0.59282</w:t>
            </w:r>
          </w:p>
        </w:tc>
      </w:tr>
    </w:tbl>
    <w:p w14:paraId="06BBCE8B" w14:textId="77777777" w:rsidR="00E52F96" w:rsidRPr="000A338D" w:rsidRDefault="00E52F96" w:rsidP="00E52F96">
      <w:pPr>
        <w:rPr>
          <w:rFonts w:cs="Arial"/>
          <w:sz w:val="18"/>
          <w:szCs w:val="18"/>
        </w:rPr>
      </w:pPr>
    </w:p>
    <w:p w14:paraId="351C144C" w14:textId="13A6981A"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 xml:space="preserve">TABELA 4 </w:t>
      </w:r>
      <w:r w:rsidR="00497B88" w:rsidRPr="000A338D">
        <w:rPr>
          <w:rFonts w:eastAsia="Times New Roman" w:cs="Arial"/>
          <w:b/>
          <w:bCs/>
          <w:smallCaps/>
          <w:color w:val="000000"/>
          <w:szCs w:val="24"/>
          <w:lang w:eastAsia="pt-BR"/>
        </w:rPr>
        <w:t>–</w:t>
      </w:r>
      <w:r w:rsidRPr="000A338D">
        <w:rPr>
          <w:rFonts w:eastAsia="Times New Roman" w:cs="Arial"/>
          <w:b/>
          <w:bCs/>
          <w:smallCaps/>
          <w:color w:val="000000"/>
          <w:szCs w:val="24"/>
          <w:lang w:eastAsia="pt-BR"/>
        </w:rPr>
        <w:t xml:space="preserve"> ESTATÍSTICAS DAS DIFERENÇAS ENTRE OS RANKINGS DE ÁGUA TRATADA E INTERNAÇÕES PROPORCIONAIS POR LEPTOSPIROSE.</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497B88" w:rsidRPr="000A338D" w14:paraId="1E938812"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1437ADC"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4CCF5D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5FFB0C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D2E0900"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1C3A1D"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7EE40B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350EE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088D79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CC4378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1C3E5297"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CD7D356"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ED357F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-7.5E-18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CE1A0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-0.50846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6CDA0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982D7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0.989429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B852D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0.237844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F1EB1A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9325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-0.28488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304DA7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-0.50846</w:t>
            </w:r>
          </w:p>
        </w:tc>
      </w:tr>
      <w:tr w:rsidR="00E52F96" w:rsidRPr="000A338D" w14:paraId="326102E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31D6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CF61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-1.9E-18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A27E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A78D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A2C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B052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60C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1E14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D42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-0.53171</w:t>
            </w:r>
          </w:p>
        </w:tc>
      </w:tr>
      <w:tr w:rsidR="00E52F96" w:rsidRPr="000A338D" w14:paraId="1BE6D74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96CE0"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2AB1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-6.7E-17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B33E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0.440803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3F4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2C2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1B2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0.238372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4BE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C14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BD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-0.53066</w:t>
            </w:r>
          </w:p>
        </w:tc>
      </w:tr>
      <w:tr w:rsidR="00E52F96" w:rsidRPr="000A338D" w14:paraId="41FD6AF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DCBAA"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AD87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EAD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0.409091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737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67B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0.89852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E32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BE7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CF7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3FA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-0.537</w:t>
            </w:r>
          </w:p>
        </w:tc>
      </w:tr>
      <w:tr w:rsidR="00E52F96" w:rsidRPr="000A338D" w14:paraId="2994B73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CCFD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ED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406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0.392287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F448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57D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0.920768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F60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A55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57FD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75F0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-0.54217</w:t>
            </w:r>
          </w:p>
        </w:tc>
      </w:tr>
      <w:tr w:rsidR="00E52F96" w:rsidRPr="000A338D" w14:paraId="315441B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519C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C04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1D85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0.397563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532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ABC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FD7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0.240587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365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1CE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E1C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-0.53795</w:t>
            </w:r>
          </w:p>
        </w:tc>
      </w:tr>
      <w:tr w:rsidR="00E52F96" w:rsidRPr="000A338D" w14:paraId="76AB66B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AB1E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78DE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BF6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0.389111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87B3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C5D6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0.881727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8F41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8F9D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64F2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76A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-0.54641</w:t>
            </w:r>
          </w:p>
        </w:tc>
      </w:tr>
      <w:tr w:rsidR="00E52F96" w:rsidRPr="000A338D" w14:paraId="66CF5AC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10C1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AC2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9F10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0.405028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1729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5CF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0.968319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1566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0.243823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D1F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05A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CEA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-0.5696</w:t>
            </w:r>
          </w:p>
        </w:tc>
      </w:tr>
      <w:tr w:rsidR="00E52F96" w:rsidRPr="000A338D" w14:paraId="022F7A5E"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9FC6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5B8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A2E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0.400797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919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1CD4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0.973582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D44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BF00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3FA8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E2F7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-0.57066</w:t>
            </w:r>
          </w:p>
        </w:tc>
      </w:tr>
      <w:tr w:rsidR="00E52F96" w:rsidRPr="000A338D" w14:paraId="74094BA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619F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F5DA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85A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0.414515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739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3208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3C6A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0.243796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855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674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C94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-0.55589</w:t>
            </w:r>
          </w:p>
        </w:tc>
      </w:tr>
      <w:tr w:rsidR="00E52F96" w:rsidRPr="000A338D" w14:paraId="4F13540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8530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7370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5B8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0.412396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75E8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73E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0.908177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53F5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C691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95C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7870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-0.55695</w:t>
            </w:r>
          </w:p>
        </w:tc>
      </w:tr>
      <w:tr w:rsidR="00E52F96" w:rsidRPr="000A338D" w14:paraId="3F97DDEF"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B9DD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3CA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998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0.401856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41A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58D4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0.842785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9D65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0.235366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01F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183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-0.26463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DC2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-0.57383</w:t>
            </w:r>
          </w:p>
        </w:tc>
      </w:tr>
      <w:tr w:rsidR="00E52F96" w:rsidRPr="000A338D" w14:paraId="20D4ACF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9DE9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DD6C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524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5C4F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13B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0.959867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FF0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0.232129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108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DD0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635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-0.55063</w:t>
            </w:r>
          </w:p>
        </w:tc>
      </w:tr>
      <w:tr w:rsidR="00E52F96" w:rsidRPr="000A338D" w14:paraId="335B914D"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9FC50BB"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FB1D6F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490DB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0.42399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43E13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C82C7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0.950362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021AC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0.238472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6D425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3B19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EEF09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-0.54641</w:t>
            </w:r>
          </w:p>
        </w:tc>
      </w:tr>
    </w:tbl>
    <w:p w14:paraId="5360D6E2" w14:textId="77777777" w:rsidR="00497B88" w:rsidRPr="000A338D" w:rsidRDefault="00497B88" w:rsidP="00497B88">
      <w:pPr>
        <w:spacing w:line="240" w:lineRule="auto"/>
        <w:ind w:firstLine="0"/>
        <w:jc w:val="left"/>
        <w:rPr>
          <w:rFonts w:eastAsia="Times New Roman" w:cs="Arial"/>
          <w:szCs w:val="24"/>
          <w:lang w:eastAsia="pt-BR"/>
        </w:rPr>
      </w:pPr>
    </w:p>
    <w:p w14:paraId="452089DF" w14:textId="6220213D"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5 – ESTATÍSTICAS DAS DIFERENÇAS ENTRE OS RANKINGS DE COLETA DE ESGOTAMENTO SANITÁRIO E INTERNAÇÕES PROPORCIONAIS POR DIARREIA.</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029"/>
        <w:gridCol w:w="1058"/>
        <w:gridCol w:w="1058"/>
        <w:gridCol w:w="1058"/>
        <w:gridCol w:w="1058"/>
        <w:gridCol w:w="1016"/>
        <w:gridCol w:w="1016"/>
      </w:tblGrid>
      <w:tr w:rsidR="00497B88" w:rsidRPr="000A338D" w14:paraId="5A796869"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C560DD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C5D1B0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E2273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108579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815A64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199E5B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80F509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E945F6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D1D5CA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553C44F4"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EA75EE1"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5EFDC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DF15A9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-0.56131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F2C73C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762398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E4534A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0.263742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000B6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661F3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6B8A91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-0.56131</w:t>
            </w:r>
          </w:p>
        </w:tc>
      </w:tr>
      <w:tr w:rsidR="00497B88" w:rsidRPr="000A338D" w14:paraId="374316F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E1DC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A4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6916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61A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71BD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506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0.274577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A9A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59E2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05A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-0.56342</w:t>
            </w:r>
          </w:p>
        </w:tc>
      </w:tr>
      <w:tr w:rsidR="00497B88" w:rsidRPr="000A338D" w14:paraId="5D80FDC0"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4500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FF28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8C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-0.59302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63B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4D5D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0.92389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BCF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F79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47F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-0.30074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E9F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-0.59302</w:t>
            </w:r>
          </w:p>
        </w:tc>
      </w:tr>
      <w:tr w:rsidR="00497B88" w:rsidRPr="000A338D" w14:paraId="7B3F628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38E4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650B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1.41E-18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2B6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1AD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B83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0.938689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E29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21A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850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64C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-0.60148</w:t>
            </w:r>
          </w:p>
        </w:tc>
      </w:tr>
      <w:tr w:rsidR="00497B88" w:rsidRPr="000A338D" w14:paraId="79C4D65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4126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lastRenderedPageBreak/>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23A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BE4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CAD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0.040806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C8D6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0.942984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ABF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0.256695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CC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0.040806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DED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A9A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-0.62709</w:t>
            </w:r>
          </w:p>
        </w:tc>
      </w:tr>
      <w:tr w:rsidR="00497B88" w:rsidRPr="000A338D" w14:paraId="134F245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0E78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F31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47D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-0.61655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C4F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590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263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0.291651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94F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DEB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-0.28771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224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-0.61655</w:t>
            </w:r>
          </w:p>
        </w:tc>
      </w:tr>
      <w:tr w:rsidR="00497B88" w:rsidRPr="000A338D" w14:paraId="298F40C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1772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57F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8DA9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5C5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DE90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0.964086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251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0.280455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8A9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7A5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D1D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-0.62712</w:t>
            </w:r>
          </w:p>
        </w:tc>
      </w:tr>
      <w:tr w:rsidR="00497B88" w:rsidRPr="000A338D" w14:paraId="6FDBB4D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606F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6DD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886E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BF5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9084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0.936602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074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0.277829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216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33D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754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-0.6345</w:t>
            </w:r>
          </w:p>
        </w:tc>
      </w:tr>
      <w:tr w:rsidR="00497B88" w:rsidRPr="000A338D" w14:paraId="5540255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6CEC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703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E3E9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3C8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9DF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0.92604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374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0.262966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6B6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7D8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AC83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-0.67566</w:t>
            </w:r>
          </w:p>
        </w:tc>
      </w:tr>
      <w:tr w:rsidR="00497B88" w:rsidRPr="000A338D" w14:paraId="14C665B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59DB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0AC9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A8D7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158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0.007948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EE4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0.902797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75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0.261309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4FE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0.007948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1FE8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-0.26591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F6E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-0.68412</w:t>
            </w:r>
          </w:p>
        </w:tc>
      </w:tr>
      <w:tr w:rsidR="00497B88" w:rsidRPr="000A338D" w14:paraId="6E1ACB9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959D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8CC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6347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81A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0.031933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A80D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0.913333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D2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0.257368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C9A1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0.031933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0DA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687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-0.68097</w:t>
            </w:r>
          </w:p>
        </w:tc>
      </w:tr>
      <w:tr w:rsidR="00497B88" w:rsidRPr="000A338D" w14:paraId="7640923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24A5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7CD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23B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-0.71793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151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0.015196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917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0.909149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BD6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0428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0.015196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46A7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-0.25645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621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-0.71793</w:t>
            </w:r>
          </w:p>
        </w:tc>
      </w:tr>
      <w:tr w:rsidR="00497B88" w:rsidRPr="000A338D" w14:paraId="13D9AEB6"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5B92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C9BC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10B3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-0.69792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91D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882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EE2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0.254078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F43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E1EE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-0.23694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3B5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-0.69792</w:t>
            </w:r>
          </w:p>
        </w:tc>
      </w:tr>
      <w:tr w:rsidR="00497B88" w:rsidRPr="000A338D" w14:paraId="4C3290E5"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110430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7E72A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A5244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12A0E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0.040263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56B36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0.919688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D1155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0.276178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D09961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0.040263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3CFEF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-0.25322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B3570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-0.67576</w:t>
            </w:r>
          </w:p>
        </w:tc>
      </w:tr>
    </w:tbl>
    <w:p w14:paraId="443BB660" w14:textId="77777777" w:rsidR="00E52F96" w:rsidRPr="000A338D" w:rsidRDefault="00E52F96" w:rsidP="00E52F96">
      <w:pPr>
        <w:rPr>
          <w:rFonts w:cs="Arial"/>
        </w:rPr>
      </w:pPr>
    </w:p>
    <w:p w14:paraId="3E63F11F" w14:textId="05A80BDD"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6 – ESTATÍSTICAS DAS DIFERENÇAS ENTRE OS RANKINGS DE COLETA DE ESGOTAMENTO SANITÁRIO E INTERNAÇÕES PROPORCIONAIS POR DENGUE.</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029"/>
        <w:gridCol w:w="1058"/>
        <w:gridCol w:w="1058"/>
        <w:gridCol w:w="1058"/>
        <w:gridCol w:w="1058"/>
        <w:gridCol w:w="1016"/>
        <w:gridCol w:w="1016"/>
      </w:tblGrid>
      <w:tr w:rsidR="00497B88" w:rsidRPr="000A338D" w14:paraId="69606F4E"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B25F6F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A80779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D789A1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6BD6EE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C5567D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37E8D7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905AB3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986B53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FE32DC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12BECDEF"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39AE3C5"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820CD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D7DD4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F5147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C2A03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0.89852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2E4C3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D2A3F3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8C8A6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4A1EA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r>
      <w:tr w:rsidR="00497B88" w:rsidRPr="000A338D" w14:paraId="200067E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F0E02"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947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484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D33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0.005285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6B0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B49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276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0.005285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A2D5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AD7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r>
      <w:tr w:rsidR="00497B88" w:rsidRPr="000A338D" w14:paraId="2A9DA74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EBE7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EBC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-2.9E-17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B9E1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D97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04E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0.894292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FDB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0.264535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382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FB6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A9A4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r>
      <w:tr w:rsidR="00497B88" w:rsidRPr="000A338D" w14:paraId="2B05053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82B6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721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-1.9E-17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9C0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7B3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F757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A41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0.270613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F15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606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6CC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r>
      <w:tr w:rsidR="00497B88" w:rsidRPr="000A338D" w14:paraId="60F34D12"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5E16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4FE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E70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B3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700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B27E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0.242977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5EC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B78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D42A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r>
      <w:tr w:rsidR="00497B88" w:rsidRPr="000A338D" w14:paraId="03BB048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0992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089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216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-0.53638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F13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906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0.909207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CB56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0.284235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806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BBE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-0.47216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E3C4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-0.53638</w:t>
            </w:r>
          </w:p>
        </w:tc>
      </w:tr>
      <w:tr w:rsidR="00497B88" w:rsidRPr="000A338D" w14:paraId="78C434E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A54C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297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960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3EF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6DF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B9E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0.231443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A0A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4D0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D90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r>
      <w:tr w:rsidR="00497B88" w:rsidRPr="000A338D" w14:paraId="6482A98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F591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99D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B52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9D3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4A8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702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0.289051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F68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55F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CDB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w:t>
            </w:r>
          </w:p>
        </w:tc>
      </w:tr>
      <w:tr w:rsidR="00497B88" w:rsidRPr="000A338D" w14:paraId="197E080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3595"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740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E41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0F9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0E9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0.879609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52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0.320315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9DC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DFE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2F4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-0.56912</w:t>
            </w:r>
          </w:p>
        </w:tc>
      </w:tr>
      <w:tr w:rsidR="00497B88" w:rsidRPr="000A338D" w14:paraId="20BDDE8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7292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15A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FDB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1391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706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37D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0.285414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FCA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93B3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0B7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r>
      <w:tr w:rsidR="00497B88" w:rsidRPr="000A338D" w14:paraId="7E7167B6"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EB8C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3C5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88D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4AC5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0.026746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440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0.930241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99E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0.259833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FE3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0.026746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A56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5DA3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r>
      <w:tr w:rsidR="00497B88" w:rsidRPr="000A338D" w14:paraId="698DD76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4BB5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4973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99D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B27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E1C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032C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0.320302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7D0E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72A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-0.30276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3D8B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-0.59134</w:t>
            </w:r>
          </w:p>
        </w:tc>
      </w:tr>
      <w:tr w:rsidR="00497B88" w:rsidRPr="000A338D" w14:paraId="2DB6812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162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416A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4F72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-0.67471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98D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EB8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0.929323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3FB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0.276737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B50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813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982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-0.67471</w:t>
            </w:r>
          </w:p>
        </w:tc>
      </w:tr>
      <w:tr w:rsidR="00497B88" w:rsidRPr="000A338D" w14:paraId="6B77E292"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D85CDB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13205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6FC85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0AAD0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0.008865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40805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0.909118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2BB92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0.252062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0F1E0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0.008865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A46E7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D20B9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r>
    </w:tbl>
    <w:p w14:paraId="71155192" w14:textId="77777777" w:rsidR="00E52F96" w:rsidRPr="000A338D" w:rsidRDefault="00E52F96" w:rsidP="00E52F96">
      <w:pPr>
        <w:rPr>
          <w:rFonts w:cs="Arial"/>
        </w:rPr>
      </w:pPr>
    </w:p>
    <w:p w14:paraId="21BC12C4" w14:textId="7BEAB145"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7 – ESTATÍSTICAS DAS DIFERENÇAS ENTRE OS RANKINGS DE COLETA DE ESGOTAMENTO SANITÁRIO E INTERNAÇÕES PROPORCIONAIS POR HANSENÍASE.</w:t>
      </w:r>
    </w:p>
    <w:tbl>
      <w:tblPr>
        <w:tblW w:w="0" w:type="auto"/>
        <w:tblCellMar>
          <w:top w:w="15" w:type="dxa"/>
          <w:left w:w="15" w:type="dxa"/>
          <w:bottom w:w="15" w:type="dxa"/>
          <w:right w:w="15" w:type="dxa"/>
        </w:tblCellMar>
        <w:tblLook w:val="04A0" w:firstRow="1" w:lastRow="0" w:firstColumn="1" w:lastColumn="0" w:noHBand="0" w:noVBand="1"/>
      </w:tblPr>
      <w:tblGrid>
        <w:gridCol w:w="703"/>
        <w:gridCol w:w="1103"/>
        <w:gridCol w:w="1023"/>
        <w:gridCol w:w="1054"/>
        <w:gridCol w:w="1054"/>
        <w:gridCol w:w="1054"/>
        <w:gridCol w:w="1054"/>
        <w:gridCol w:w="1008"/>
        <w:gridCol w:w="1008"/>
      </w:tblGrid>
      <w:tr w:rsidR="00497B88" w:rsidRPr="000A338D" w14:paraId="774E39E2"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728A55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D5D01E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41E02C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E5E9298"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D2AB18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9E864F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377813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A63C6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668388C"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237365CE"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F0F89F1"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22B99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-6E-17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DA5D6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E23B6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B1F6A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0.911205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F4B9F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0.251321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3387D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92E65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4015D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r>
      <w:tr w:rsidR="00497B88" w:rsidRPr="000A338D" w14:paraId="1FCDEF9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54CE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415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D68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6261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1223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B7A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0.249207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7AE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AD9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87F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r>
      <w:tr w:rsidR="00497B88" w:rsidRPr="000A338D" w14:paraId="61078AE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D579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5E64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4.78E-17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F91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22A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267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0.936575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21A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0.246829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032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FEE9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208C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r>
      <w:tr w:rsidR="00497B88" w:rsidRPr="000A338D" w14:paraId="639FC03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91DE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E150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1.87E-18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9277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C31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FBEC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0.957717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66D0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0.247357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24B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E24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66B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r>
      <w:tr w:rsidR="00497B88" w:rsidRPr="000A338D" w14:paraId="308795D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EDEB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3FF2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07D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BF13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189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0.953497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B0D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0.234194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3C7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C39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6C4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r>
      <w:tr w:rsidR="00497B88" w:rsidRPr="000A338D" w14:paraId="041440E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C881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CACA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91A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130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4F7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0.953524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5BCC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751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861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0B8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r>
      <w:tr w:rsidR="00497B88" w:rsidRPr="000A338D" w14:paraId="5F867D6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ADD1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DE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10B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C67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937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B1C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0.261817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0B76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839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996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r>
      <w:tr w:rsidR="00497B88" w:rsidRPr="000A338D" w14:paraId="4820D5DC"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5C8F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B58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D91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634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24D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0.92604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284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6E9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426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64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r>
      <w:tr w:rsidR="00497B88" w:rsidRPr="000A338D" w14:paraId="6CEF282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926E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708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0.000516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F044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3115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E48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0.864725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3DC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0.36753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7D4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ECAA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044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r>
      <w:tr w:rsidR="00497B88" w:rsidRPr="000A338D" w14:paraId="7D663FD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4D33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887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0.000403 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374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69C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6E5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F98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0.310773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B4E4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7E9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EA03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r>
      <w:tr w:rsidR="00497B88" w:rsidRPr="000A338D" w14:paraId="71628B35"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CFD3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B11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F2C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DE34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47D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0.904889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0EAC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0.301112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C7A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2DF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F5B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r>
      <w:tr w:rsidR="00497B88" w:rsidRPr="000A338D" w14:paraId="79EA8E6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355B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BD88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D4E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CB12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4E4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0.975736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1F6E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B4D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8C0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D88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r>
      <w:tr w:rsidR="00497B88" w:rsidRPr="000A338D" w14:paraId="36C5277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59D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lastRenderedPageBreak/>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165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226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31D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FC9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0.907048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087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0.249186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7B5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2B2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A17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r>
      <w:tr w:rsidR="00497B88" w:rsidRPr="000A338D" w14:paraId="39A18DCD"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4881D6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4DDE1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F31EAB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906343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E0EE6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0.910331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C9F04B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0.272397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B847E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4FC94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8D620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r>
    </w:tbl>
    <w:p w14:paraId="1AAB8719" w14:textId="77777777" w:rsidR="00E52F96" w:rsidRPr="000A338D" w:rsidRDefault="00E52F96" w:rsidP="00E52F96">
      <w:pPr>
        <w:rPr>
          <w:rFonts w:cs="Arial"/>
        </w:rPr>
      </w:pPr>
    </w:p>
    <w:p w14:paraId="3983F20B" w14:textId="1ADBC393"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8 – ESTATÍSTICAS DAS DIFERENÇAS ENTRE OS RANKINGS DE COLETA DE ESGOTAMENTO SANITÁRIO TRATADA E INTERNAÇÕES PROPORCIONAIS POR LEPTOSPIROSE.</w:t>
      </w:r>
    </w:p>
    <w:tbl>
      <w:tblPr>
        <w:tblW w:w="0" w:type="auto"/>
        <w:tblCellMar>
          <w:top w:w="15" w:type="dxa"/>
          <w:left w:w="15" w:type="dxa"/>
          <w:bottom w:w="15" w:type="dxa"/>
          <w:right w:w="15" w:type="dxa"/>
        </w:tblCellMar>
        <w:tblLook w:val="04A0" w:firstRow="1" w:lastRow="0" w:firstColumn="1" w:lastColumn="0" w:noHBand="0" w:noVBand="1"/>
      </w:tblPr>
      <w:tblGrid>
        <w:gridCol w:w="713"/>
        <w:gridCol w:w="1063"/>
        <w:gridCol w:w="1033"/>
        <w:gridCol w:w="1023"/>
        <w:gridCol w:w="1063"/>
        <w:gridCol w:w="1063"/>
        <w:gridCol w:w="1023"/>
        <w:gridCol w:w="1023"/>
        <w:gridCol w:w="1023"/>
      </w:tblGrid>
      <w:tr w:rsidR="00497B88" w:rsidRPr="000A338D" w14:paraId="1A4010E2"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5E967E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6435A2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0E6C9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0DCC28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01F17B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3DED36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660E82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EB773B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EDE1E6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7DD07D6E"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6D476E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FE377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-3.3E-17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46F50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D800D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48A48B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0.980973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813775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DD6BBB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1EC5D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3D0D6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r>
      <w:tr w:rsidR="00497B88" w:rsidRPr="000A338D" w14:paraId="74FF182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8E34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471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BE55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984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EE4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6FA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0.254493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4950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747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264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r>
      <w:tr w:rsidR="00497B88" w:rsidRPr="000A338D" w14:paraId="3CE46FC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F11E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F5E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-4.6E-17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C37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39D3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364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0.943975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B52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0.248943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AC7B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D21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D2F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r>
      <w:tr w:rsidR="00497B88" w:rsidRPr="000A338D" w14:paraId="5BDAEC8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1388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269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7D0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2C29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FB41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D51D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0.238636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888E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804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981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r>
      <w:tr w:rsidR="00497B88" w:rsidRPr="000A338D" w14:paraId="02D17A92"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0685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0542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A62E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1B5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A97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0.933542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2C7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0.236367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3A1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AA5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D09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r>
      <w:tr w:rsidR="00497B88" w:rsidRPr="000A338D" w14:paraId="7BB371F1"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7E012"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BF2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C82E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7633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4FE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0.985228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3D54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0.23213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A248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8A5D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FE00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r>
      <w:tr w:rsidR="00497B88" w:rsidRPr="000A338D" w14:paraId="3A360985"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72A3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BE0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7B6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4A7F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BF9A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0.924046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671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0.234493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6C40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A83E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3F6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r>
      <w:tr w:rsidR="00497B88" w:rsidRPr="000A338D" w14:paraId="2A210F9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7F81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5CD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B2E0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0B4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5BD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0.933533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A12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0.230244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DE5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3CA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48D6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r>
      <w:tr w:rsidR="00497B88" w:rsidRPr="000A338D" w14:paraId="5008835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0F59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A8F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D6A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D5A3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AFCA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0.983118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A4E4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9C0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320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479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r>
      <w:tr w:rsidR="00497B88" w:rsidRPr="000A338D" w14:paraId="657CDEA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386F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D437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2EE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8E1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20C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0.930349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DFE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0.223151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ACE8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277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B9E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r>
      <w:tr w:rsidR="00497B88" w:rsidRPr="000A338D" w14:paraId="719DBD2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6AF6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474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DFB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C91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43C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0.917681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5A2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0.224235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FCD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C6A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966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r>
      <w:tr w:rsidR="00497B88" w:rsidRPr="000A338D" w14:paraId="04E17AD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E10E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B4D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725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F8D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301E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BC1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0.229023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E226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A063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CFBB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r>
      <w:tr w:rsidR="00497B88" w:rsidRPr="000A338D" w14:paraId="7E4D4A33"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352E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FD02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1C5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755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920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0.909238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3A8A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B1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209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2D2C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r>
      <w:tr w:rsidR="00497B88" w:rsidRPr="000A338D" w14:paraId="42835AF4"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62476E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FF300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8761D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663BA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AF351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0.975732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38198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0.238472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DD5E7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22163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5E44DA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r>
    </w:tbl>
    <w:p w14:paraId="2D68483C" w14:textId="77777777" w:rsidR="00E52F96" w:rsidRPr="000A338D" w:rsidRDefault="00E52F96" w:rsidP="00E52F96">
      <w:pPr>
        <w:rPr>
          <w:rFonts w:cs="Arial"/>
        </w:rPr>
      </w:pPr>
    </w:p>
    <w:p w14:paraId="5A6CD527" w14:textId="759FA038"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9 – ESTATÍSTICAS DO SALDO.</w:t>
      </w:r>
    </w:p>
    <w:tbl>
      <w:tblPr>
        <w:tblW w:w="0" w:type="auto"/>
        <w:tblCellMar>
          <w:top w:w="15" w:type="dxa"/>
          <w:left w:w="15" w:type="dxa"/>
          <w:bottom w:w="15" w:type="dxa"/>
          <w:right w:w="15" w:type="dxa"/>
        </w:tblCellMar>
        <w:tblLook w:val="04A0" w:firstRow="1" w:lastRow="0" w:firstColumn="1" w:lastColumn="0" w:noHBand="0" w:noVBand="1"/>
      </w:tblPr>
      <w:tblGrid>
        <w:gridCol w:w="2134"/>
        <w:gridCol w:w="837"/>
        <w:gridCol w:w="978"/>
        <w:gridCol w:w="836"/>
        <w:gridCol w:w="918"/>
        <w:gridCol w:w="808"/>
        <w:gridCol w:w="836"/>
        <w:gridCol w:w="836"/>
        <w:gridCol w:w="878"/>
      </w:tblGrid>
      <w:tr w:rsidR="00497B88" w:rsidRPr="000A338D" w14:paraId="785F7343"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C3A228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D4B0A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2E392D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F84049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6B1C6B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D211F7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AC1E37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B410D8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B0A2B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6290833A"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5CC4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B5C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09D8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872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1DF6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F80C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0.1501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B72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705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-0.1411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EE35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-0.7738</w:t>
            </w:r>
          </w:p>
        </w:tc>
      </w:tr>
      <w:tr w:rsidR="00497B88" w:rsidRPr="000A338D" w14:paraId="44250894"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0733A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5FA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E39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02D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8DF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43A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E2D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1A2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1F3D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-0.3002</w:t>
            </w:r>
          </w:p>
        </w:tc>
      </w:tr>
      <w:tr w:rsidR="00497B88" w:rsidRPr="000A338D" w14:paraId="0F1CC2B2"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C6DE7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09C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4639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E433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A1B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DC1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57B1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AFDA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6217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-0.8341</w:t>
            </w:r>
          </w:p>
        </w:tc>
      </w:tr>
      <w:tr w:rsidR="00497B88" w:rsidRPr="000A338D" w14:paraId="7864ED98"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65EB5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38B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889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D2AC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160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3174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5B39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18A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1CA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-0.6152</w:t>
            </w:r>
          </w:p>
        </w:tc>
      </w:tr>
      <w:tr w:rsidR="00497B88" w:rsidRPr="000A338D" w14:paraId="2DEA390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BE7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A55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12C3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2F9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53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89E0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803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531BA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8B3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-0.6065</w:t>
            </w:r>
          </w:p>
        </w:tc>
      </w:tr>
      <w:tr w:rsidR="00497B88" w:rsidRPr="000A338D" w14:paraId="2C9DCCF5"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D9B402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7F8D3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FE57C6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1E1C2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CEB94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49E7D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F54687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4388C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86D1A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-0.5455</w:t>
            </w:r>
          </w:p>
        </w:tc>
      </w:tr>
    </w:tbl>
    <w:p w14:paraId="0A1B5801" w14:textId="77777777" w:rsidR="00E52F96" w:rsidRPr="000A338D" w:rsidRDefault="00E52F96" w:rsidP="00E52F96">
      <w:pPr>
        <w:rPr>
          <w:rFonts w:cs="Arial"/>
          <w:sz w:val="18"/>
          <w:szCs w:val="18"/>
        </w:rPr>
      </w:pPr>
    </w:p>
    <w:p w14:paraId="4C301CFA" w14:textId="07D283CD" w:rsidR="00497B88" w:rsidRPr="000A338D" w:rsidRDefault="00497B88" w:rsidP="00497B88">
      <w:pPr>
        <w:spacing w:after="100" w:line="240" w:lineRule="auto"/>
        <w:ind w:left="-2" w:hanging="2"/>
        <w:rPr>
          <w:rFonts w:eastAsia="Times New Roman" w:cs="Arial"/>
          <w:szCs w:val="24"/>
          <w:lang w:eastAsia="pt-BR"/>
        </w:rPr>
      </w:pPr>
      <w:bookmarkStart w:id="145" w:name="_Hlk191432078"/>
      <w:r w:rsidRPr="000A338D">
        <w:rPr>
          <w:rFonts w:eastAsia="Times New Roman" w:cs="Arial"/>
          <w:b/>
          <w:bCs/>
          <w:smallCaps/>
          <w:color w:val="000000"/>
          <w:szCs w:val="24"/>
          <w:lang w:eastAsia="pt-BR"/>
        </w:rPr>
        <w:t>TABELA 10 – ESTATÍSTICAS DOS VALORES MÁXIMOS.</w:t>
      </w:r>
    </w:p>
    <w:tbl>
      <w:tblPr>
        <w:tblW w:w="0" w:type="auto"/>
        <w:tblCellMar>
          <w:top w:w="15" w:type="dxa"/>
          <w:left w:w="15" w:type="dxa"/>
          <w:bottom w:w="15" w:type="dxa"/>
          <w:right w:w="15" w:type="dxa"/>
        </w:tblCellMar>
        <w:tblLook w:val="04A0" w:firstRow="1" w:lastRow="0" w:firstColumn="1" w:lastColumn="0" w:noHBand="0" w:noVBand="1"/>
      </w:tblPr>
      <w:tblGrid>
        <w:gridCol w:w="2029"/>
        <w:gridCol w:w="836"/>
        <w:gridCol w:w="1006"/>
        <w:gridCol w:w="835"/>
        <w:gridCol w:w="945"/>
        <w:gridCol w:w="835"/>
        <w:gridCol w:w="835"/>
        <w:gridCol w:w="835"/>
        <w:gridCol w:w="905"/>
      </w:tblGrid>
      <w:tr w:rsidR="00497B88" w:rsidRPr="000A338D" w14:paraId="373F0C28"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bookmarkEnd w:id="145"/>
          <w:p w14:paraId="1AB81FC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4A727C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BACB52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BAEB98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0FCBB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E068EA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C9AB95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6C4117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ADE25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7C3AE256"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21E3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D18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0.6702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05E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0.7526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2BD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5A440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0D8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B427C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0.7526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7D8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FB28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0.0761</w:t>
            </w:r>
          </w:p>
        </w:tc>
      </w:tr>
      <w:tr w:rsidR="00497B88" w:rsidRPr="000A338D" w14:paraId="7C2B5EB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A08F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w:t>
            </w:r>
          </w:p>
          <w:p w14:paraId="6E077C3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648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7C7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C3F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F20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C26AA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206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3A45F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9B19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r>
      <w:tr w:rsidR="00497B88" w:rsidRPr="000A338D" w14:paraId="2E5434AE"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E411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74E8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0.7676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EBC9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692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04B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88A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935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27B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D812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w:t>
            </w:r>
          </w:p>
        </w:tc>
      </w:tr>
      <w:tr w:rsidR="00497B88" w:rsidRPr="000A338D" w14:paraId="5EA27102"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75C46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BE74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0.7636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E361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5667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871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42F0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DFF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031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5915B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7715C4ED"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632A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6294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7200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94C3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C86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1754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C2FC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0E3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807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46014D0F"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930A0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8EDC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8B144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3A767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829F7F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D1B14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2FCB42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985A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6C606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0.0949</w:t>
            </w:r>
          </w:p>
        </w:tc>
      </w:tr>
    </w:tbl>
    <w:p w14:paraId="208BFF1D" w14:textId="77777777" w:rsidR="00E52F96" w:rsidRPr="000A338D" w:rsidRDefault="00E52F96" w:rsidP="00E52F96">
      <w:pPr>
        <w:rPr>
          <w:rFonts w:cs="Arial"/>
        </w:rPr>
      </w:pPr>
    </w:p>
    <w:p w14:paraId="38955D17" w14:textId="321701E7"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11 – ESTATÍSTICAS DOS VALORES MÍNIMOS.</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15EDF967"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CF2C02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lastRenderedPageBreak/>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7C1AFF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C87975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8C639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79D987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3EF42A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CDC114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18E9A5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6C3F07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0F92AD0C"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59F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4900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622F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8A0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DC78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9B7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3FD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2489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0.121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89A4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1C6FDD0A"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055B6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F97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15B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33CE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C8A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AFD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02EE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818D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D46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r>
      <w:tr w:rsidR="00497B88" w:rsidRPr="000A338D" w14:paraId="2C2DE6CB"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F7F5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4AA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574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600D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C126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BBA7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52D9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40B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460B5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27C938E0"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BB99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0B80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BE3A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9B7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FE3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49E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2F3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0AB1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40AA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42D5D4D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7B60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FD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0.1656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CA1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A9F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2172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2B1D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0.1605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EAC5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7A4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03B8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1D768EAC"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053D8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BB5261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F82B96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0.0886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50EE8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80A9D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A4AC8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1F4B28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0.0886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72E2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6B1E4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bl>
    <w:p w14:paraId="241AA1E8" w14:textId="77777777" w:rsidR="00E52F96" w:rsidRPr="000A338D" w:rsidRDefault="00E52F96" w:rsidP="00E52F96">
      <w:pPr>
        <w:rPr>
          <w:rFonts w:cs="Arial"/>
        </w:rPr>
      </w:pPr>
    </w:p>
    <w:p w14:paraId="0F7DC4AD" w14:textId="04805573"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 xml:space="preserve">TABELA 12 – E </w:t>
      </w:r>
      <w:proofErr w:type="spellStart"/>
      <w:r w:rsidRPr="000A338D">
        <w:rPr>
          <w:rFonts w:eastAsia="Times New Roman" w:cs="Arial"/>
          <w:b/>
          <w:bCs/>
          <w:smallCaps/>
          <w:color w:val="000000"/>
          <w:szCs w:val="24"/>
          <w:lang w:eastAsia="pt-BR"/>
        </w:rPr>
        <w:t>STATÍSTICAS</w:t>
      </w:r>
      <w:proofErr w:type="spellEnd"/>
      <w:r w:rsidRPr="000A338D">
        <w:rPr>
          <w:rFonts w:eastAsia="Times New Roman" w:cs="Arial"/>
          <w:b/>
          <w:bCs/>
          <w:smallCaps/>
          <w:color w:val="000000"/>
          <w:szCs w:val="24"/>
          <w:lang w:eastAsia="pt-BR"/>
        </w:rPr>
        <w:t xml:space="preserve"> DE AMPLITUDE.</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1CED101C"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8EAD89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4850E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F8DDE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096C8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391195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086B12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A46A0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28064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2AD49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49C17B24"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8FBC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CC7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0.3302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0E2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E191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0.0803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4E7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0.9789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53EB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472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CB8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0.1461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3E5E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0.0381</w:t>
            </w:r>
          </w:p>
        </w:tc>
      </w:tr>
      <w:tr w:rsidR="00497B88" w:rsidRPr="000A338D" w14:paraId="46A74EA7"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9DEB7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E46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0.1959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C32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D22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2155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52BA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F87A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8428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0C1C5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0.0169</w:t>
            </w:r>
          </w:p>
        </w:tc>
      </w:tr>
      <w:tr w:rsidR="00497B88" w:rsidRPr="000A338D" w14:paraId="0E83B1C7"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146D8"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878E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7A7F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B28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783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99CB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D70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5365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ACE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0.0085</w:t>
            </w:r>
          </w:p>
        </w:tc>
      </w:tr>
      <w:tr w:rsidR="00497B88" w:rsidRPr="000A338D" w14:paraId="35CC4F91"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7CF0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DD2FB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D31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33B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66D8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F9D4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17B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48D9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F4B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7E241D36"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541D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AEE7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AB7F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A0B1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B1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8DDC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B1C7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2C60C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0.4889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9B6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1D118716"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A818E0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731EA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0.2978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0FB093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0.4747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99CCC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F69EE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DF081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0.5485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E9FC23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0.4747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1E9EA3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5CAB8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0.0306</w:t>
            </w:r>
          </w:p>
        </w:tc>
      </w:tr>
    </w:tbl>
    <w:p w14:paraId="2CA2F0EE" w14:textId="77777777" w:rsidR="00E52F96" w:rsidRPr="000A338D" w:rsidRDefault="00E52F96" w:rsidP="00E52F96">
      <w:pPr>
        <w:rPr>
          <w:rFonts w:cs="Arial"/>
          <w:szCs w:val="24"/>
        </w:rPr>
      </w:pPr>
    </w:p>
    <w:p w14:paraId="1D069878" w14:textId="4ADED52E"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13 – ESTATÍSTICAS DAS MÉDIAS.</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2D37DF1A"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113FEC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720C65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F65F97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61FCF0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D560AF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8F0AF1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47A69F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73FE35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00C2A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5E802F0A"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76B3E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055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A922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36E8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2C4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740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A433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60F3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D332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w:t>
            </w:r>
          </w:p>
        </w:tc>
      </w:tr>
      <w:tr w:rsidR="00497B88" w:rsidRPr="000A338D" w14:paraId="39EF2C13"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9849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80C5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83D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A2C3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C51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2CEC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33F20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7C2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E62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r>
      <w:tr w:rsidR="00497B88" w:rsidRPr="000A338D" w14:paraId="2519B021"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A9C8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400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5829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40F4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EFB2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5C0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C13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EE0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942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w:t>
            </w:r>
          </w:p>
        </w:tc>
      </w:tr>
      <w:tr w:rsidR="00497B88" w:rsidRPr="000A338D" w14:paraId="1D6D832F"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6B94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ECA1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B7A0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5DF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0C381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D10F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466A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FE1C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582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w:t>
            </w:r>
          </w:p>
        </w:tc>
      </w:tr>
      <w:tr w:rsidR="00497B88" w:rsidRPr="000A338D" w14:paraId="1A65A64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E6B9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1ED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8F6D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62AF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B38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B8B0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1A0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44C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272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w:t>
            </w:r>
          </w:p>
        </w:tc>
      </w:tr>
      <w:tr w:rsidR="00497B88" w:rsidRPr="00497B88" w14:paraId="15CD28AF"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8A9707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74CBB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5AF08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6E703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78B8F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0.5609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0166C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73FDE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855EE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0.483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AC5888" w14:textId="77777777" w:rsidR="00497B88" w:rsidRPr="00497B88"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0.0624</w:t>
            </w:r>
          </w:p>
        </w:tc>
      </w:tr>
    </w:tbl>
    <w:p w14:paraId="115E59F9" w14:textId="77777777" w:rsidR="00E52F96" w:rsidRPr="00497B88" w:rsidRDefault="00E52F96" w:rsidP="00E52F96">
      <w:pPr>
        <w:rPr>
          <w:sz w:val="20"/>
          <w:szCs w:val="20"/>
        </w:rPr>
      </w:pPr>
    </w:p>
    <w:p w14:paraId="1D17B4A9" w14:textId="77777777" w:rsidR="00E52F96" w:rsidRDefault="00E52F96" w:rsidP="00E52F96"/>
    <w:p w14:paraId="44F789EB" w14:textId="77777777" w:rsidR="00E52F96" w:rsidRDefault="00E52F96" w:rsidP="00E52F96"/>
    <w:p w14:paraId="3C7C5CAF" w14:textId="77777777" w:rsidR="00E52F96" w:rsidRDefault="00E52F96" w:rsidP="00E52F96"/>
    <w:p w14:paraId="37B94B48" w14:textId="77777777" w:rsidR="00E52F96" w:rsidRDefault="00E52F96" w:rsidP="00E52F96"/>
    <w:p w14:paraId="77715B52" w14:textId="77777777" w:rsidR="00E52F96" w:rsidRDefault="00E52F96" w:rsidP="00E52F96"/>
    <w:p w14:paraId="127BCD9C" w14:textId="77777777" w:rsidR="00E52F96" w:rsidRDefault="00E52F96" w:rsidP="00E52F96"/>
    <w:p w14:paraId="2DE0E5EB" w14:textId="77777777" w:rsidR="00E52F96" w:rsidRDefault="00E52F96" w:rsidP="00E52F96"/>
    <w:p w14:paraId="00DA1153" w14:textId="25486C0B" w:rsidR="00E52F96" w:rsidRPr="00E52F96" w:rsidRDefault="00E52F96" w:rsidP="00E52F96">
      <w:pPr>
        <w:sectPr w:rsidR="00E52F96" w:rsidRPr="00E52F96" w:rsidSect="00286FDA">
          <w:headerReference w:type="default" r:id="rId13"/>
          <w:pgSz w:w="11906" w:h="16838" w:code="9"/>
          <w:pgMar w:top="1701" w:right="1134" w:bottom="1134" w:left="1701" w:header="1134" w:footer="1134" w:gutter="0"/>
          <w:pgNumType w:start="16"/>
          <w:cols w:space="708"/>
          <w:docGrid w:linePitch="360"/>
        </w:sectPr>
      </w:pPr>
    </w:p>
    <w:p w14:paraId="079BDDE6" w14:textId="61E410A1" w:rsidR="00591D74" w:rsidRPr="005F28CE" w:rsidRDefault="00362BEC" w:rsidP="00704E32">
      <w:pPr>
        <w:pStyle w:val="Subttulo"/>
        <w:spacing w:line="240" w:lineRule="auto"/>
        <w:ind w:firstLine="0"/>
        <w:jc w:val="left"/>
        <w:rPr>
          <w:rFonts w:cs="Arial"/>
          <w:szCs w:val="24"/>
        </w:rPr>
      </w:pPr>
      <w:bookmarkStart w:id="146" w:name="_Toc211342511"/>
      <w:r w:rsidRPr="005F28CE">
        <w:rPr>
          <w:rFonts w:cs="Arial"/>
          <w:szCs w:val="24"/>
        </w:rPr>
        <w:lastRenderedPageBreak/>
        <w:t>REFERÊNCIAS</w:t>
      </w:r>
      <w:bookmarkEnd w:id="146"/>
    </w:p>
    <w:p w14:paraId="019C6A25" w14:textId="77777777" w:rsidR="00362BEC" w:rsidRPr="005F28CE" w:rsidRDefault="00362BEC" w:rsidP="00704E32">
      <w:pPr>
        <w:spacing w:line="240" w:lineRule="auto"/>
        <w:ind w:firstLine="0"/>
        <w:jc w:val="left"/>
        <w:rPr>
          <w:rFonts w:cs="Arial"/>
          <w:szCs w:val="24"/>
        </w:rPr>
      </w:pPr>
    </w:p>
    <w:p w14:paraId="54E6CBCE" w14:textId="28586292" w:rsidR="00497B88" w:rsidRPr="005F28CE" w:rsidRDefault="00E34005" w:rsidP="00704E32">
      <w:pPr>
        <w:spacing w:line="240" w:lineRule="auto"/>
        <w:ind w:firstLine="0"/>
        <w:jc w:val="left"/>
        <w:rPr>
          <w:rFonts w:cs="Arial"/>
          <w:szCs w:val="24"/>
        </w:rPr>
      </w:pPr>
      <w:proofErr w:type="spellStart"/>
      <w:r w:rsidRPr="005F28CE">
        <w:rPr>
          <w:rFonts w:cs="Arial"/>
          <w:szCs w:val="24"/>
        </w:rPr>
        <w:t>BACHSTEIN</w:t>
      </w:r>
      <w:proofErr w:type="spellEnd"/>
      <w:r w:rsidRPr="005F28CE">
        <w:rPr>
          <w:rFonts w:cs="Arial"/>
          <w:szCs w:val="24"/>
        </w:rPr>
        <w:t xml:space="preserve">, Giselle </w:t>
      </w:r>
      <w:proofErr w:type="spellStart"/>
      <w:r w:rsidRPr="005F28CE">
        <w:rPr>
          <w:rFonts w:cs="Arial"/>
          <w:szCs w:val="24"/>
        </w:rPr>
        <w:t>Sacchelli</w:t>
      </w:r>
      <w:proofErr w:type="spellEnd"/>
      <w:r w:rsidRPr="005F28CE">
        <w:rPr>
          <w:rFonts w:cs="Arial"/>
          <w:szCs w:val="24"/>
        </w:rPr>
        <w:t xml:space="preserve">. </w:t>
      </w:r>
      <w:r w:rsidRPr="005F28CE">
        <w:rPr>
          <w:rFonts w:cs="Arial"/>
          <w:b/>
          <w:bCs/>
          <w:szCs w:val="24"/>
        </w:rPr>
        <w:t>Análise do esgotamento sanitário no litoral do Paraná na perspectiva da (in) justiça ambiental: estudo de caso do município de Pontal do Paraná - PR.</w:t>
      </w:r>
      <w:r w:rsidRPr="005F28CE">
        <w:rPr>
          <w:rFonts w:cs="Arial"/>
          <w:szCs w:val="24"/>
        </w:rPr>
        <w:t xml:space="preserve"> 2016. Dissertação (Mestrado) - Universidade Federal do Paraná, Curitiba, 2016.  Disponível em: https://hdl.handle.net/1884/60026. Acesso em: 18 fev. 2025.</w:t>
      </w:r>
    </w:p>
    <w:p w14:paraId="7D806A92" w14:textId="77777777" w:rsidR="00497B88" w:rsidRPr="005F28CE" w:rsidRDefault="00497B88" w:rsidP="00704E32">
      <w:pPr>
        <w:spacing w:line="240" w:lineRule="auto"/>
        <w:ind w:firstLine="0"/>
        <w:jc w:val="left"/>
        <w:rPr>
          <w:rFonts w:cs="Arial"/>
          <w:szCs w:val="24"/>
        </w:rPr>
      </w:pPr>
    </w:p>
    <w:p w14:paraId="12347396" w14:textId="4E4D5185" w:rsidR="00497B88" w:rsidRPr="005F28CE" w:rsidRDefault="002A3D2A" w:rsidP="00704E32">
      <w:pPr>
        <w:spacing w:line="240" w:lineRule="auto"/>
        <w:ind w:firstLine="0"/>
        <w:jc w:val="left"/>
        <w:rPr>
          <w:rFonts w:cs="Arial"/>
          <w:szCs w:val="24"/>
        </w:rPr>
      </w:pPr>
      <w:r w:rsidRPr="005F28CE">
        <w:rPr>
          <w:rFonts w:cs="Arial"/>
          <w:szCs w:val="24"/>
        </w:rPr>
        <w:t xml:space="preserve">BRASIL. Ministério das Cidades. Organização Pan-Americana da Saúde. </w:t>
      </w:r>
      <w:r w:rsidRPr="005F28CE">
        <w:rPr>
          <w:rFonts w:cs="Arial"/>
          <w:b/>
          <w:bCs/>
          <w:szCs w:val="24"/>
        </w:rPr>
        <w:t>Política e plano municipal de saneamento ambiental: experiências e recomendações. Organização Panamericana da Saúde</w:t>
      </w:r>
      <w:r w:rsidRPr="005F28CE">
        <w:rPr>
          <w:rFonts w:cs="Arial"/>
          <w:szCs w:val="24"/>
        </w:rPr>
        <w:t>; Ministério das Cidades, Programa de Modernização do Setor de Saneamento. Brasília: OPAS, 2005. 89p.</w:t>
      </w:r>
    </w:p>
    <w:p w14:paraId="0285AB35" w14:textId="77777777" w:rsidR="00497B88" w:rsidRPr="005F28CE" w:rsidRDefault="00497B88" w:rsidP="00704E32">
      <w:pPr>
        <w:spacing w:line="240" w:lineRule="auto"/>
        <w:ind w:firstLine="0"/>
        <w:jc w:val="left"/>
        <w:rPr>
          <w:rFonts w:cs="Arial"/>
          <w:szCs w:val="24"/>
        </w:rPr>
      </w:pPr>
    </w:p>
    <w:p w14:paraId="547776D2" w14:textId="24853354" w:rsidR="002A3D2A" w:rsidRPr="005F28CE" w:rsidRDefault="002A3D2A" w:rsidP="00704E32">
      <w:pPr>
        <w:spacing w:line="240" w:lineRule="auto"/>
        <w:ind w:firstLine="0"/>
        <w:jc w:val="left"/>
        <w:rPr>
          <w:rFonts w:cs="Arial"/>
          <w:szCs w:val="24"/>
        </w:rPr>
      </w:pPr>
      <w:r w:rsidRPr="005F28CE">
        <w:rPr>
          <w:rFonts w:cs="Arial"/>
          <w:szCs w:val="24"/>
        </w:rPr>
        <w:t xml:space="preserve">BRASIL. Fundação Nacional de Saúde. </w:t>
      </w:r>
      <w:r w:rsidRPr="005F28CE">
        <w:rPr>
          <w:rFonts w:cs="Arial"/>
          <w:b/>
          <w:bCs/>
          <w:szCs w:val="24"/>
        </w:rPr>
        <w:t>Impactos na saúde e no sistema único de saúde decorrentes de agravos relacionados a um saneamento ambiental inadequado.</w:t>
      </w:r>
      <w:r w:rsidRPr="005F28CE">
        <w:rPr>
          <w:rFonts w:cs="Arial"/>
          <w:szCs w:val="24"/>
        </w:rPr>
        <w:t xml:space="preserve"> Brasília: Fundação Nacional de Saúde, 2010. 246 p.  Disponível em:  http://www.funasa.gov.br/site/wp-content/files_mf/estudosPesquisas_ImpactosSaude.pdf. Acesso em: 20 fev. 2025.</w:t>
      </w:r>
    </w:p>
    <w:p w14:paraId="40ABA02F" w14:textId="77777777" w:rsidR="00497B88" w:rsidRPr="005F28CE" w:rsidRDefault="00497B88" w:rsidP="00704E32">
      <w:pPr>
        <w:spacing w:line="240" w:lineRule="auto"/>
        <w:ind w:firstLine="0"/>
        <w:jc w:val="left"/>
        <w:rPr>
          <w:rFonts w:cs="Arial"/>
          <w:szCs w:val="24"/>
        </w:rPr>
      </w:pPr>
    </w:p>
    <w:p w14:paraId="4019E294" w14:textId="53D3FA2E" w:rsidR="00497B88" w:rsidRPr="005F28CE" w:rsidRDefault="007C0E10" w:rsidP="00704E32">
      <w:pPr>
        <w:spacing w:line="240" w:lineRule="auto"/>
        <w:ind w:firstLine="0"/>
        <w:jc w:val="left"/>
        <w:rPr>
          <w:rFonts w:cs="Arial"/>
          <w:szCs w:val="24"/>
        </w:rPr>
      </w:pPr>
      <w:r w:rsidRPr="005F28CE">
        <w:rPr>
          <w:rFonts w:cs="Arial"/>
          <w:szCs w:val="24"/>
          <w:lang w:val="en-US"/>
        </w:rPr>
        <w:t xml:space="preserve">CAIRNEY, Paul. </w:t>
      </w:r>
      <w:r w:rsidRPr="005F28CE">
        <w:rPr>
          <w:rFonts w:cs="Arial"/>
          <w:b/>
          <w:bCs/>
          <w:szCs w:val="24"/>
          <w:lang w:val="en-US"/>
        </w:rPr>
        <w:t>Complexity Theory in Political Science and Public Policy.</w:t>
      </w:r>
      <w:r w:rsidRPr="005F28CE">
        <w:rPr>
          <w:rFonts w:cs="Arial"/>
          <w:szCs w:val="24"/>
          <w:lang w:val="en-US"/>
        </w:rPr>
        <w:t xml:space="preserve"> </w:t>
      </w:r>
      <w:proofErr w:type="spellStart"/>
      <w:r w:rsidRPr="005F28CE">
        <w:rPr>
          <w:rFonts w:cs="Arial"/>
          <w:szCs w:val="24"/>
        </w:rPr>
        <w:t>Political</w:t>
      </w:r>
      <w:proofErr w:type="spellEnd"/>
      <w:r w:rsidRPr="005F28CE">
        <w:rPr>
          <w:rFonts w:cs="Arial"/>
          <w:szCs w:val="24"/>
        </w:rPr>
        <w:t xml:space="preserve"> </w:t>
      </w:r>
      <w:proofErr w:type="spellStart"/>
      <w:r w:rsidRPr="005F28CE">
        <w:rPr>
          <w:rFonts w:cs="Arial"/>
          <w:szCs w:val="24"/>
        </w:rPr>
        <w:t>Studies</w:t>
      </w:r>
      <w:proofErr w:type="spellEnd"/>
      <w:r w:rsidRPr="005F28CE">
        <w:rPr>
          <w:rFonts w:cs="Arial"/>
          <w:szCs w:val="24"/>
        </w:rPr>
        <w:t xml:space="preserve"> Review, [S. l.], v. 10, n. 3, p. 346-359, 2012. Disponível em: https://doi.org/10.1111/j.1478-9302.2012.00270.x. Acesso em: 22 jan. 2025.</w:t>
      </w:r>
    </w:p>
    <w:p w14:paraId="37565184" w14:textId="77777777" w:rsidR="00497B88" w:rsidRPr="005F28CE" w:rsidRDefault="00497B88" w:rsidP="00704E32">
      <w:pPr>
        <w:spacing w:line="240" w:lineRule="auto"/>
        <w:ind w:firstLine="0"/>
        <w:jc w:val="left"/>
        <w:rPr>
          <w:rFonts w:cs="Arial"/>
          <w:szCs w:val="24"/>
        </w:rPr>
      </w:pPr>
    </w:p>
    <w:p w14:paraId="69F14E3E" w14:textId="0639AE50" w:rsidR="00497B88" w:rsidRPr="005F28CE" w:rsidRDefault="007C0E10" w:rsidP="00704E32">
      <w:pPr>
        <w:spacing w:line="240" w:lineRule="auto"/>
        <w:ind w:firstLine="0"/>
        <w:jc w:val="left"/>
        <w:rPr>
          <w:rFonts w:cs="Arial"/>
          <w:szCs w:val="24"/>
        </w:rPr>
      </w:pPr>
      <w:r w:rsidRPr="005F28CE">
        <w:rPr>
          <w:rFonts w:cs="Arial"/>
          <w:szCs w:val="24"/>
        </w:rPr>
        <w:t>CESA, Marcia de Vicente. </w:t>
      </w:r>
      <w:r w:rsidRPr="005F28CE">
        <w:rPr>
          <w:rFonts w:cs="Arial"/>
          <w:b/>
          <w:bCs/>
          <w:szCs w:val="24"/>
        </w:rPr>
        <w:t>Água e outros fatores socioambientais na ocorrência das doenças de veiculação hídrica na Ilha de Santa Catarina.</w:t>
      </w:r>
      <w:r w:rsidRPr="005F28CE">
        <w:rPr>
          <w:rFonts w:cs="Arial"/>
          <w:szCs w:val="24"/>
        </w:rPr>
        <w:t> 2012. Tese (Doutorado em Geografia) – Universidade Federal de Santa Catarina, Centro de Filosofia e Ciências Humanas, Programa de Pós-Graduação em Geografia, Florianópolis, 2012.</w:t>
      </w:r>
      <w:r w:rsidR="004E5246" w:rsidRPr="005F28CE">
        <w:rPr>
          <w:rFonts w:cs="Arial"/>
          <w:szCs w:val="24"/>
        </w:rPr>
        <w:t xml:space="preserve"> </w:t>
      </w:r>
      <w:r w:rsidRPr="005F28CE">
        <w:rPr>
          <w:rFonts w:cs="Arial"/>
          <w:szCs w:val="24"/>
        </w:rPr>
        <w:t>Disponível em: http://repositorio.ufsc.br/</w:t>
      </w:r>
      <w:proofErr w:type="spellStart"/>
      <w:r w:rsidRPr="005F28CE">
        <w:rPr>
          <w:rFonts w:cs="Arial"/>
          <w:szCs w:val="24"/>
        </w:rPr>
        <w:t>handle</w:t>
      </w:r>
      <w:proofErr w:type="spellEnd"/>
      <w:r w:rsidRPr="005F28CE">
        <w:rPr>
          <w:rFonts w:cs="Arial"/>
          <w:szCs w:val="24"/>
        </w:rPr>
        <w:t>/123456789/103397. Acesso em: 22 jan. 2025.</w:t>
      </w:r>
    </w:p>
    <w:p w14:paraId="4683A5AD" w14:textId="77777777" w:rsidR="00497B88" w:rsidRPr="005F28CE" w:rsidRDefault="00497B88" w:rsidP="00704E32">
      <w:pPr>
        <w:spacing w:line="240" w:lineRule="auto"/>
        <w:ind w:firstLine="0"/>
        <w:jc w:val="left"/>
        <w:rPr>
          <w:rFonts w:cs="Arial"/>
          <w:szCs w:val="24"/>
        </w:rPr>
      </w:pPr>
    </w:p>
    <w:p w14:paraId="62952F32" w14:textId="5A0DF338" w:rsidR="00497B88" w:rsidRPr="005F28CE" w:rsidRDefault="004E5246" w:rsidP="00704E32">
      <w:pPr>
        <w:spacing w:line="240" w:lineRule="auto"/>
        <w:ind w:firstLine="0"/>
        <w:jc w:val="left"/>
        <w:rPr>
          <w:rFonts w:cs="Arial"/>
          <w:szCs w:val="24"/>
        </w:rPr>
      </w:pPr>
      <w:r w:rsidRPr="005F28CE">
        <w:rPr>
          <w:rFonts w:cs="Arial"/>
          <w:szCs w:val="24"/>
          <w:lang w:val="en-US"/>
        </w:rPr>
        <w:t xml:space="preserve">CILLIERS, Paul. </w:t>
      </w:r>
      <w:r w:rsidRPr="005F28CE">
        <w:rPr>
          <w:rFonts w:cs="Arial"/>
          <w:b/>
          <w:bCs/>
          <w:szCs w:val="24"/>
          <w:lang w:val="en-US"/>
        </w:rPr>
        <w:t>Complexity and postmodernism</w:t>
      </w:r>
      <w:r w:rsidRPr="005F28CE">
        <w:rPr>
          <w:rFonts w:cs="Arial"/>
          <w:szCs w:val="24"/>
          <w:lang w:val="en-US"/>
        </w:rPr>
        <w:t xml:space="preserve">. </w:t>
      </w:r>
      <w:r w:rsidRPr="005F28CE">
        <w:rPr>
          <w:rFonts w:cs="Arial"/>
          <w:szCs w:val="24"/>
        </w:rPr>
        <w:t xml:space="preserve">London: </w:t>
      </w:r>
      <w:proofErr w:type="spellStart"/>
      <w:r w:rsidRPr="005F28CE">
        <w:rPr>
          <w:rFonts w:cs="Arial"/>
          <w:szCs w:val="24"/>
        </w:rPr>
        <w:t>Routledge</w:t>
      </w:r>
      <w:proofErr w:type="spellEnd"/>
      <w:r w:rsidRPr="005F28CE">
        <w:rPr>
          <w:rFonts w:cs="Arial"/>
          <w:szCs w:val="24"/>
        </w:rPr>
        <w:t>, 1998.  Disponível em: https://uberty.org/wp-content/uploads/2015/04/Paul-Cilliers-Complexity-and-Postmodernism-Understanding-Complex-Systems-1998.pdf. Acesso em: 21 fev. 2025.</w:t>
      </w:r>
    </w:p>
    <w:p w14:paraId="6461EE7E" w14:textId="77777777" w:rsidR="00AE2850" w:rsidRPr="005F28CE" w:rsidRDefault="00AE2850" w:rsidP="00704E32">
      <w:pPr>
        <w:spacing w:line="240" w:lineRule="auto"/>
        <w:ind w:firstLine="0"/>
        <w:jc w:val="left"/>
        <w:rPr>
          <w:rFonts w:cs="Arial"/>
          <w:szCs w:val="24"/>
        </w:rPr>
      </w:pPr>
    </w:p>
    <w:p w14:paraId="5BC7BD0A" w14:textId="7A4C0BDE" w:rsidR="00AE2850" w:rsidRPr="005F28CE" w:rsidRDefault="00AE2850" w:rsidP="00661914">
      <w:pPr>
        <w:spacing w:line="240" w:lineRule="auto"/>
        <w:ind w:firstLine="0"/>
        <w:rPr>
          <w:rFonts w:cs="Arial"/>
          <w:szCs w:val="24"/>
        </w:rPr>
      </w:pPr>
      <w:r w:rsidRPr="005F28CE">
        <w:rPr>
          <w:rFonts w:cs="Arial"/>
          <w:szCs w:val="24"/>
        </w:rPr>
        <w:t xml:space="preserve">COSTA, </w:t>
      </w:r>
      <w:proofErr w:type="spellStart"/>
      <w:r w:rsidRPr="005F28CE">
        <w:rPr>
          <w:rFonts w:cs="Arial"/>
          <w:szCs w:val="24"/>
        </w:rPr>
        <w:t>Kylvia</w:t>
      </w:r>
      <w:proofErr w:type="spellEnd"/>
      <w:r w:rsidRPr="005F28CE">
        <w:rPr>
          <w:rFonts w:cs="Arial"/>
          <w:szCs w:val="24"/>
        </w:rPr>
        <w:t xml:space="preserve"> Luciana Pereira. </w:t>
      </w:r>
      <w:r w:rsidRPr="005F28CE">
        <w:rPr>
          <w:rFonts w:cs="Arial"/>
          <w:b/>
          <w:bCs/>
          <w:szCs w:val="24"/>
        </w:rPr>
        <w:t>Saneamento e seu impacto na saúde coletiva: um estudo em comunidades rurais no Alto Sertão Paraibano.</w:t>
      </w:r>
      <w:r w:rsidRPr="005F28CE">
        <w:rPr>
          <w:rFonts w:cs="Arial"/>
          <w:szCs w:val="24"/>
        </w:rPr>
        <w:t xml:space="preserve"> 2023. 68 f. Dissertação (Mestrado em Gestão e Sistemas Agroindustriais) – Universidade Federal de Campina Grande, Centro de Ciências e Tecnologia Agroalimentar, Pombal, 2023. Disponível em</w:t>
      </w:r>
      <w:r w:rsidR="00661914" w:rsidRPr="005F28CE">
        <w:rPr>
          <w:rFonts w:cs="Arial"/>
          <w:szCs w:val="24"/>
        </w:rPr>
        <w:t xml:space="preserve">: </w:t>
      </w:r>
      <w:hyperlink r:id="rId14" w:history="1">
        <w:r w:rsidR="00661914" w:rsidRPr="005F28CE">
          <w:rPr>
            <w:rStyle w:val="Hyperlink"/>
            <w:rFonts w:cs="Arial"/>
            <w:szCs w:val="24"/>
          </w:rPr>
          <w:t>http://dspace.sti.ufcg.edu.br:8080/jspui/handle/riufcg/39953</w:t>
        </w:r>
      </w:hyperlink>
      <w:r w:rsidRPr="005F28CE">
        <w:rPr>
          <w:rFonts w:cs="Arial"/>
          <w:szCs w:val="24"/>
        </w:rPr>
        <w:t>. Acesso em: 20 mai. 2025.</w:t>
      </w:r>
    </w:p>
    <w:p w14:paraId="131F0DFC" w14:textId="77777777" w:rsidR="00497B88" w:rsidRPr="005F28CE" w:rsidRDefault="00497B88" w:rsidP="00704E32">
      <w:pPr>
        <w:spacing w:line="240" w:lineRule="auto"/>
        <w:ind w:firstLine="0"/>
        <w:jc w:val="left"/>
        <w:rPr>
          <w:rFonts w:cs="Arial"/>
          <w:szCs w:val="24"/>
        </w:rPr>
      </w:pPr>
    </w:p>
    <w:p w14:paraId="620A4A41" w14:textId="77777777" w:rsidR="004E5246" w:rsidRPr="005F28CE" w:rsidRDefault="004E5246" w:rsidP="00704E32">
      <w:pPr>
        <w:spacing w:line="240" w:lineRule="auto"/>
        <w:ind w:firstLine="0"/>
        <w:jc w:val="left"/>
        <w:rPr>
          <w:rFonts w:cs="Arial"/>
          <w:szCs w:val="24"/>
        </w:rPr>
      </w:pPr>
      <w:r w:rsidRPr="005F28CE">
        <w:rPr>
          <w:rFonts w:cs="Arial"/>
          <w:szCs w:val="24"/>
        </w:rPr>
        <w:t>DATASUS, Ministério da Saúde. Departamento de Informática do Sistema Único de Saúde. Morbidade Hospitalar do SUS (</w:t>
      </w:r>
      <w:proofErr w:type="spellStart"/>
      <w:r w:rsidRPr="005F28CE">
        <w:rPr>
          <w:rFonts w:cs="Arial"/>
          <w:szCs w:val="24"/>
        </w:rPr>
        <w:t>SIH</w:t>
      </w:r>
      <w:proofErr w:type="spellEnd"/>
      <w:r w:rsidRPr="005F28CE">
        <w:rPr>
          <w:rFonts w:cs="Arial"/>
          <w:szCs w:val="24"/>
        </w:rPr>
        <w:t>/SUS). 2025. Disponível em:</w:t>
      </w:r>
    </w:p>
    <w:p w14:paraId="570B2038" w14:textId="3FCF7F5F" w:rsidR="004E5246" w:rsidRPr="005F28CE" w:rsidRDefault="004E5246" w:rsidP="00704E32">
      <w:pPr>
        <w:spacing w:line="240" w:lineRule="auto"/>
        <w:ind w:firstLine="0"/>
        <w:jc w:val="left"/>
        <w:rPr>
          <w:rFonts w:cs="Arial"/>
          <w:szCs w:val="24"/>
          <w:lang w:val="en-US"/>
        </w:rPr>
      </w:pPr>
      <w:r w:rsidRPr="005F28CE">
        <w:rPr>
          <w:rFonts w:cs="Arial"/>
          <w:szCs w:val="24"/>
        </w:rPr>
        <w:t xml:space="preserve">https://datasus.saude.gov.br/acesso-a-informacao/morbidade-hospitalar-do-sus-sih-sus/.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19 </w:t>
      </w:r>
      <w:proofErr w:type="spellStart"/>
      <w:r w:rsidRPr="005F28CE">
        <w:rPr>
          <w:rFonts w:cs="Arial"/>
          <w:szCs w:val="24"/>
          <w:lang w:val="en-US"/>
        </w:rPr>
        <w:t>fev</w:t>
      </w:r>
      <w:proofErr w:type="spellEnd"/>
      <w:r w:rsidRPr="005F28CE">
        <w:rPr>
          <w:rFonts w:cs="Arial"/>
          <w:szCs w:val="24"/>
          <w:lang w:val="en-US"/>
        </w:rPr>
        <w:t>. 2025.</w:t>
      </w:r>
    </w:p>
    <w:p w14:paraId="1FB908D1" w14:textId="77777777" w:rsidR="00497B88" w:rsidRPr="005F28CE" w:rsidRDefault="00497B88" w:rsidP="00704E32">
      <w:pPr>
        <w:spacing w:line="240" w:lineRule="auto"/>
        <w:ind w:firstLine="0"/>
        <w:jc w:val="left"/>
        <w:rPr>
          <w:rFonts w:cs="Arial"/>
          <w:szCs w:val="24"/>
          <w:lang w:val="en-US"/>
        </w:rPr>
      </w:pPr>
    </w:p>
    <w:p w14:paraId="7F380C61" w14:textId="0063FD28" w:rsidR="00497B88" w:rsidRPr="005F28CE" w:rsidRDefault="004E5246" w:rsidP="00704E32">
      <w:pPr>
        <w:spacing w:line="240" w:lineRule="auto"/>
        <w:ind w:firstLine="0"/>
        <w:jc w:val="left"/>
        <w:rPr>
          <w:rFonts w:cs="Arial"/>
          <w:szCs w:val="24"/>
          <w:lang w:val="en-US"/>
        </w:rPr>
      </w:pPr>
      <w:r w:rsidRPr="005F28CE">
        <w:rPr>
          <w:rFonts w:cs="Arial"/>
          <w:szCs w:val="24"/>
          <w:lang w:val="en-US"/>
        </w:rPr>
        <w:t>DYE, Thomas R. </w:t>
      </w:r>
      <w:r w:rsidRPr="005F28CE">
        <w:rPr>
          <w:rFonts w:cs="Arial"/>
          <w:b/>
          <w:bCs/>
          <w:szCs w:val="24"/>
          <w:lang w:val="en-US"/>
        </w:rPr>
        <w:t>Understanding public policy</w:t>
      </w:r>
      <w:r w:rsidRPr="005F28CE">
        <w:rPr>
          <w:rFonts w:cs="Arial"/>
          <w:szCs w:val="24"/>
          <w:lang w:val="en-US"/>
        </w:rPr>
        <w:t>. 14th ed. Upper Saddle River: Pearson Education, 2013. ISBN 978-0-205-23882-8.</w:t>
      </w:r>
    </w:p>
    <w:p w14:paraId="40078C2E" w14:textId="77777777" w:rsidR="00497B88" w:rsidRPr="005F28CE" w:rsidRDefault="00497B88" w:rsidP="00704E32">
      <w:pPr>
        <w:spacing w:line="240" w:lineRule="auto"/>
        <w:ind w:firstLine="0"/>
        <w:jc w:val="left"/>
        <w:rPr>
          <w:rFonts w:cs="Arial"/>
          <w:szCs w:val="24"/>
          <w:lang w:val="en-US"/>
        </w:rPr>
      </w:pPr>
    </w:p>
    <w:p w14:paraId="2C467F56" w14:textId="4D70FCFA" w:rsidR="00497B88" w:rsidRPr="005F28CE" w:rsidRDefault="004E5246" w:rsidP="00704E32">
      <w:pPr>
        <w:spacing w:line="240" w:lineRule="auto"/>
        <w:ind w:firstLine="0"/>
        <w:jc w:val="left"/>
        <w:rPr>
          <w:rFonts w:cs="Arial"/>
          <w:szCs w:val="24"/>
        </w:rPr>
      </w:pPr>
      <w:r w:rsidRPr="005F28CE">
        <w:rPr>
          <w:rFonts w:cs="Arial"/>
          <w:szCs w:val="24"/>
          <w:lang w:val="en-US"/>
        </w:rPr>
        <w:lastRenderedPageBreak/>
        <w:t>FENWICK, Crystal et al. </w:t>
      </w:r>
      <w:r w:rsidRPr="005F28CE">
        <w:rPr>
          <w:rFonts w:cs="Arial"/>
          <w:b/>
          <w:bCs/>
          <w:szCs w:val="24"/>
          <w:lang w:val="en-US"/>
        </w:rPr>
        <w:t>Overview and meta-analysis of global water, sanitation, and hygiene impact evaluations.</w:t>
      </w:r>
      <w:r w:rsidRPr="005F28CE">
        <w:rPr>
          <w:rFonts w:cs="Arial"/>
          <w:szCs w:val="24"/>
          <w:lang w:val="en-US"/>
        </w:rPr>
        <w:t xml:space="preserve"> World Bank, Washington, DC, 2018. (Policy Research Working Paper, n. 8444). </w:t>
      </w:r>
      <w:proofErr w:type="spellStart"/>
      <w:r w:rsidRPr="005F28CE">
        <w:rPr>
          <w:rFonts w:cs="Arial"/>
          <w:szCs w:val="24"/>
          <w:lang w:val="en-US"/>
        </w:rPr>
        <w:t>Disponível</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http://hdl.handle.net/10986/29856. </w:t>
      </w:r>
      <w:r w:rsidRPr="005F28CE">
        <w:rPr>
          <w:rFonts w:cs="Arial"/>
          <w:szCs w:val="24"/>
        </w:rPr>
        <w:t>Acesso em: 22 jan. 2025.</w:t>
      </w:r>
    </w:p>
    <w:p w14:paraId="51F6C0F1" w14:textId="77777777" w:rsidR="00497B88" w:rsidRPr="005F28CE" w:rsidRDefault="00497B88" w:rsidP="00704E32">
      <w:pPr>
        <w:spacing w:line="240" w:lineRule="auto"/>
        <w:ind w:firstLine="0"/>
        <w:jc w:val="left"/>
        <w:rPr>
          <w:rFonts w:cs="Arial"/>
          <w:szCs w:val="24"/>
        </w:rPr>
      </w:pPr>
    </w:p>
    <w:p w14:paraId="780F0D08" w14:textId="4650C325" w:rsidR="004E5246" w:rsidRPr="00124A4A" w:rsidRDefault="004E5246" w:rsidP="00704E32">
      <w:pPr>
        <w:spacing w:line="240" w:lineRule="auto"/>
        <w:ind w:firstLine="0"/>
        <w:jc w:val="left"/>
        <w:rPr>
          <w:rFonts w:cs="Arial"/>
          <w:szCs w:val="24"/>
          <w:lang w:val="en-US"/>
        </w:rPr>
      </w:pPr>
      <w:proofErr w:type="spellStart"/>
      <w:r w:rsidRPr="005F28CE">
        <w:rPr>
          <w:rFonts w:cs="Arial"/>
          <w:szCs w:val="24"/>
        </w:rPr>
        <w:t>FROSINI</w:t>
      </w:r>
      <w:proofErr w:type="spellEnd"/>
      <w:r w:rsidRPr="005F28CE">
        <w:rPr>
          <w:rFonts w:cs="Arial"/>
          <w:szCs w:val="24"/>
        </w:rPr>
        <w:t xml:space="preserve">, Benito V. </w:t>
      </w:r>
      <w:proofErr w:type="spellStart"/>
      <w:r w:rsidRPr="005F28CE">
        <w:rPr>
          <w:rFonts w:cs="Arial"/>
          <w:szCs w:val="24"/>
        </w:rPr>
        <w:t>Causality</w:t>
      </w:r>
      <w:proofErr w:type="spellEnd"/>
      <w:r w:rsidRPr="005F28CE">
        <w:rPr>
          <w:rFonts w:cs="Arial"/>
          <w:szCs w:val="24"/>
        </w:rPr>
        <w:t xml:space="preserve"> </w:t>
      </w:r>
      <w:proofErr w:type="spellStart"/>
      <w:r w:rsidRPr="005F28CE">
        <w:rPr>
          <w:rFonts w:cs="Arial"/>
          <w:szCs w:val="24"/>
        </w:rPr>
        <w:t>and</w:t>
      </w:r>
      <w:proofErr w:type="spellEnd"/>
      <w:r w:rsidRPr="005F28CE">
        <w:rPr>
          <w:rFonts w:cs="Arial"/>
          <w:szCs w:val="24"/>
        </w:rPr>
        <w:t xml:space="preserve"> Causal Models: A Conceptual Perspective.  </w:t>
      </w:r>
      <w:r w:rsidRPr="00124A4A">
        <w:rPr>
          <w:rFonts w:cs="Arial"/>
          <w:b/>
          <w:bCs/>
          <w:szCs w:val="24"/>
          <w:lang w:val="en-US"/>
        </w:rPr>
        <w:t>International Statistical Review</w:t>
      </w:r>
      <w:r w:rsidRPr="00124A4A">
        <w:rPr>
          <w:rFonts w:cs="Arial"/>
          <w:szCs w:val="24"/>
          <w:lang w:val="en-US"/>
        </w:rPr>
        <w:t>, [S. l.], v. 74, n. 3, p. 305-334, Dec. 2006. DOI: 10.1111/j.1751-5823.2006.tb00298.x.</w:t>
      </w:r>
    </w:p>
    <w:p w14:paraId="7E60C51C" w14:textId="77777777" w:rsidR="004E5246" w:rsidRPr="00124A4A" w:rsidRDefault="004E5246" w:rsidP="00704E32">
      <w:pPr>
        <w:spacing w:line="240" w:lineRule="auto"/>
        <w:ind w:firstLine="0"/>
        <w:jc w:val="left"/>
        <w:rPr>
          <w:rFonts w:cs="Arial"/>
          <w:szCs w:val="24"/>
          <w:lang w:val="en-US"/>
        </w:rPr>
      </w:pPr>
    </w:p>
    <w:p w14:paraId="22A83D6B" w14:textId="367F7E07" w:rsidR="004E5246" w:rsidRPr="005F28CE" w:rsidRDefault="004E5246" w:rsidP="00704E32">
      <w:pPr>
        <w:spacing w:line="240" w:lineRule="auto"/>
        <w:ind w:firstLine="0"/>
        <w:jc w:val="left"/>
        <w:rPr>
          <w:rFonts w:cs="Arial"/>
          <w:szCs w:val="24"/>
          <w:lang w:val="en-US"/>
        </w:rPr>
      </w:pPr>
      <w:r w:rsidRPr="005F28CE">
        <w:rPr>
          <w:rFonts w:cs="Arial"/>
          <w:szCs w:val="24"/>
          <w:lang w:val="en-US"/>
        </w:rPr>
        <w:t>GRANGER, C. W. J. Investigating Causal Relations by Econometric Models and Cross-spectral Methods.</w:t>
      </w:r>
      <w:r w:rsidRPr="005F28CE">
        <w:rPr>
          <w:rFonts w:cs="Arial"/>
          <w:b/>
          <w:bCs/>
          <w:szCs w:val="24"/>
          <w:lang w:val="en-US"/>
        </w:rPr>
        <w:t xml:space="preserve"> </w:t>
      </w:r>
      <w:proofErr w:type="spellStart"/>
      <w:r w:rsidRPr="005F28CE">
        <w:rPr>
          <w:rFonts w:cs="Arial"/>
          <w:b/>
          <w:bCs/>
          <w:szCs w:val="24"/>
        </w:rPr>
        <w:t>Econometrica</w:t>
      </w:r>
      <w:proofErr w:type="spellEnd"/>
      <w:r w:rsidRPr="005F28CE">
        <w:rPr>
          <w:rFonts w:cs="Arial"/>
          <w:b/>
          <w:bCs/>
          <w:szCs w:val="24"/>
        </w:rPr>
        <w:t xml:space="preserve">, </w:t>
      </w:r>
      <w:r w:rsidRPr="005F28CE">
        <w:rPr>
          <w:rFonts w:cs="Arial"/>
          <w:szCs w:val="24"/>
        </w:rPr>
        <w:t xml:space="preserve">[S. l.], v. 37, n. 3, p. 424-438, ago. 1969. DOI: 10.2307/1912791.  Disponível em: https://doi.org/10.2307/1912791.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18 </w:t>
      </w:r>
      <w:proofErr w:type="spellStart"/>
      <w:r w:rsidRPr="005F28CE">
        <w:rPr>
          <w:rFonts w:cs="Arial"/>
          <w:szCs w:val="24"/>
          <w:lang w:val="en-US"/>
        </w:rPr>
        <w:t>fev</w:t>
      </w:r>
      <w:proofErr w:type="spellEnd"/>
      <w:r w:rsidRPr="005F28CE">
        <w:rPr>
          <w:rFonts w:cs="Arial"/>
          <w:szCs w:val="24"/>
          <w:lang w:val="en-US"/>
        </w:rPr>
        <w:t>. 2025.</w:t>
      </w:r>
    </w:p>
    <w:p w14:paraId="26F7F47B" w14:textId="77777777" w:rsidR="004E5246" w:rsidRPr="005F28CE" w:rsidRDefault="004E5246" w:rsidP="00704E32">
      <w:pPr>
        <w:spacing w:line="240" w:lineRule="auto"/>
        <w:ind w:firstLine="0"/>
        <w:jc w:val="left"/>
        <w:rPr>
          <w:rFonts w:cs="Arial"/>
          <w:szCs w:val="24"/>
          <w:lang w:val="en-US"/>
        </w:rPr>
      </w:pPr>
    </w:p>
    <w:p w14:paraId="4F83E102" w14:textId="5068BC80" w:rsidR="004E5246" w:rsidRPr="005F28CE" w:rsidRDefault="004E5246" w:rsidP="00704E32">
      <w:pPr>
        <w:spacing w:line="240" w:lineRule="auto"/>
        <w:ind w:firstLine="0"/>
        <w:jc w:val="left"/>
        <w:rPr>
          <w:rFonts w:cs="Arial"/>
          <w:szCs w:val="24"/>
        </w:rPr>
      </w:pPr>
      <w:r w:rsidRPr="005F28CE">
        <w:rPr>
          <w:rFonts w:cs="Arial"/>
          <w:szCs w:val="24"/>
          <w:lang w:val="en-US"/>
        </w:rPr>
        <w:t xml:space="preserve">HERNAN, Miguel A.; ROBINS, James M. </w:t>
      </w:r>
      <w:r w:rsidRPr="005F28CE">
        <w:rPr>
          <w:rFonts w:cs="Arial"/>
          <w:b/>
          <w:bCs/>
          <w:szCs w:val="24"/>
          <w:lang w:val="en-US"/>
        </w:rPr>
        <w:t>Causal inference: what if.</w:t>
      </w:r>
      <w:r w:rsidRPr="005F28CE">
        <w:rPr>
          <w:rFonts w:cs="Arial"/>
          <w:szCs w:val="24"/>
          <w:lang w:val="en-US"/>
        </w:rPr>
        <w:t xml:space="preserve"> 1st ed. London: CRC Press, 2024. </w:t>
      </w:r>
      <w:r w:rsidRPr="005F28CE">
        <w:rPr>
          <w:rFonts w:cs="Arial"/>
          <w:szCs w:val="24"/>
        </w:rPr>
        <w:t>312 p.</w:t>
      </w:r>
    </w:p>
    <w:p w14:paraId="4991356F" w14:textId="77777777" w:rsidR="004E5246" w:rsidRPr="005F28CE" w:rsidRDefault="004E5246" w:rsidP="00704E32">
      <w:pPr>
        <w:spacing w:line="240" w:lineRule="auto"/>
        <w:ind w:firstLine="0"/>
        <w:jc w:val="left"/>
        <w:rPr>
          <w:rFonts w:cs="Arial"/>
          <w:szCs w:val="24"/>
        </w:rPr>
      </w:pPr>
    </w:p>
    <w:p w14:paraId="12ED0350" w14:textId="26652AF1" w:rsidR="004F6C0E" w:rsidRPr="005F28CE" w:rsidRDefault="004E5246" w:rsidP="00704E32">
      <w:pPr>
        <w:spacing w:line="240" w:lineRule="auto"/>
        <w:ind w:firstLine="0"/>
        <w:jc w:val="left"/>
        <w:rPr>
          <w:rFonts w:cs="Arial"/>
          <w:szCs w:val="24"/>
        </w:rPr>
      </w:pPr>
      <w:r w:rsidRPr="005F28CE">
        <w:rPr>
          <w:rFonts w:cs="Arial"/>
          <w:szCs w:val="24"/>
        </w:rPr>
        <w:t>INSTITUTO DE PESQUISA ECONÔMICA APLICADA. </w:t>
      </w:r>
      <w:r w:rsidRPr="005F28CE">
        <w:rPr>
          <w:rFonts w:cs="Arial"/>
          <w:b/>
          <w:bCs/>
          <w:szCs w:val="24"/>
        </w:rPr>
        <w:t>Agenda 2030: objetivos de desenvolvimento sustentável: avaliação do progresso das principais metas globais para o Brasil: ODS 6: assegurar a disponibilidade e a gestão sustentável da água e do saneamento para todas e todos.</w:t>
      </w:r>
      <w:r w:rsidRPr="005F28CE">
        <w:rPr>
          <w:rFonts w:cs="Arial"/>
          <w:szCs w:val="24"/>
        </w:rPr>
        <w:t> Brasília: Ipea, 2024. 19 p. (Cadernos ODS, 6). DOI: </w:t>
      </w:r>
      <w:hyperlink r:id="rId15" w:history="1">
        <w:r w:rsidRPr="005F28CE">
          <w:rPr>
            <w:rStyle w:val="Hyperlink"/>
            <w:rFonts w:cs="Arial"/>
            <w:szCs w:val="24"/>
          </w:rPr>
          <w:t>http://dx.doi.org/10.38116/ri2024ODS6</w:t>
        </w:r>
      </w:hyperlink>
      <w:r w:rsidR="004F6C0E" w:rsidRPr="005F28CE">
        <w:t xml:space="preserve"> Disponível em:https://repositorio.ipea.gov.br/bitstream/11058/14124/6/Agenda_2030_ODS_6_Assegurar_a_disponibilidade_e_a_gestao.pdf. Acesso em: 28 out. 2025.</w:t>
      </w:r>
    </w:p>
    <w:p w14:paraId="3605CE22" w14:textId="77777777" w:rsidR="004E5246" w:rsidRPr="005F28CE" w:rsidRDefault="004E5246" w:rsidP="00704E32">
      <w:pPr>
        <w:spacing w:line="240" w:lineRule="auto"/>
        <w:ind w:firstLine="0"/>
        <w:jc w:val="left"/>
        <w:rPr>
          <w:rFonts w:cs="Arial"/>
          <w:szCs w:val="24"/>
        </w:rPr>
      </w:pPr>
    </w:p>
    <w:p w14:paraId="7A46E920" w14:textId="22D699A9" w:rsidR="004E5246" w:rsidRPr="005F28CE" w:rsidRDefault="004E5246" w:rsidP="00704E32">
      <w:pPr>
        <w:spacing w:line="240" w:lineRule="auto"/>
        <w:ind w:firstLine="0"/>
        <w:jc w:val="left"/>
        <w:rPr>
          <w:rFonts w:cs="Arial"/>
          <w:szCs w:val="24"/>
        </w:rPr>
      </w:pPr>
      <w:proofErr w:type="spellStart"/>
      <w:r w:rsidRPr="005F28CE">
        <w:rPr>
          <w:rFonts w:cs="Arial"/>
          <w:szCs w:val="24"/>
        </w:rPr>
        <w:t>JANNUZZI</w:t>
      </w:r>
      <w:proofErr w:type="spellEnd"/>
      <w:r w:rsidRPr="005F28CE">
        <w:rPr>
          <w:rFonts w:cs="Arial"/>
          <w:szCs w:val="24"/>
        </w:rPr>
        <w:t xml:space="preserve">, Paulo de Martino. Indicadores para diagnóstico, monitoramento e avaliação de programas sociais no Brasil. </w:t>
      </w:r>
      <w:r w:rsidRPr="005F28CE">
        <w:rPr>
          <w:rFonts w:cs="Arial"/>
          <w:b/>
          <w:bCs/>
          <w:szCs w:val="24"/>
        </w:rPr>
        <w:t xml:space="preserve">Revista do Serviço Público - </w:t>
      </w:r>
      <w:proofErr w:type="spellStart"/>
      <w:r w:rsidRPr="005F28CE">
        <w:rPr>
          <w:rFonts w:cs="Arial"/>
          <w:b/>
          <w:bCs/>
          <w:szCs w:val="24"/>
        </w:rPr>
        <w:t>RSP</w:t>
      </w:r>
      <w:proofErr w:type="spellEnd"/>
      <w:r w:rsidRPr="005F28CE">
        <w:rPr>
          <w:rFonts w:cs="Arial"/>
          <w:szCs w:val="24"/>
        </w:rPr>
        <w:t>, Brasília, v. 56, n. 2, p. 137-160, abr.-2005.  Disponível em: http://repositorio.enap.gov.br/handle/1/1489. Acesso em: 15 fev. 2025.</w:t>
      </w:r>
    </w:p>
    <w:p w14:paraId="16561905" w14:textId="77777777" w:rsidR="004E5246" w:rsidRPr="005F28CE" w:rsidRDefault="004E5246" w:rsidP="00704E32">
      <w:pPr>
        <w:spacing w:line="240" w:lineRule="auto"/>
        <w:ind w:firstLine="0"/>
        <w:jc w:val="left"/>
        <w:rPr>
          <w:rFonts w:cs="Arial"/>
          <w:szCs w:val="24"/>
        </w:rPr>
      </w:pPr>
    </w:p>
    <w:p w14:paraId="2E831DC6" w14:textId="016D887F" w:rsidR="004E5246" w:rsidRPr="005F28CE" w:rsidRDefault="004E5246" w:rsidP="00704E32">
      <w:pPr>
        <w:spacing w:line="240" w:lineRule="auto"/>
        <w:ind w:firstLine="0"/>
        <w:jc w:val="left"/>
        <w:rPr>
          <w:rFonts w:cs="Arial"/>
          <w:szCs w:val="24"/>
          <w:lang w:val="en-US"/>
        </w:rPr>
      </w:pPr>
      <w:proofErr w:type="spellStart"/>
      <w:r w:rsidRPr="005F28CE">
        <w:rPr>
          <w:rFonts w:cs="Arial"/>
          <w:szCs w:val="24"/>
        </w:rPr>
        <w:t>JANNUZZI</w:t>
      </w:r>
      <w:proofErr w:type="spellEnd"/>
      <w:r w:rsidRPr="005F28CE">
        <w:rPr>
          <w:rFonts w:cs="Arial"/>
          <w:szCs w:val="24"/>
        </w:rPr>
        <w:t xml:space="preserve">, Paulo de Martino. </w:t>
      </w:r>
      <w:r w:rsidRPr="005F28CE">
        <w:rPr>
          <w:rFonts w:cs="Arial"/>
          <w:b/>
          <w:bCs/>
          <w:szCs w:val="24"/>
        </w:rPr>
        <w:t>Indicadores Sociais no Brasil: conceitos, fontes de dados e aplicações.</w:t>
      </w:r>
      <w:r w:rsidRPr="005F28CE">
        <w:rPr>
          <w:rFonts w:cs="Arial"/>
          <w:szCs w:val="24"/>
        </w:rPr>
        <w:t xml:space="preserve"> </w:t>
      </w:r>
      <w:r w:rsidRPr="005F28CE">
        <w:rPr>
          <w:rFonts w:cs="Arial"/>
          <w:szCs w:val="24"/>
          <w:lang w:val="en-US"/>
        </w:rPr>
        <w:t xml:space="preserve">6. ed. Campinas: </w:t>
      </w:r>
      <w:proofErr w:type="spellStart"/>
      <w:r w:rsidRPr="005F28CE">
        <w:rPr>
          <w:rFonts w:cs="Arial"/>
          <w:szCs w:val="24"/>
          <w:lang w:val="en-US"/>
        </w:rPr>
        <w:t>Alínea</w:t>
      </w:r>
      <w:proofErr w:type="spellEnd"/>
      <w:r w:rsidRPr="005F28CE">
        <w:rPr>
          <w:rFonts w:cs="Arial"/>
          <w:szCs w:val="24"/>
          <w:lang w:val="en-US"/>
        </w:rPr>
        <w:t>, 2017.</w:t>
      </w:r>
    </w:p>
    <w:p w14:paraId="3BE0EFF5" w14:textId="77777777" w:rsidR="004E5246" w:rsidRPr="005F28CE" w:rsidRDefault="004E5246" w:rsidP="00704E32">
      <w:pPr>
        <w:spacing w:line="240" w:lineRule="auto"/>
        <w:ind w:firstLine="0"/>
        <w:jc w:val="left"/>
        <w:rPr>
          <w:rFonts w:cs="Arial"/>
          <w:szCs w:val="24"/>
          <w:lang w:val="en-US"/>
        </w:rPr>
      </w:pPr>
    </w:p>
    <w:p w14:paraId="3A13845E" w14:textId="66CC29C6" w:rsidR="004E5246" w:rsidRPr="00124A4A" w:rsidRDefault="004E5246" w:rsidP="00704E32">
      <w:pPr>
        <w:spacing w:line="240" w:lineRule="auto"/>
        <w:ind w:firstLine="0"/>
        <w:jc w:val="left"/>
        <w:rPr>
          <w:rFonts w:cs="Arial"/>
          <w:szCs w:val="24"/>
          <w:lang w:val="es-ES"/>
        </w:rPr>
      </w:pPr>
      <w:r w:rsidRPr="005F28CE">
        <w:rPr>
          <w:rFonts w:cs="Arial"/>
          <w:szCs w:val="24"/>
          <w:lang w:val="en-US"/>
        </w:rPr>
        <w:t xml:space="preserve">LOSEE, John (Ed.). </w:t>
      </w:r>
      <w:r w:rsidRPr="005F28CE">
        <w:rPr>
          <w:rFonts w:cs="Arial"/>
          <w:b/>
          <w:bCs/>
          <w:szCs w:val="24"/>
          <w:lang w:val="en-US"/>
        </w:rPr>
        <w:t>Theories of causality from antiquity to the present.</w:t>
      </w:r>
      <w:r w:rsidRPr="005F28CE">
        <w:rPr>
          <w:rFonts w:cs="Arial"/>
          <w:szCs w:val="24"/>
          <w:lang w:val="en-US"/>
        </w:rPr>
        <w:t xml:space="preserve"> </w:t>
      </w:r>
      <w:r w:rsidRPr="00792344">
        <w:rPr>
          <w:rFonts w:cs="Arial"/>
          <w:szCs w:val="24"/>
          <w:lang w:val="es-ES"/>
        </w:rPr>
        <w:t xml:space="preserve">1st ed. London: Routledge, 2017. </w:t>
      </w:r>
      <w:r w:rsidRPr="00124A4A">
        <w:rPr>
          <w:rFonts w:cs="Arial"/>
          <w:szCs w:val="24"/>
          <w:lang w:val="es-ES"/>
        </w:rPr>
        <w:t>218 p.</w:t>
      </w:r>
    </w:p>
    <w:p w14:paraId="72C320FE" w14:textId="77777777" w:rsidR="004E5246" w:rsidRPr="00124A4A" w:rsidRDefault="004E5246" w:rsidP="00704E32">
      <w:pPr>
        <w:spacing w:line="240" w:lineRule="auto"/>
        <w:ind w:firstLine="0"/>
        <w:jc w:val="left"/>
        <w:rPr>
          <w:rFonts w:cs="Arial"/>
          <w:szCs w:val="24"/>
          <w:lang w:val="es-ES"/>
        </w:rPr>
      </w:pPr>
    </w:p>
    <w:p w14:paraId="5E64FFF1" w14:textId="30D9A606" w:rsidR="004F6C0E" w:rsidRPr="00124A4A" w:rsidRDefault="004F6C0E" w:rsidP="004F6C0E">
      <w:pPr>
        <w:spacing w:line="240" w:lineRule="auto"/>
        <w:ind w:firstLine="0"/>
        <w:jc w:val="left"/>
        <w:rPr>
          <w:rFonts w:cs="Arial"/>
          <w:szCs w:val="24"/>
          <w:lang w:val="es-ES"/>
        </w:rPr>
      </w:pPr>
      <w:r w:rsidRPr="00124A4A">
        <w:rPr>
          <w:rFonts w:cs="Arial"/>
          <w:szCs w:val="24"/>
          <w:lang w:val="es-ES"/>
        </w:rPr>
        <w:t xml:space="preserve">MALDONADO, Maira; ANTÚNEZ ARAQUE, Héctor Alí. Desarrollo Humano Sustentable: Una mirada en el devenir de las teorías de integración del desarrollo económico. </w:t>
      </w:r>
      <w:r w:rsidRPr="00124A4A">
        <w:rPr>
          <w:rFonts w:cs="Arial"/>
          <w:b/>
          <w:bCs/>
          <w:szCs w:val="24"/>
          <w:lang w:val="es-ES"/>
        </w:rPr>
        <w:t>Sustentabilidad Al día</w:t>
      </w:r>
      <w:r w:rsidRPr="00124A4A">
        <w:rPr>
          <w:rFonts w:cs="Arial"/>
          <w:szCs w:val="24"/>
          <w:lang w:val="es-ES"/>
        </w:rPr>
        <w:t xml:space="preserve">, n. 9, nov. 2023. DOI: 10.70219/sad-92023-180. </w:t>
      </w:r>
    </w:p>
    <w:p w14:paraId="63BB9D9C" w14:textId="59BF185F" w:rsidR="004F6C0E" w:rsidRPr="00124A4A" w:rsidRDefault="004F6C0E" w:rsidP="004F6C0E">
      <w:pPr>
        <w:spacing w:line="240" w:lineRule="auto"/>
        <w:ind w:firstLine="0"/>
        <w:jc w:val="left"/>
        <w:rPr>
          <w:rFonts w:cs="Arial"/>
          <w:szCs w:val="24"/>
          <w:lang w:val="es-ES"/>
        </w:rPr>
      </w:pPr>
      <w:r w:rsidRPr="00124A4A">
        <w:rPr>
          <w:rFonts w:cs="Arial"/>
          <w:szCs w:val="24"/>
          <w:lang w:val="es-ES"/>
        </w:rPr>
        <w:t xml:space="preserve">Disponível em: https://revistas.uv.cl/index.php/SustentabilidadAlDia/article/view/3668. </w:t>
      </w:r>
    </w:p>
    <w:p w14:paraId="722E00EB" w14:textId="2F9A5A71" w:rsidR="004F6C0E" w:rsidRPr="005F28CE" w:rsidRDefault="004F6C0E" w:rsidP="004F6C0E">
      <w:pPr>
        <w:spacing w:line="240" w:lineRule="auto"/>
        <w:ind w:firstLine="0"/>
        <w:jc w:val="left"/>
        <w:rPr>
          <w:rFonts w:cs="Arial"/>
          <w:szCs w:val="24"/>
        </w:rPr>
      </w:pPr>
      <w:r w:rsidRPr="005F28CE">
        <w:rPr>
          <w:rFonts w:cs="Arial"/>
          <w:szCs w:val="24"/>
        </w:rPr>
        <w:t>Acesso em: 28 out. 2025.</w:t>
      </w:r>
    </w:p>
    <w:p w14:paraId="40564F7E" w14:textId="77777777" w:rsidR="004F6C0E" w:rsidRPr="005F28CE" w:rsidRDefault="004F6C0E" w:rsidP="00704E32">
      <w:pPr>
        <w:spacing w:line="240" w:lineRule="auto"/>
        <w:ind w:firstLine="0"/>
        <w:jc w:val="left"/>
        <w:rPr>
          <w:rFonts w:cs="Arial"/>
          <w:szCs w:val="24"/>
        </w:rPr>
      </w:pPr>
    </w:p>
    <w:p w14:paraId="174DF332" w14:textId="69E63A45" w:rsidR="004E5246" w:rsidRPr="005F28CE" w:rsidRDefault="004E5246" w:rsidP="00704E32">
      <w:pPr>
        <w:spacing w:line="240" w:lineRule="auto"/>
        <w:ind w:firstLine="0"/>
        <w:jc w:val="left"/>
        <w:rPr>
          <w:rFonts w:cs="Arial"/>
          <w:szCs w:val="24"/>
        </w:rPr>
      </w:pPr>
      <w:r w:rsidRPr="005F28CE">
        <w:rPr>
          <w:rFonts w:cs="Arial"/>
          <w:szCs w:val="24"/>
        </w:rPr>
        <w:t xml:space="preserve">MARCONI, Marina de Andrade; LAKATOS, Eva Maria. </w:t>
      </w:r>
      <w:r w:rsidRPr="005F28CE">
        <w:rPr>
          <w:rFonts w:cs="Arial"/>
          <w:b/>
          <w:bCs/>
          <w:szCs w:val="24"/>
        </w:rPr>
        <w:t>Fundamentos de metodologia científica.</w:t>
      </w:r>
      <w:r w:rsidRPr="005F28CE">
        <w:rPr>
          <w:rFonts w:cs="Arial"/>
          <w:szCs w:val="24"/>
        </w:rPr>
        <w:t xml:space="preserve"> 5. ed. São Paulo: Atlas, 2003. 314 p.</w:t>
      </w:r>
    </w:p>
    <w:p w14:paraId="1841C766" w14:textId="77777777" w:rsidR="004E5246" w:rsidRPr="005F28CE" w:rsidRDefault="004E5246" w:rsidP="00704E32">
      <w:pPr>
        <w:spacing w:line="240" w:lineRule="auto"/>
        <w:ind w:firstLine="0"/>
        <w:jc w:val="left"/>
        <w:rPr>
          <w:rFonts w:cs="Arial"/>
          <w:szCs w:val="24"/>
        </w:rPr>
      </w:pPr>
    </w:p>
    <w:p w14:paraId="2F4FA912" w14:textId="0D223AE6" w:rsidR="004E5246" w:rsidRPr="005F28CE" w:rsidRDefault="004E5246" w:rsidP="00704E32">
      <w:pPr>
        <w:spacing w:line="240" w:lineRule="auto"/>
        <w:ind w:firstLine="0"/>
        <w:jc w:val="left"/>
        <w:rPr>
          <w:rFonts w:cs="Arial"/>
          <w:szCs w:val="24"/>
        </w:rPr>
      </w:pPr>
      <w:r w:rsidRPr="005F28CE">
        <w:rPr>
          <w:rFonts w:cs="Arial"/>
          <w:szCs w:val="24"/>
        </w:rPr>
        <w:t>MARTINS, Getúlio. </w:t>
      </w:r>
      <w:r w:rsidRPr="005F28CE">
        <w:rPr>
          <w:rFonts w:cs="Arial"/>
          <w:b/>
          <w:bCs/>
          <w:szCs w:val="24"/>
        </w:rPr>
        <w:t>Impacto do saneamento básico na saúde pública: estudo de caso - Itapetininga, SP - 1980 a 1997.</w:t>
      </w:r>
      <w:r w:rsidRPr="005F28CE">
        <w:rPr>
          <w:rFonts w:cs="Arial"/>
          <w:szCs w:val="24"/>
        </w:rPr>
        <w:t xml:space="preserve"> 2001. Tese (Doutorado) – Universidade de São Paulo, São Paulo, 2001. Disponível </w:t>
      </w:r>
      <w:r w:rsidRPr="005F28CE">
        <w:rPr>
          <w:rFonts w:cs="Arial"/>
          <w:szCs w:val="24"/>
        </w:rPr>
        <w:lastRenderedPageBreak/>
        <w:t>em: http://www.teses.usp.br/teses/disponiveis/6/6134/tde-30032020-114334/. Acesso em: 22 jan. 2025.</w:t>
      </w:r>
    </w:p>
    <w:p w14:paraId="7C2C2803" w14:textId="77777777" w:rsidR="001A2C87" w:rsidRPr="005F28CE" w:rsidRDefault="001A2C87" w:rsidP="00704E32">
      <w:pPr>
        <w:spacing w:line="240" w:lineRule="auto"/>
        <w:ind w:firstLine="0"/>
        <w:jc w:val="left"/>
        <w:rPr>
          <w:rFonts w:cs="Arial"/>
          <w:szCs w:val="24"/>
        </w:rPr>
      </w:pPr>
    </w:p>
    <w:p w14:paraId="61F99E62" w14:textId="77777777" w:rsidR="001A2C87" w:rsidRPr="005F28CE" w:rsidRDefault="001A2C87" w:rsidP="001A2C87">
      <w:pPr>
        <w:spacing w:line="240" w:lineRule="auto"/>
        <w:ind w:firstLine="0"/>
        <w:jc w:val="left"/>
        <w:rPr>
          <w:rFonts w:cs="Arial"/>
          <w:szCs w:val="24"/>
        </w:rPr>
      </w:pPr>
      <w:r w:rsidRPr="005F28CE">
        <w:rPr>
          <w:rFonts w:cs="Arial"/>
          <w:szCs w:val="24"/>
        </w:rPr>
        <w:t xml:space="preserve">MATTA, Luiz Gustavo da; </w:t>
      </w:r>
      <w:proofErr w:type="spellStart"/>
      <w:r w:rsidRPr="005F28CE">
        <w:rPr>
          <w:rFonts w:cs="Arial"/>
          <w:szCs w:val="24"/>
        </w:rPr>
        <w:t>VERDAN</w:t>
      </w:r>
      <w:proofErr w:type="spellEnd"/>
      <w:r w:rsidRPr="005F28CE">
        <w:rPr>
          <w:rFonts w:cs="Arial"/>
          <w:szCs w:val="24"/>
        </w:rPr>
        <w:t xml:space="preserve">, Mariana Fernandes. Construção histórica do </w:t>
      </w:r>
    </w:p>
    <w:p w14:paraId="403E08EB" w14:textId="77777777" w:rsidR="001A2C87" w:rsidRPr="00124A4A" w:rsidRDefault="001A2C87" w:rsidP="001A2C87">
      <w:pPr>
        <w:spacing w:line="240" w:lineRule="auto"/>
        <w:ind w:firstLine="0"/>
        <w:jc w:val="left"/>
        <w:rPr>
          <w:rFonts w:cs="Arial"/>
          <w:b/>
          <w:bCs/>
          <w:szCs w:val="24"/>
          <w:lang w:val="es-ES"/>
        </w:rPr>
      </w:pPr>
      <w:r w:rsidRPr="005F28CE">
        <w:rPr>
          <w:rFonts w:cs="Arial"/>
          <w:szCs w:val="24"/>
        </w:rPr>
        <w:t xml:space="preserve">conceito de desenvolvimento e suas múltiplas abordagens. </w:t>
      </w:r>
      <w:r w:rsidRPr="00124A4A">
        <w:rPr>
          <w:rFonts w:cs="Arial"/>
          <w:b/>
          <w:bCs/>
          <w:szCs w:val="24"/>
          <w:lang w:val="es-ES"/>
        </w:rPr>
        <w:t xml:space="preserve">Observatório de la </w:t>
      </w:r>
    </w:p>
    <w:p w14:paraId="26E8E7C1" w14:textId="77777777" w:rsidR="001A2C87" w:rsidRPr="00124A4A" w:rsidRDefault="001A2C87" w:rsidP="001A2C87">
      <w:pPr>
        <w:spacing w:line="240" w:lineRule="auto"/>
        <w:ind w:firstLine="0"/>
        <w:jc w:val="left"/>
        <w:rPr>
          <w:rFonts w:cs="Arial"/>
          <w:szCs w:val="24"/>
          <w:lang w:val="es-ES"/>
        </w:rPr>
      </w:pPr>
      <w:r w:rsidRPr="00124A4A">
        <w:rPr>
          <w:rFonts w:cs="Arial"/>
          <w:b/>
          <w:bCs/>
          <w:szCs w:val="24"/>
          <w:lang w:val="es-ES"/>
        </w:rPr>
        <w:t>Economía Latinoamericana</w:t>
      </w:r>
      <w:r w:rsidRPr="00124A4A">
        <w:rPr>
          <w:rFonts w:cs="Arial"/>
          <w:szCs w:val="24"/>
          <w:lang w:val="es-ES"/>
        </w:rPr>
        <w:t xml:space="preserve">, v. 21, n. 11, p. 18853-18875, 2023. </w:t>
      </w:r>
    </w:p>
    <w:p w14:paraId="01F0B5C0" w14:textId="228CD8A0" w:rsidR="001A2C87" w:rsidRPr="005F28CE" w:rsidRDefault="001A2C87" w:rsidP="001A2C87">
      <w:pPr>
        <w:spacing w:line="240" w:lineRule="auto"/>
        <w:ind w:firstLine="0"/>
        <w:jc w:val="left"/>
        <w:rPr>
          <w:rFonts w:cs="Arial"/>
          <w:szCs w:val="24"/>
        </w:rPr>
      </w:pPr>
      <w:r w:rsidRPr="005F28CE">
        <w:rPr>
          <w:rFonts w:cs="Arial"/>
          <w:szCs w:val="24"/>
        </w:rPr>
        <w:t xml:space="preserve">DOI: 10.55905/oelv21n11-0. Disponível em: https://ojs.observatoriolatinoamericano.com/ojs/index.php/olel/article/view/1476. </w:t>
      </w:r>
    </w:p>
    <w:p w14:paraId="601A8894" w14:textId="0A794A6A" w:rsidR="001A2C87" w:rsidRPr="005F28CE" w:rsidRDefault="001A2C87" w:rsidP="001A2C87">
      <w:pPr>
        <w:spacing w:line="240" w:lineRule="auto"/>
        <w:ind w:firstLine="0"/>
        <w:jc w:val="left"/>
        <w:rPr>
          <w:rFonts w:cs="Arial"/>
          <w:szCs w:val="24"/>
        </w:rPr>
      </w:pPr>
      <w:r w:rsidRPr="005F28CE">
        <w:rPr>
          <w:rFonts w:cs="Arial"/>
          <w:szCs w:val="24"/>
        </w:rPr>
        <w:t>Acesso em: 28 out. 2025.</w:t>
      </w:r>
    </w:p>
    <w:p w14:paraId="11567ADD" w14:textId="77777777" w:rsidR="004E5246" w:rsidRPr="005F28CE" w:rsidRDefault="004E5246" w:rsidP="00704E32">
      <w:pPr>
        <w:spacing w:line="240" w:lineRule="auto"/>
        <w:ind w:firstLine="0"/>
        <w:jc w:val="left"/>
        <w:rPr>
          <w:rFonts w:cs="Arial"/>
          <w:szCs w:val="24"/>
        </w:rPr>
      </w:pPr>
    </w:p>
    <w:p w14:paraId="439BB833" w14:textId="1128E23B" w:rsidR="004E5246" w:rsidRPr="005F28CE" w:rsidRDefault="004E5246" w:rsidP="00704E32">
      <w:pPr>
        <w:spacing w:line="240" w:lineRule="auto"/>
        <w:ind w:firstLine="0"/>
        <w:jc w:val="left"/>
        <w:rPr>
          <w:rFonts w:cs="Arial"/>
          <w:szCs w:val="24"/>
        </w:rPr>
      </w:pPr>
      <w:r w:rsidRPr="005F28CE">
        <w:rPr>
          <w:rFonts w:cs="Arial"/>
          <w:szCs w:val="24"/>
        </w:rPr>
        <w:t>MENDONÇA, Mário Jorge Cardoso de; MOTTA, Ronaldo Seroa da. </w:t>
      </w:r>
      <w:r w:rsidRPr="005F28CE">
        <w:rPr>
          <w:rFonts w:cs="Arial"/>
          <w:b/>
          <w:bCs/>
          <w:szCs w:val="24"/>
        </w:rPr>
        <w:t>Saúde e saneamento no Brasil. </w:t>
      </w:r>
      <w:r w:rsidRPr="005F28CE">
        <w:rPr>
          <w:rFonts w:cs="Arial"/>
          <w:i/>
          <w:iCs/>
          <w:szCs w:val="24"/>
        </w:rPr>
        <w:t>Planejamento e Políticas Públicas</w:t>
      </w:r>
      <w:r w:rsidRPr="005F28CE">
        <w:rPr>
          <w:rFonts w:cs="Arial"/>
          <w:szCs w:val="24"/>
        </w:rPr>
        <w:t>, Brasília, n. 30, 2007. Disponível em: https://www.ipea.gov.br/</w:t>
      </w:r>
      <w:proofErr w:type="spellStart"/>
      <w:r w:rsidRPr="005F28CE">
        <w:rPr>
          <w:rFonts w:cs="Arial"/>
          <w:szCs w:val="24"/>
        </w:rPr>
        <w:t>ppp</w:t>
      </w:r>
      <w:proofErr w:type="spellEnd"/>
      <w:r w:rsidRPr="005F28CE">
        <w:rPr>
          <w:rFonts w:cs="Arial"/>
          <w:szCs w:val="24"/>
        </w:rPr>
        <w:t>/</w:t>
      </w:r>
      <w:proofErr w:type="spellStart"/>
      <w:r w:rsidRPr="005F28CE">
        <w:rPr>
          <w:rFonts w:cs="Arial"/>
          <w:szCs w:val="24"/>
        </w:rPr>
        <w:t>index.php</w:t>
      </w:r>
      <w:proofErr w:type="spellEnd"/>
      <w:r w:rsidRPr="005F28CE">
        <w:rPr>
          <w:rFonts w:cs="Arial"/>
          <w:szCs w:val="24"/>
        </w:rPr>
        <w:t>/PPP/</w:t>
      </w:r>
      <w:proofErr w:type="spellStart"/>
      <w:r w:rsidRPr="005F28CE">
        <w:rPr>
          <w:rFonts w:cs="Arial"/>
          <w:szCs w:val="24"/>
        </w:rPr>
        <w:t>article</w:t>
      </w:r>
      <w:proofErr w:type="spellEnd"/>
      <w:r w:rsidRPr="005F28CE">
        <w:rPr>
          <w:rFonts w:cs="Arial"/>
          <w:szCs w:val="24"/>
        </w:rPr>
        <w:t>/</w:t>
      </w:r>
      <w:proofErr w:type="spellStart"/>
      <w:r w:rsidRPr="005F28CE">
        <w:rPr>
          <w:rFonts w:cs="Arial"/>
          <w:szCs w:val="24"/>
        </w:rPr>
        <w:t>view</w:t>
      </w:r>
      <w:proofErr w:type="spellEnd"/>
      <w:r w:rsidRPr="005F28CE">
        <w:rPr>
          <w:rFonts w:cs="Arial"/>
          <w:szCs w:val="24"/>
        </w:rPr>
        <w:t>/33. Acesso em: 22 jan. 2025.</w:t>
      </w:r>
    </w:p>
    <w:p w14:paraId="4B894005" w14:textId="77777777" w:rsidR="004E5246" w:rsidRPr="005F28CE" w:rsidRDefault="004E5246" w:rsidP="00704E32">
      <w:pPr>
        <w:spacing w:line="240" w:lineRule="auto"/>
        <w:ind w:firstLine="0"/>
        <w:jc w:val="left"/>
        <w:rPr>
          <w:rFonts w:cs="Arial"/>
          <w:szCs w:val="24"/>
        </w:rPr>
      </w:pPr>
    </w:p>
    <w:p w14:paraId="5950D6DD" w14:textId="1BFD4532" w:rsidR="004E5246" w:rsidRPr="005F28CE" w:rsidRDefault="004E5246" w:rsidP="00704E32">
      <w:pPr>
        <w:spacing w:line="240" w:lineRule="auto"/>
        <w:ind w:firstLine="0"/>
        <w:jc w:val="left"/>
        <w:rPr>
          <w:rFonts w:cs="Arial"/>
          <w:szCs w:val="24"/>
        </w:rPr>
      </w:pPr>
      <w:r w:rsidRPr="005F28CE">
        <w:rPr>
          <w:rFonts w:cs="Arial"/>
          <w:szCs w:val="24"/>
        </w:rPr>
        <w:t xml:space="preserve">MESQUITA, </w:t>
      </w:r>
      <w:proofErr w:type="spellStart"/>
      <w:r w:rsidRPr="005F28CE">
        <w:rPr>
          <w:rFonts w:cs="Arial"/>
          <w:szCs w:val="24"/>
        </w:rPr>
        <w:t>Tayane</w:t>
      </w:r>
      <w:proofErr w:type="spellEnd"/>
      <w:r w:rsidRPr="005F28CE">
        <w:rPr>
          <w:rFonts w:cs="Arial"/>
          <w:szCs w:val="24"/>
        </w:rPr>
        <w:t xml:space="preserve"> </w:t>
      </w:r>
      <w:proofErr w:type="spellStart"/>
      <w:r w:rsidRPr="005F28CE">
        <w:rPr>
          <w:rFonts w:cs="Arial"/>
          <w:szCs w:val="24"/>
        </w:rPr>
        <w:t>Cristiele</w:t>
      </w:r>
      <w:proofErr w:type="spellEnd"/>
      <w:r w:rsidRPr="005F28CE">
        <w:rPr>
          <w:rFonts w:cs="Arial"/>
          <w:szCs w:val="24"/>
        </w:rPr>
        <w:t xml:space="preserve"> Rodrigues. </w:t>
      </w:r>
      <w:r w:rsidRPr="005F28CE">
        <w:rPr>
          <w:rFonts w:cs="Arial"/>
          <w:b/>
          <w:bCs/>
          <w:szCs w:val="24"/>
        </w:rPr>
        <w:t>Análise da relação saúde, saneamento e ambiente nas epidemias do Zika vírus e microcefalia no Brasil.</w:t>
      </w:r>
      <w:r w:rsidRPr="005F28CE">
        <w:rPr>
          <w:rFonts w:cs="Arial"/>
          <w:szCs w:val="24"/>
        </w:rPr>
        <w:t xml:space="preserve"> 2023. 157 f. Tese (Doutorado em Engenharia Agrícola) - Universidade Federal de Viçosa, Departamento de Engenharia Agrícola, Viçosa, 2023. DOI: 10.47328/ufvbbt.2023.261.  Disponível em: https://locus.ufv.br//handle/123456789/31594. Acesso em: 18 fev. 2025.</w:t>
      </w:r>
    </w:p>
    <w:p w14:paraId="0A5F22B9" w14:textId="77777777" w:rsidR="00497B88" w:rsidRPr="005F28CE" w:rsidRDefault="00497B88" w:rsidP="00704E32">
      <w:pPr>
        <w:spacing w:line="240" w:lineRule="auto"/>
        <w:ind w:firstLine="0"/>
        <w:jc w:val="left"/>
        <w:rPr>
          <w:rFonts w:cs="Arial"/>
          <w:szCs w:val="24"/>
        </w:rPr>
      </w:pPr>
    </w:p>
    <w:p w14:paraId="38C3C391" w14:textId="6D53999A" w:rsidR="00497B88" w:rsidRPr="005F28CE" w:rsidRDefault="004E5246" w:rsidP="00704E32">
      <w:pPr>
        <w:spacing w:line="240" w:lineRule="auto"/>
        <w:ind w:firstLine="0"/>
        <w:jc w:val="left"/>
        <w:rPr>
          <w:rFonts w:cs="Arial"/>
          <w:szCs w:val="24"/>
          <w:lang w:val="en-US"/>
        </w:rPr>
      </w:pPr>
      <w:proofErr w:type="spellStart"/>
      <w:r w:rsidRPr="005F28CE">
        <w:rPr>
          <w:rFonts w:cs="Arial"/>
          <w:szCs w:val="24"/>
          <w:lang w:val="en-US"/>
        </w:rPr>
        <w:t>MORÇÖL</w:t>
      </w:r>
      <w:proofErr w:type="spellEnd"/>
      <w:r w:rsidRPr="005F28CE">
        <w:rPr>
          <w:rFonts w:cs="Arial"/>
          <w:szCs w:val="24"/>
          <w:lang w:val="en-US"/>
        </w:rPr>
        <w:t>, Göktuğ. </w:t>
      </w:r>
      <w:r w:rsidRPr="005F28CE">
        <w:rPr>
          <w:rFonts w:cs="Arial"/>
          <w:b/>
          <w:bCs/>
          <w:szCs w:val="24"/>
          <w:lang w:val="en-US"/>
        </w:rPr>
        <w:t>A complexity theory for public policy.</w:t>
      </w:r>
      <w:r w:rsidRPr="005F28CE">
        <w:rPr>
          <w:rFonts w:cs="Arial"/>
          <w:szCs w:val="24"/>
          <w:lang w:val="en-US"/>
        </w:rPr>
        <w:t xml:space="preserve"> New York: Routledge, 2012. ISBN 978-0-415-51827-7.</w:t>
      </w:r>
    </w:p>
    <w:p w14:paraId="6F3FAB9F" w14:textId="352961CC" w:rsidR="00150AC5" w:rsidRPr="005F28CE" w:rsidRDefault="00150AC5" w:rsidP="00704E32">
      <w:pPr>
        <w:spacing w:line="240" w:lineRule="auto"/>
        <w:ind w:firstLine="0"/>
        <w:jc w:val="left"/>
        <w:rPr>
          <w:rFonts w:cs="Arial"/>
          <w:szCs w:val="24"/>
          <w:lang w:val="en-US"/>
        </w:rPr>
      </w:pPr>
    </w:p>
    <w:p w14:paraId="122F3C3D" w14:textId="77777777" w:rsidR="00150AC5" w:rsidRPr="005F28CE" w:rsidRDefault="004E5246" w:rsidP="00704E32">
      <w:pPr>
        <w:spacing w:line="240" w:lineRule="auto"/>
        <w:ind w:firstLine="0"/>
        <w:jc w:val="left"/>
        <w:rPr>
          <w:rFonts w:cs="Arial"/>
          <w:szCs w:val="24"/>
        </w:rPr>
      </w:pPr>
      <w:r w:rsidRPr="005F28CE">
        <w:rPr>
          <w:rFonts w:cs="Arial"/>
          <w:szCs w:val="24"/>
          <w:lang w:val="en-US"/>
        </w:rPr>
        <w:t xml:space="preserve">ORGILL-MEYER, Jennifer; </w:t>
      </w:r>
      <w:proofErr w:type="spellStart"/>
      <w:r w:rsidRPr="005F28CE">
        <w:rPr>
          <w:rFonts w:cs="Arial"/>
          <w:szCs w:val="24"/>
          <w:lang w:val="en-US"/>
        </w:rPr>
        <w:t>PATTANAYAK</w:t>
      </w:r>
      <w:proofErr w:type="spellEnd"/>
      <w:r w:rsidRPr="005F28CE">
        <w:rPr>
          <w:rFonts w:cs="Arial"/>
          <w:szCs w:val="24"/>
          <w:lang w:val="en-US"/>
        </w:rPr>
        <w:t xml:space="preserve">, </w:t>
      </w:r>
      <w:proofErr w:type="spellStart"/>
      <w:r w:rsidRPr="005F28CE">
        <w:rPr>
          <w:rFonts w:cs="Arial"/>
          <w:szCs w:val="24"/>
          <w:lang w:val="en-US"/>
        </w:rPr>
        <w:t>Subhrendu</w:t>
      </w:r>
      <w:proofErr w:type="spellEnd"/>
      <w:r w:rsidRPr="005F28CE">
        <w:rPr>
          <w:rFonts w:cs="Arial"/>
          <w:szCs w:val="24"/>
          <w:lang w:val="en-US"/>
        </w:rPr>
        <w:t xml:space="preserve"> K. </w:t>
      </w:r>
      <w:r w:rsidRPr="005F28CE">
        <w:rPr>
          <w:rFonts w:cs="Arial"/>
          <w:b/>
          <w:bCs/>
          <w:szCs w:val="24"/>
          <w:lang w:val="en-US"/>
        </w:rPr>
        <w:t>Improved sanitation increases long-term cognitive test scores.</w:t>
      </w:r>
      <w:r w:rsidRPr="005F28CE">
        <w:rPr>
          <w:rFonts w:cs="Arial"/>
          <w:szCs w:val="24"/>
          <w:lang w:val="en-US"/>
        </w:rPr>
        <w:t xml:space="preserve"> Duke Global Working Paper Series, n. 2019/07, 2019. </w:t>
      </w:r>
      <w:proofErr w:type="spellStart"/>
      <w:r w:rsidRPr="005F28CE">
        <w:rPr>
          <w:rFonts w:cs="Arial"/>
          <w:szCs w:val="24"/>
          <w:lang w:val="en-US"/>
        </w:rPr>
        <w:t>Disponível</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https://ssrn.com/abstract=3418412. </w:t>
      </w:r>
      <w:r w:rsidRPr="005F28CE">
        <w:rPr>
          <w:rFonts w:cs="Arial"/>
          <w:szCs w:val="24"/>
        </w:rPr>
        <w:t>Acesso em: 22 jan. 2025.</w:t>
      </w:r>
    </w:p>
    <w:p w14:paraId="734CB5A5" w14:textId="77777777" w:rsidR="004E5246" w:rsidRPr="005F28CE" w:rsidRDefault="004E5246" w:rsidP="00704E32">
      <w:pPr>
        <w:spacing w:line="240" w:lineRule="auto"/>
        <w:ind w:firstLine="0"/>
        <w:jc w:val="left"/>
        <w:rPr>
          <w:rFonts w:cs="Arial"/>
          <w:szCs w:val="24"/>
        </w:rPr>
      </w:pPr>
    </w:p>
    <w:p w14:paraId="3FF5C121" w14:textId="77777777" w:rsidR="004E5246" w:rsidRPr="005F28CE" w:rsidRDefault="004E5246" w:rsidP="00704E32">
      <w:pPr>
        <w:spacing w:line="240" w:lineRule="auto"/>
        <w:ind w:firstLine="0"/>
        <w:jc w:val="left"/>
        <w:rPr>
          <w:rFonts w:cs="Arial"/>
          <w:szCs w:val="24"/>
        </w:rPr>
      </w:pPr>
      <w:proofErr w:type="spellStart"/>
      <w:r w:rsidRPr="005F28CE">
        <w:rPr>
          <w:rFonts w:cs="Arial"/>
          <w:szCs w:val="24"/>
        </w:rPr>
        <w:t>PASTRE</w:t>
      </w:r>
      <w:proofErr w:type="spellEnd"/>
      <w:r w:rsidRPr="005F28CE">
        <w:rPr>
          <w:rFonts w:cs="Arial"/>
          <w:szCs w:val="24"/>
        </w:rPr>
        <w:t xml:space="preserve">, </w:t>
      </w:r>
      <w:proofErr w:type="spellStart"/>
      <w:r w:rsidRPr="005F28CE">
        <w:rPr>
          <w:rFonts w:cs="Arial"/>
          <w:szCs w:val="24"/>
        </w:rPr>
        <w:t>Fauston</w:t>
      </w:r>
      <w:proofErr w:type="spellEnd"/>
      <w:r w:rsidRPr="005F28CE">
        <w:rPr>
          <w:rFonts w:cs="Arial"/>
          <w:szCs w:val="24"/>
        </w:rPr>
        <w:t xml:space="preserve">. </w:t>
      </w:r>
      <w:r w:rsidRPr="005F28CE">
        <w:rPr>
          <w:rFonts w:cs="Arial"/>
          <w:b/>
          <w:bCs/>
          <w:szCs w:val="24"/>
        </w:rPr>
        <w:t>Indicadores do esgotamento sanitário de Medianeira/PR frente aos desafios do novo marco legal do saneamento básico.</w:t>
      </w:r>
      <w:r w:rsidRPr="005F28CE">
        <w:rPr>
          <w:rFonts w:cs="Arial"/>
          <w:szCs w:val="24"/>
        </w:rPr>
        <w:t xml:space="preserve"> 2023. 149 f. Dissertação (Mestrado Profissional em Tecnologias, Gestão e Sustentabilidade) - Universidade Estadual do Oeste do Paraná, Centro de Engenharias e Ciências Exatas, Foz do Iguaçu, 2023.  Disponível em: https://tede.unioeste.br/handle/tede/7168. Acesso em: 18 fev. 2025.</w:t>
      </w:r>
    </w:p>
    <w:p w14:paraId="3C6A70DA" w14:textId="77777777" w:rsidR="004E5246" w:rsidRPr="005F28CE" w:rsidRDefault="004E5246" w:rsidP="00704E32">
      <w:pPr>
        <w:spacing w:line="240" w:lineRule="auto"/>
        <w:ind w:firstLine="0"/>
        <w:jc w:val="left"/>
        <w:rPr>
          <w:rFonts w:cs="Arial"/>
          <w:szCs w:val="24"/>
        </w:rPr>
      </w:pPr>
    </w:p>
    <w:p w14:paraId="7A3062B5" w14:textId="77777777" w:rsidR="004E5246" w:rsidRPr="005F28CE" w:rsidRDefault="004E5246" w:rsidP="00704E32">
      <w:pPr>
        <w:spacing w:line="240" w:lineRule="auto"/>
        <w:ind w:firstLine="0"/>
        <w:jc w:val="left"/>
        <w:rPr>
          <w:rFonts w:cs="Arial"/>
          <w:szCs w:val="24"/>
          <w:lang w:val="en-US"/>
        </w:rPr>
      </w:pPr>
      <w:r w:rsidRPr="005F28CE">
        <w:rPr>
          <w:rFonts w:cs="Arial"/>
          <w:szCs w:val="24"/>
          <w:lang w:val="en-US"/>
        </w:rPr>
        <w:t xml:space="preserve">PEARL, Judea; MACKENZIE, Dana. </w:t>
      </w:r>
      <w:r w:rsidRPr="005F28CE">
        <w:rPr>
          <w:rFonts w:cs="Arial"/>
          <w:b/>
          <w:bCs/>
          <w:szCs w:val="24"/>
          <w:lang w:val="en-US"/>
        </w:rPr>
        <w:t>The book of why: the new science of cause and effect.</w:t>
      </w:r>
      <w:r w:rsidRPr="005F28CE">
        <w:rPr>
          <w:rFonts w:cs="Arial"/>
          <w:szCs w:val="24"/>
          <w:lang w:val="en-US"/>
        </w:rPr>
        <w:t xml:space="preserve">  New York: Basic Books, 2018.</w:t>
      </w:r>
    </w:p>
    <w:p w14:paraId="353CAC2A" w14:textId="77777777" w:rsidR="004E5246" w:rsidRPr="005F28CE" w:rsidRDefault="004E5246" w:rsidP="00704E32">
      <w:pPr>
        <w:spacing w:line="240" w:lineRule="auto"/>
        <w:ind w:firstLine="0"/>
        <w:jc w:val="left"/>
        <w:rPr>
          <w:rFonts w:cs="Arial"/>
          <w:szCs w:val="24"/>
          <w:lang w:val="en-US"/>
        </w:rPr>
      </w:pPr>
    </w:p>
    <w:p w14:paraId="0E9EF95E" w14:textId="77777777" w:rsidR="004E5246" w:rsidRPr="005F28CE" w:rsidRDefault="004E5246" w:rsidP="00704E32">
      <w:pPr>
        <w:spacing w:line="240" w:lineRule="auto"/>
        <w:ind w:firstLine="0"/>
        <w:jc w:val="left"/>
        <w:rPr>
          <w:rFonts w:cs="Arial"/>
          <w:szCs w:val="24"/>
        </w:rPr>
      </w:pPr>
      <w:r w:rsidRPr="005F28CE">
        <w:rPr>
          <w:rFonts w:cs="Arial"/>
          <w:szCs w:val="24"/>
          <w:lang w:val="en-US"/>
        </w:rPr>
        <w:t>PEARSON, Joanna; MCPHEDRAN, Kate. A literature review of the non-health impacts of sanitation. </w:t>
      </w:r>
      <w:proofErr w:type="spellStart"/>
      <w:r w:rsidRPr="00792344">
        <w:rPr>
          <w:rFonts w:cs="Arial"/>
          <w:b/>
          <w:bCs/>
          <w:szCs w:val="24"/>
        </w:rPr>
        <w:t>Waterlines</w:t>
      </w:r>
      <w:proofErr w:type="spellEnd"/>
      <w:r w:rsidRPr="00792344">
        <w:rPr>
          <w:rFonts w:cs="Arial"/>
          <w:szCs w:val="24"/>
        </w:rPr>
        <w:t>, v. 27, n. 1, p. 48-61, jan. 2008. Disponível em: https://www.jstor.org/</w:t>
      </w:r>
      <w:proofErr w:type="spellStart"/>
      <w:r w:rsidRPr="00792344">
        <w:rPr>
          <w:rFonts w:cs="Arial"/>
          <w:szCs w:val="24"/>
        </w:rPr>
        <w:t>stable</w:t>
      </w:r>
      <w:proofErr w:type="spellEnd"/>
      <w:r w:rsidRPr="00792344">
        <w:rPr>
          <w:rFonts w:cs="Arial"/>
          <w:szCs w:val="24"/>
        </w:rPr>
        <w:t xml:space="preserve">/24684955. </w:t>
      </w:r>
      <w:r w:rsidRPr="005F28CE">
        <w:rPr>
          <w:rFonts w:cs="Arial"/>
          <w:szCs w:val="24"/>
        </w:rPr>
        <w:t>Acesso em: 22 jan. 2025.</w:t>
      </w:r>
    </w:p>
    <w:p w14:paraId="0F113E25" w14:textId="77777777" w:rsidR="004831FD" w:rsidRPr="005F28CE" w:rsidRDefault="004831FD" w:rsidP="00704E32">
      <w:pPr>
        <w:spacing w:line="240" w:lineRule="auto"/>
        <w:ind w:firstLine="0"/>
        <w:jc w:val="left"/>
        <w:rPr>
          <w:rFonts w:cs="Arial"/>
          <w:szCs w:val="24"/>
        </w:rPr>
      </w:pPr>
    </w:p>
    <w:p w14:paraId="0EE17770" w14:textId="77777777" w:rsidR="004831FD" w:rsidRPr="00124A4A" w:rsidRDefault="004831FD" w:rsidP="00704E32">
      <w:pPr>
        <w:spacing w:line="240" w:lineRule="auto"/>
        <w:ind w:firstLine="0"/>
        <w:jc w:val="left"/>
        <w:rPr>
          <w:rFonts w:cs="Arial"/>
          <w:szCs w:val="24"/>
          <w:lang w:val="es-ES"/>
        </w:rPr>
      </w:pPr>
      <w:r w:rsidRPr="005F28CE">
        <w:rPr>
          <w:rFonts w:cs="Arial"/>
          <w:szCs w:val="24"/>
        </w:rPr>
        <w:t xml:space="preserve">PIRES, </w:t>
      </w:r>
      <w:proofErr w:type="spellStart"/>
      <w:r w:rsidRPr="005F28CE">
        <w:rPr>
          <w:rFonts w:cs="Arial"/>
          <w:szCs w:val="24"/>
        </w:rPr>
        <w:t>Clleo</w:t>
      </w:r>
      <w:proofErr w:type="spellEnd"/>
      <w:r w:rsidRPr="005F28CE">
        <w:rPr>
          <w:rFonts w:cs="Arial"/>
          <w:szCs w:val="24"/>
        </w:rPr>
        <w:t xml:space="preserve"> Gonçalves da Silva.</w:t>
      </w:r>
      <w:r w:rsidRPr="005F28CE">
        <w:rPr>
          <w:rFonts w:cs="Arial"/>
          <w:b/>
          <w:bCs/>
          <w:szCs w:val="24"/>
        </w:rPr>
        <w:t> Impacto socioeconômico do saneamento no Brasil.</w:t>
      </w:r>
      <w:r w:rsidRPr="005F28CE">
        <w:rPr>
          <w:rFonts w:cs="Arial"/>
          <w:szCs w:val="24"/>
        </w:rPr>
        <w:t xml:space="preserve"> 2022. Dissertação (Mestrado) – Fundação </w:t>
      </w:r>
      <w:proofErr w:type="spellStart"/>
      <w:r w:rsidRPr="005F28CE">
        <w:rPr>
          <w:rFonts w:cs="Arial"/>
          <w:szCs w:val="24"/>
        </w:rPr>
        <w:t>Getulio</w:t>
      </w:r>
      <w:proofErr w:type="spellEnd"/>
      <w:r w:rsidRPr="005F28CE">
        <w:rPr>
          <w:rFonts w:cs="Arial"/>
          <w:szCs w:val="24"/>
        </w:rPr>
        <w:t xml:space="preserve"> Vargas, Rio de Janeiro, 2022. Disponível em: https://hdl.handle.net/10438/34548. </w:t>
      </w:r>
      <w:r w:rsidRPr="00124A4A">
        <w:rPr>
          <w:rFonts w:cs="Arial"/>
          <w:szCs w:val="24"/>
          <w:lang w:val="es-ES"/>
        </w:rPr>
        <w:t>Acesso em: 22 jan. 2025.</w:t>
      </w:r>
    </w:p>
    <w:p w14:paraId="38DC78E0" w14:textId="77777777" w:rsidR="001A2C87" w:rsidRPr="00124A4A" w:rsidRDefault="001A2C87" w:rsidP="00704E32">
      <w:pPr>
        <w:spacing w:line="240" w:lineRule="auto"/>
        <w:ind w:firstLine="0"/>
        <w:jc w:val="left"/>
        <w:rPr>
          <w:rFonts w:cs="Arial"/>
          <w:szCs w:val="24"/>
          <w:lang w:val="es-ES"/>
        </w:rPr>
      </w:pPr>
    </w:p>
    <w:p w14:paraId="57695D9F" w14:textId="4606439B" w:rsidR="001A2C87" w:rsidRPr="00124A4A" w:rsidRDefault="001A2C87" w:rsidP="001A2C87">
      <w:pPr>
        <w:spacing w:line="240" w:lineRule="auto"/>
        <w:ind w:firstLine="0"/>
        <w:jc w:val="left"/>
        <w:rPr>
          <w:rFonts w:cs="Arial"/>
          <w:szCs w:val="24"/>
          <w:lang w:val="es-ES"/>
        </w:rPr>
      </w:pPr>
      <w:r w:rsidRPr="00124A4A">
        <w:rPr>
          <w:rFonts w:cs="Arial"/>
          <w:szCs w:val="24"/>
          <w:lang w:val="es-ES"/>
        </w:rPr>
        <w:t xml:space="preserve">RAMOS, Juan David Huertas. La planeación del desarrollo a través de la historia: </w:t>
      </w:r>
    </w:p>
    <w:p w14:paraId="00398298" w14:textId="77777777" w:rsidR="001A2C87" w:rsidRPr="00124A4A" w:rsidRDefault="001A2C87" w:rsidP="001A2C87">
      <w:pPr>
        <w:spacing w:line="240" w:lineRule="auto"/>
        <w:ind w:firstLine="0"/>
        <w:jc w:val="left"/>
        <w:rPr>
          <w:rFonts w:cs="Arial"/>
          <w:szCs w:val="24"/>
          <w:lang w:val="es-ES"/>
        </w:rPr>
      </w:pPr>
      <w:r w:rsidRPr="00124A4A">
        <w:rPr>
          <w:rFonts w:cs="Arial"/>
          <w:szCs w:val="24"/>
          <w:lang w:val="es-ES"/>
        </w:rPr>
        <w:t xml:space="preserve">de los conceptos a la técnica. Administración &amp; Desarrollo, v. 47, n. 2, </w:t>
      </w:r>
    </w:p>
    <w:p w14:paraId="3953AEED" w14:textId="77777777" w:rsidR="001A2C87" w:rsidRPr="005F28CE" w:rsidRDefault="001A2C87" w:rsidP="001A2C87">
      <w:pPr>
        <w:spacing w:line="240" w:lineRule="auto"/>
        <w:ind w:firstLine="0"/>
        <w:jc w:val="left"/>
        <w:rPr>
          <w:rFonts w:cs="Arial"/>
          <w:szCs w:val="24"/>
        </w:rPr>
      </w:pPr>
      <w:r w:rsidRPr="00124A4A">
        <w:rPr>
          <w:rFonts w:cs="Arial"/>
          <w:szCs w:val="24"/>
          <w:lang w:val="es-ES"/>
        </w:rPr>
        <w:lastRenderedPageBreak/>
        <w:t xml:space="preserve">p. 10-22, dez. 2017. </w:t>
      </w:r>
      <w:r w:rsidRPr="005F28CE">
        <w:rPr>
          <w:rFonts w:cs="Arial"/>
          <w:szCs w:val="24"/>
        </w:rPr>
        <w:t xml:space="preserve">DOI: 10.22431/25005227.95. Disponível em: </w:t>
      </w:r>
    </w:p>
    <w:p w14:paraId="5A6A8C4B" w14:textId="77777777" w:rsidR="001A2C87" w:rsidRPr="005F28CE" w:rsidRDefault="001A2C87" w:rsidP="001A2C87">
      <w:pPr>
        <w:spacing w:line="240" w:lineRule="auto"/>
        <w:ind w:firstLine="0"/>
        <w:jc w:val="left"/>
        <w:rPr>
          <w:rFonts w:cs="Arial"/>
          <w:szCs w:val="24"/>
        </w:rPr>
      </w:pPr>
      <w:r w:rsidRPr="005F28CE">
        <w:rPr>
          <w:rFonts w:cs="Arial"/>
          <w:szCs w:val="24"/>
        </w:rPr>
        <w:t xml:space="preserve">https://revistas.esap.edu.co/index.php/admindesarro/article/view/95. </w:t>
      </w:r>
    </w:p>
    <w:p w14:paraId="4E8F1D49" w14:textId="44950B70" w:rsidR="001A2C87" w:rsidRPr="005F28CE" w:rsidRDefault="001A2C87" w:rsidP="001A2C87">
      <w:pPr>
        <w:spacing w:line="240" w:lineRule="auto"/>
        <w:ind w:firstLine="0"/>
        <w:jc w:val="left"/>
        <w:rPr>
          <w:rFonts w:cs="Arial"/>
          <w:szCs w:val="24"/>
        </w:rPr>
      </w:pPr>
      <w:r w:rsidRPr="005F28CE">
        <w:rPr>
          <w:rFonts w:cs="Arial"/>
          <w:szCs w:val="24"/>
        </w:rPr>
        <w:t>Acesso em: 28 out. 2025.</w:t>
      </w:r>
    </w:p>
    <w:p w14:paraId="4406C16D" w14:textId="77777777" w:rsidR="004831FD" w:rsidRPr="005F28CE" w:rsidRDefault="004831FD" w:rsidP="00704E32">
      <w:pPr>
        <w:spacing w:line="240" w:lineRule="auto"/>
        <w:ind w:firstLine="0"/>
        <w:jc w:val="left"/>
        <w:rPr>
          <w:rFonts w:cs="Arial"/>
          <w:szCs w:val="24"/>
        </w:rPr>
      </w:pPr>
    </w:p>
    <w:p w14:paraId="0223F9AB" w14:textId="77777777" w:rsidR="004831FD" w:rsidRPr="005F28CE" w:rsidRDefault="004831FD" w:rsidP="00704E32">
      <w:pPr>
        <w:spacing w:line="240" w:lineRule="auto"/>
        <w:ind w:firstLine="0"/>
        <w:jc w:val="left"/>
        <w:rPr>
          <w:rFonts w:cs="Arial"/>
          <w:szCs w:val="24"/>
        </w:rPr>
      </w:pPr>
      <w:r w:rsidRPr="005F28CE">
        <w:rPr>
          <w:rFonts w:cs="Arial"/>
          <w:szCs w:val="24"/>
        </w:rPr>
        <w:t xml:space="preserve">SANEPAR. </w:t>
      </w:r>
      <w:r w:rsidRPr="005F28CE">
        <w:rPr>
          <w:rFonts w:cs="Arial"/>
          <w:b/>
          <w:bCs/>
          <w:szCs w:val="24"/>
        </w:rPr>
        <w:t>Transparência Sanepar.</w:t>
      </w:r>
      <w:r w:rsidRPr="005F28CE">
        <w:rPr>
          <w:rFonts w:cs="Arial"/>
          <w:szCs w:val="24"/>
        </w:rPr>
        <w:t xml:space="preserve"> [Plano de Trabalho relacionado ao Convênio de 17 de dezembro de 2020].  Disponível em: https://transparencia.sanepar.com.br/node/714. Acesso em: 23 fev. 2025.</w:t>
      </w:r>
    </w:p>
    <w:p w14:paraId="29A6C797" w14:textId="77777777" w:rsidR="004831FD" w:rsidRPr="005F28CE" w:rsidRDefault="004831FD" w:rsidP="00704E32">
      <w:pPr>
        <w:spacing w:line="240" w:lineRule="auto"/>
        <w:ind w:firstLine="0"/>
        <w:jc w:val="left"/>
        <w:rPr>
          <w:rFonts w:cs="Arial"/>
          <w:szCs w:val="24"/>
        </w:rPr>
      </w:pPr>
    </w:p>
    <w:p w14:paraId="3B312355" w14:textId="77777777" w:rsidR="004831FD" w:rsidRPr="005F28CE" w:rsidRDefault="004831FD" w:rsidP="00704E32">
      <w:pPr>
        <w:spacing w:line="240" w:lineRule="auto"/>
        <w:ind w:firstLine="0"/>
        <w:jc w:val="left"/>
        <w:rPr>
          <w:rFonts w:cs="Arial"/>
          <w:szCs w:val="24"/>
        </w:rPr>
      </w:pPr>
      <w:r w:rsidRPr="005F28CE">
        <w:rPr>
          <w:rFonts w:cs="Arial"/>
          <w:szCs w:val="24"/>
        </w:rPr>
        <w:t>SANTOS, Lucimar Augusto dos. </w:t>
      </w:r>
      <w:r w:rsidRPr="005F28CE">
        <w:rPr>
          <w:rFonts w:cs="Arial"/>
          <w:b/>
          <w:bCs/>
          <w:szCs w:val="24"/>
        </w:rPr>
        <w:t>A falta de saneamento é o principal responsável pelos índices de Doença de Veiculação Hídrica? Um estudo das populações que habitam as margens de igarapés em Manaus, AM.</w:t>
      </w:r>
      <w:r w:rsidRPr="005F28CE">
        <w:rPr>
          <w:rFonts w:cs="Arial"/>
          <w:szCs w:val="24"/>
        </w:rPr>
        <w:t> 2006. Dissertação (Mestrado em Ciências do Ambiente e Sustentabilidade na Amazônia) – Universidade Federal do Amazonas, Manaus, 2006. Disponível em: http://tede.ufam.edu.br/</w:t>
      </w:r>
      <w:proofErr w:type="spellStart"/>
      <w:r w:rsidRPr="005F28CE">
        <w:rPr>
          <w:rFonts w:cs="Arial"/>
          <w:szCs w:val="24"/>
        </w:rPr>
        <w:t>handle</w:t>
      </w:r>
      <w:proofErr w:type="spellEnd"/>
      <w:r w:rsidRPr="005F28CE">
        <w:rPr>
          <w:rFonts w:cs="Arial"/>
          <w:szCs w:val="24"/>
        </w:rPr>
        <w:t>/</w:t>
      </w:r>
      <w:proofErr w:type="spellStart"/>
      <w:r w:rsidRPr="005F28CE">
        <w:rPr>
          <w:rFonts w:cs="Arial"/>
          <w:szCs w:val="24"/>
        </w:rPr>
        <w:t>tede</w:t>
      </w:r>
      <w:proofErr w:type="spellEnd"/>
      <w:r w:rsidRPr="005F28CE">
        <w:rPr>
          <w:rFonts w:cs="Arial"/>
          <w:szCs w:val="24"/>
        </w:rPr>
        <w:t>/2612. Acesso em: 22 jan. 2025.</w:t>
      </w:r>
    </w:p>
    <w:p w14:paraId="1E11F2C9" w14:textId="77777777" w:rsidR="004831FD" w:rsidRPr="005F28CE" w:rsidRDefault="004831FD" w:rsidP="00704E32">
      <w:pPr>
        <w:spacing w:line="240" w:lineRule="auto"/>
        <w:ind w:firstLine="0"/>
        <w:jc w:val="left"/>
        <w:rPr>
          <w:rFonts w:cs="Arial"/>
          <w:szCs w:val="24"/>
        </w:rPr>
      </w:pPr>
    </w:p>
    <w:p w14:paraId="3D0045DF" w14:textId="32E5C5F5" w:rsidR="004F6C0E" w:rsidRPr="005F28CE" w:rsidRDefault="004F6C0E" w:rsidP="004F6C0E">
      <w:pPr>
        <w:spacing w:line="240" w:lineRule="auto"/>
        <w:ind w:firstLine="0"/>
        <w:jc w:val="left"/>
        <w:rPr>
          <w:rFonts w:cs="Arial"/>
          <w:szCs w:val="24"/>
        </w:rPr>
      </w:pPr>
      <w:r w:rsidRPr="00124A4A">
        <w:rPr>
          <w:rFonts w:cs="Arial"/>
          <w:szCs w:val="24"/>
          <w:lang w:val="es-ES"/>
        </w:rPr>
        <w:t>SAAVEDRA, Óscar</w:t>
      </w:r>
      <w:r w:rsidR="001A2C87" w:rsidRPr="00124A4A">
        <w:rPr>
          <w:rFonts w:cs="Arial"/>
          <w:szCs w:val="24"/>
          <w:lang w:val="es-ES"/>
        </w:rPr>
        <w:t xml:space="preserve"> Cuellar</w:t>
      </w:r>
      <w:r w:rsidRPr="00124A4A">
        <w:rPr>
          <w:rFonts w:cs="Arial"/>
          <w:szCs w:val="24"/>
          <w:lang w:val="es-ES"/>
        </w:rPr>
        <w:t>; ARMELLA, Florita</w:t>
      </w:r>
      <w:r w:rsidR="001A2C87" w:rsidRPr="00124A4A">
        <w:rPr>
          <w:rFonts w:cs="Arial"/>
          <w:szCs w:val="24"/>
          <w:lang w:val="es-ES"/>
        </w:rPr>
        <w:t xml:space="preserve"> Moreno</w:t>
      </w:r>
      <w:r w:rsidRPr="00124A4A">
        <w:rPr>
          <w:rFonts w:cs="Arial"/>
          <w:szCs w:val="24"/>
          <w:lang w:val="es-ES"/>
        </w:rPr>
        <w:t xml:space="preserve">. Del crecimiento económico al desarrollo humano: Los cambiantes usos del concepto de desarrollo en América Latina, 1950-2000. </w:t>
      </w:r>
      <w:r w:rsidRPr="005F28CE">
        <w:rPr>
          <w:rFonts w:cs="Arial"/>
          <w:b/>
          <w:bCs/>
          <w:szCs w:val="24"/>
        </w:rPr>
        <w:t>Sociológica (México)</w:t>
      </w:r>
      <w:r w:rsidRPr="005F28CE">
        <w:rPr>
          <w:rFonts w:cs="Arial"/>
          <w:szCs w:val="24"/>
        </w:rPr>
        <w:t xml:space="preserve">, v. 24, n. 70, p. 83-114, 2009. </w:t>
      </w:r>
    </w:p>
    <w:p w14:paraId="7060FD0D" w14:textId="6ED92F7D" w:rsidR="004F6C0E" w:rsidRPr="005F28CE" w:rsidRDefault="004F6C0E" w:rsidP="004F6C0E">
      <w:pPr>
        <w:spacing w:line="240" w:lineRule="auto"/>
        <w:ind w:firstLine="0"/>
        <w:jc w:val="left"/>
        <w:rPr>
          <w:rFonts w:cs="Arial"/>
          <w:szCs w:val="24"/>
        </w:rPr>
      </w:pPr>
      <w:r w:rsidRPr="005F28CE">
        <w:rPr>
          <w:rFonts w:cs="Arial"/>
          <w:szCs w:val="24"/>
        </w:rPr>
        <w:t>ISSN 2007-8358. Disponível em: http://www.scielo.org.mx/scielo.php?script=sci_arttext&amp;pid=S0187-01732009000200004. Acesso em: 28 out. 2025.</w:t>
      </w:r>
    </w:p>
    <w:p w14:paraId="3DA2D113" w14:textId="77777777" w:rsidR="004F6C0E" w:rsidRPr="005F28CE" w:rsidRDefault="004F6C0E" w:rsidP="00704E32">
      <w:pPr>
        <w:spacing w:line="240" w:lineRule="auto"/>
        <w:ind w:firstLine="0"/>
        <w:jc w:val="left"/>
        <w:rPr>
          <w:rFonts w:cs="Arial"/>
          <w:szCs w:val="24"/>
        </w:rPr>
      </w:pPr>
    </w:p>
    <w:p w14:paraId="5671E3D3" w14:textId="53D8C24C" w:rsidR="004831FD" w:rsidRPr="005F28CE" w:rsidRDefault="004831FD" w:rsidP="00704E32">
      <w:pPr>
        <w:spacing w:line="240" w:lineRule="auto"/>
        <w:ind w:firstLine="0"/>
        <w:jc w:val="left"/>
        <w:rPr>
          <w:rFonts w:cs="Arial"/>
          <w:szCs w:val="24"/>
        </w:rPr>
      </w:pPr>
      <w:proofErr w:type="spellStart"/>
      <w:r w:rsidRPr="005F28CE">
        <w:rPr>
          <w:rFonts w:cs="Arial"/>
          <w:szCs w:val="24"/>
        </w:rPr>
        <w:t>SCRIPTORE</w:t>
      </w:r>
      <w:proofErr w:type="spellEnd"/>
      <w:r w:rsidRPr="005F28CE">
        <w:rPr>
          <w:rFonts w:cs="Arial"/>
          <w:szCs w:val="24"/>
        </w:rPr>
        <w:t>, Juliana Souza. </w:t>
      </w:r>
      <w:r w:rsidRPr="005F28CE">
        <w:rPr>
          <w:rFonts w:cs="Arial"/>
          <w:b/>
          <w:bCs/>
          <w:szCs w:val="24"/>
        </w:rPr>
        <w:t>Impactos do saneamento sobre saúde e educação: uma análise espacial.</w:t>
      </w:r>
      <w:r w:rsidRPr="005F28CE">
        <w:rPr>
          <w:rFonts w:cs="Arial"/>
          <w:szCs w:val="24"/>
        </w:rPr>
        <w:t> 2016. Tese (Doutorado) – Universidade de São Paulo, São Paulo, 2016. Disponível em: http://www.teses.usp.br/teses/disponiveis/12/12138/tde-02082016-165540/. Acesso em: 22 jan. 2025.</w:t>
      </w:r>
    </w:p>
    <w:p w14:paraId="64E00908" w14:textId="77777777" w:rsidR="004831FD" w:rsidRPr="005F28CE" w:rsidRDefault="004831FD" w:rsidP="00704E32">
      <w:pPr>
        <w:spacing w:line="240" w:lineRule="auto"/>
        <w:ind w:firstLine="0"/>
        <w:jc w:val="left"/>
        <w:rPr>
          <w:rFonts w:cs="Arial"/>
          <w:szCs w:val="24"/>
        </w:rPr>
      </w:pPr>
    </w:p>
    <w:p w14:paraId="27542D79" w14:textId="77777777" w:rsidR="004831FD" w:rsidRPr="005F28CE" w:rsidRDefault="004831FD" w:rsidP="00704E32">
      <w:pPr>
        <w:spacing w:line="240" w:lineRule="auto"/>
        <w:ind w:firstLine="0"/>
        <w:jc w:val="left"/>
        <w:rPr>
          <w:rFonts w:cs="Arial"/>
          <w:szCs w:val="24"/>
        </w:rPr>
      </w:pPr>
      <w:proofErr w:type="spellStart"/>
      <w:r w:rsidRPr="005F28CE">
        <w:rPr>
          <w:rFonts w:cs="Arial"/>
          <w:szCs w:val="24"/>
        </w:rPr>
        <w:t>SECCHI</w:t>
      </w:r>
      <w:proofErr w:type="spellEnd"/>
      <w:r w:rsidRPr="005F28CE">
        <w:rPr>
          <w:rFonts w:cs="Arial"/>
          <w:szCs w:val="24"/>
        </w:rPr>
        <w:t>, Leonardo. </w:t>
      </w:r>
      <w:r w:rsidRPr="005F28CE">
        <w:rPr>
          <w:rFonts w:cs="Arial"/>
          <w:b/>
          <w:bCs/>
          <w:szCs w:val="24"/>
        </w:rPr>
        <w:t>Análise de políticas públicas: diagnóstico de problemas, recomendação de soluções.</w:t>
      </w:r>
      <w:r w:rsidRPr="005F28CE">
        <w:rPr>
          <w:rFonts w:cs="Arial"/>
          <w:szCs w:val="24"/>
        </w:rPr>
        <w:t xml:space="preserve"> 1. ed. São Paulo: </w:t>
      </w:r>
      <w:proofErr w:type="spellStart"/>
      <w:r w:rsidRPr="005F28CE">
        <w:rPr>
          <w:rFonts w:cs="Arial"/>
          <w:szCs w:val="24"/>
        </w:rPr>
        <w:t>Cengage</w:t>
      </w:r>
      <w:proofErr w:type="spellEnd"/>
      <w:r w:rsidRPr="005F28CE">
        <w:rPr>
          <w:rFonts w:cs="Arial"/>
          <w:szCs w:val="24"/>
        </w:rPr>
        <w:t xml:space="preserve"> Learning, 2020. Livro digital. ISBN 978-65-555-8241-3.</w:t>
      </w:r>
    </w:p>
    <w:p w14:paraId="24898F9E" w14:textId="77777777" w:rsidR="004831FD" w:rsidRPr="005F28CE" w:rsidRDefault="004831FD" w:rsidP="00704E32">
      <w:pPr>
        <w:spacing w:line="240" w:lineRule="auto"/>
        <w:ind w:firstLine="0"/>
        <w:jc w:val="left"/>
        <w:rPr>
          <w:rFonts w:cs="Arial"/>
          <w:szCs w:val="24"/>
        </w:rPr>
      </w:pPr>
    </w:p>
    <w:p w14:paraId="17A21B16" w14:textId="77777777" w:rsidR="004831FD" w:rsidRPr="005F28CE" w:rsidRDefault="004831FD" w:rsidP="00704E32">
      <w:pPr>
        <w:spacing w:line="240" w:lineRule="auto"/>
        <w:ind w:firstLine="0"/>
        <w:jc w:val="left"/>
        <w:rPr>
          <w:rFonts w:cs="Arial"/>
          <w:szCs w:val="24"/>
        </w:rPr>
      </w:pPr>
      <w:r w:rsidRPr="005F28CE">
        <w:rPr>
          <w:rFonts w:cs="Arial"/>
          <w:szCs w:val="24"/>
        </w:rPr>
        <w:t xml:space="preserve">SOUZA, Celina; </w:t>
      </w:r>
      <w:proofErr w:type="spellStart"/>
      <w:r w:rsidRPr="005F28CE">
        <w:rPr>
          <w:rFonts w:cs="Arial"/>
          <w:szCs w:val="24"/>
        </w:rPr>
        <w:t>FONTANELLI</w:t>
      </w:r>
      <w:proofErr w:type="spellEnd"/>
      <w:r w:rsidRPr="005F28CE">
        <w:rPr>
          <w:rFonts w:cs="Arial"/>
          <w:szCs w:val="24"/>
        </w:rPr>
        <w:t>, Flavio. </w:t>
      </w:r>
      <w:r w:rsidRPr="005F28CE">
        <w:rPr>
          <w:rFonts w:cs="Arial"/>
          <w:b/>
          <w:bCs/>
          <w:szCs w:val="24"/>
        </w:rPr>
        <w:t>Capacidade estatal e burocrática: sobre conceitos, dimensões e medidas.</w:t>
      </w:r>
      <w:r w:rsidRPr="005F28CE">
        <w:rPr>
          <w:rFonts w:cs="Arial"/>
          <w:szCs w:val="24"/>
        </w:rPr>
        <w:t> In: MELLO, Janine et al. (Org.). </w:t>
      </w:r>
      <w:r w:rsidRPr="005F28CE">
        <w:rPr>
          <w:rFonts w:cs="Arial"/>
          <w:b/>
          <w:bCs/>
          <w:szCs w:val="24"/>
        </w:rPr>
        <w:t>Implementação de políticas e atuação de gestores públicos: experiências recentes das políticas das desigualdades</w:t>
      </w:r>
      <w:r w:rsidRPr="005F28CE">
        <w:rPr>
          <w:rFonts w:cs="Arial"/>
          <w:szCs w:val="24"/>
        </w:rPr>
        <w:t>. Brasília: Instituto de Pesquisa Econômica Aplicada (Ipea), 2020. Disponível em: http://www.ipea.gov.br/portal/</w:t>
      </w:r>
      <w:proofErr w:type="spellStart"/>
      <w:r w:rsidRPr="005F28CE">
        <w:rPr>
          <w:rFonts w:cs="Arial"/>
          <w:szCs w:val="24"/>
        </w:rPr>
        <w:t>publicacoes</w:t>
      </w:r>
      <w:proofErr w:type="spellEnd"/>
      <w:r w:rsidRPr="005F28CE">
        <w:rPr>
          <w:rFonts w:cs="Arial"/>
          <w:szCs w:val="24"/>
        </w:rPr>
        <w:t>. Acesso em: 22 jan. 2025.</w:t>
      </w:r>
    </w:p>
    <w:p w14:paraId="3334E9CA" w14:textId="77777777" w:rsidR="004831FD" w:rsidRPr="005F28CE" w:rsidRDefault="004831FD" w:rsidP="00704E32">
      <w:pPr>
        <w:spacing w:line="240" w:lineRule="auto"/>
        <w:ind w:firstLine="0"/>
        <w:jc w:val="left"/>
        <w:rPr>
          <w:rFonts w:cs="Arial"/>
          <w:szCs w:val="24"/>
        </w:rPr>
      </w:pPr>
    </w:p>
    <w:p w14:paraId="6F44DD0C" w14:textId="77777777" w:rsidR="004831FD" w:rsidRPr="005F28CE" w:rsidRDefault="004831FD" w:rsidP="00704E32">
      <w:pPr>
        <w:spacing w:line="240" w:lineRule="auto"/>
        <w:ind w:firstLine="0"/>
        <w:jc w:val="left"/>
        <w:rPr>
          <w:rFonts w:cs="Arial"/>
          <w:szCs w:val="24"/>
        </w:rPr>
      </w:pPr>
      <w:r w:rsidRPr="005F28CE">
        <w:rPr>
          <w:rFonts w:cs="Arial"/>
          <w:szCs w:val="24"/>
        </w:rPr>
        <w:t>SNIS. Sistema Nacional de Informações sobre Saneamento. 2025. Disponível em: &lt;</w:t>
      </w:r>
    </w:p>
    <w:p w14:paraId="27BD041A" w14:textId="77777777" w:rsidR="004831FD" w:rsidRPr="005F28CE" w:rsidRDefault="004831FD" w:rsidP="00704E32">
      <w:pPr>
        <w:spacing w:line="240" w:lineRule="auto"/>
        <w:ind w:firstLine="0"/>
        <w:jc w:val="left"/>
        <w:rPr>
          <w:rFonts w:cs="Arial"/>
          <w:szCs w:val="24"/>
          <w:lang w:val="en-US"/>
        </w:rPr>
      </w:pPr>
      <w:r w:rsidRPr="005F28CE">
        <w:rPr>
          <w:rFonts w:cs="Arial"/>
          <w:szCs w:val="24"/>
        </w:rPr>
        <w:t xml:space="preserve">https://www.gov.br/cidades/pt-br/acesso-a-informacao/acoes-e-programas/saneamento/snis/produtos-do-snis/painel-de-informacoes&gt;.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19 </w:t>
      </w:r>
      <w:proofErr w:type="spellStart"/>
      <w:r w:rsidRPr="005F28CE">
        <w:rPr>
          <w:rFonts w:cs="Arial"/>
          <w:szCs w:val="24"/>
          <w:lang w:val="en-US"/>
        </w:rPr>
        <w:t>fev</w:t>
      </w:r>
      <w:proofErr w:type="spellEnd"/>
      <w:r w:rsidRPr="005F28CE">
        <w:rPr>
          <w:rFonts w:cs="Arial"/>
          <w:szCs w:val="24"/>
          <w:lang w:val="en-US"/>
        </w:rPr>
        <w:t>. 2025.</w:t>
      </w:r>
    </w:p>
    <w:p w14:paraId="25B88227" w14:textId="77777777" w:rsidR="004831FD" w:rsidRPr="005F28CE" w:rsidRDefault="004831FD" w:rsidP="00704E32">
      <w:pPr>
        <w:spacing w:line="240" w:lineRule="auto"/>
        <w:ind w:firstLine="0"/>
        <w:jc w:val="left"/>
        <w:rPr>
          <w:rFonts w:cs="Arial"/>
          <w:szCs w:val="24"/>
          <w:lang w:val="en-US"/>
        </w:rPr>
      </w:pPr>
    </w:p>
    <w:p w14:paraId="777DEC80" w14:textId="77777777" w:rsidR="004831FD" w:rsidRPr="005F28CE" w:rsidRDefault="004831FD" w:rsidP="00704E32">
      <w:pPr>
        <w:spacing w:line="240" w:lineRule="auto"/>
        <w:ind w:firstLine="0"/>
        <w:jc w:val="left"/>
        <w:rPr>
          <w:rFonts w:cs="Arial"/>
          <w:szCs w:val="24"/>
          <w:lang w:val="en-US"/>
        </w:rPr>
      </w:pPr>
      <w:r w:rsidRPr="005F28CE">
        <w:rPr>
          <w:rFonts w:cs="Arial"/>
          <w:szCs w:val="24"/>
          <w:lang w:val="en-US"/>
        </w:rPr>
        <w:t xml:space="preserve">SNOW, John. Cholera and the Water Supply in the South Districts of London in 1854. </w:t>
      </w:r>
      <w:r w:rsidRPr="005F28CE">
        <w:rPr>
          <w:rFonts w:cs="Arial"/>
          <w:b/>
          <w:bCs/>
          <w:szCs w:val="24"/>
          <w:lang w:val="en-US"/>
        </w:rPr>
        <w:t>J Public Health Sanit Rev</w:t>
      </w:r>
      <w:r w:rsidRPr="005F28CE">
        <w:rPr>
          <w:rFonts w:cs="Arial"/>
          <w:szCs w:val="24"/>
          <w:lang w:val="en-US"/>
        </w:rPr>
        <w:t xml:space="preserve">, Londres, v. 2, n. 7, p. 239–257, out. 1856.  </w:t>
      </w:r>
      <w:r w:rsidRPr="005F28CE">
        <w:rPr>
          <w:rFonts w:cs="Arial"/>
          <w:szCs w:val="24"/>
        </w:rPr>
        <w:t xml:space="preserve">Disponível em: https://www.ncbi.nlm.nih.gov/pmc/articles/PMC6004154/.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15 </w:t>
      </w:r>
      <w:proofErr w:type="spellStart"/>
      <w:r w:rsidRPr="005F28CE">
        <w:rPr>
          <w:rFonts w:cs="Arial"/>
          <w:szCs w:val="24"/>
          <w:lang w:val="en-US"/>
        </w:rPr>
        <w:t>fev</w:t>
      </w:r>
      <w:proofErr w:type="spellEnd"/>
      <w:r w:rsidRPr="005F28CE">
        <w:rPr>
          <w:rFonts w:cs="Arial"/>
          <w:szCs w:val="24"/>
          <w:lang w:val="en-US"/>
        </w:rPr>
        <w:t>. 2025.</w:t>
      </w:r>
    </w:p>
    <w:p w14:paraId="15C77B2E" w14:textId="77777777" w:rsidR="004831FD" w:rsidRPr="005F28CE" w:rsidRDefault="004831FD" w:rsidP="00704E32">
      <w:pPr>
        <w:spacing w:line="240" w:lineRule="auto"/>
        <w:ind w:firstLine="0"/>
        <w:jc w:val="left"/>
        <w:rPr>
          <w:rFonts w:cs="Arial"/>
          <w:szCs w:val="24"/>
          <w:lang w:val="en-US"/>
        </w:rPr>
      </w:pPr>
    </w:p>
    <w:p w14:paraId="737A5CB9" w14:textId="77777777" w:rsidR="004831FD" w:rsidRPr="005F28CE" w:rsidRDefault="004831FD" w:rsidP="00704E32">
      <w:pPr>
        <w:spacing w:line="240" w:lineRule="auto"/>
        <w:ind w:firstLine="0"/>
        <w:jc w:val="left"/>
        <w:rPr>
          <w:rFonts w:cs="Arial"/>
          <w:szCs w:val="24"/>
          <w:lang w:val="en-US"/>
        </w:rPr>
      </w:pPr>
      <w:r w:rsidRPr="005F28CE">
        <w:rPr>
          <w:rFonts w:cs="Arial"/>
          <w:szCs w:val="24"/>
          <w:lang w:val="en-US"/>
        </w:rPr>
        <w:lastRenderedPageBreak/>
        <w:t xml:space="preserve">THAL, Dan R.C.; FINUCANE, Mariel M. Causal Methods Madness: Lessons Learned from the 2022 ACIC Competition to Estimate Health Policy Impacts.  </w:t>
      </w:r>
      <w:r w:rsidRPr="005F28CE">
        <w:rPr>
          <w:rFonts w:cs="Arial"/>
          <w:b/>
          <w:bCs/>
          <w:szCs w:val="24"/>
          <w:lang w:val="en-US"/>
        </w:rPr>
        <w:t xml:space="preserve">Observational </w:t>
      </w:r>
      <w:proofErr w:type="gramStart"/>
      <w:r w:rsidRPr="005F28CE">
        <w:rPr>
          <w:rFonts w:cs="Arial"/>
          <w:b/>
          <w:bCs/>
          <w:szCs w:val="24"/>
          <w:lang w:val="en-US"/>
        </w:rPr>
        <w:t>Studies,</w:t>
      </w:r>
      <w:r w:rsidRPr="005F28CE">
        <w:rPr>
          <w:rFonts w:cs="Arial"/>
          <w:szCs w:val="24"/>
          <w:lang w:val="en-US"/>
        </w:rPr>
        <w:t xml:space="preserve">  [</w:t>
      </w:r>
      <w:proofErr w:type="gramEnd"/>
      <w:r w:rsidRPr="005F28CE">
        <w:rPr>
          <w:rFonts w:cs="Arial"/>
          <w:szCs w:val="24"/>
          <w:lang w:val="en-US"/>
        </w:rPr>
        <w:t>S. l.], v. 9, n. 3, p. 3-27, 2023. DOI: 10.1353/obs.2023.0023.</w:t>
      </w:r>
    </w:p>
    <w:p w14:paraId="7B95A769" w14:textId="77777777" w:rsidR="004831FD" w:rsidRPr="005F28CE" w:rsidRDefault="004831FD" w:rsidP="00704E32">
      <w:pPr>
        <w:spacing w:line="240" w:lineRule="auto"/>
        <w:ind w:firstLine="0"/>
        <w:jc w:val="left"/>
        <w:rPr>
          <w:rFonts w:cs="Arial"/>
          <w:szCs w:val="24"/>
          <w:lang w:val="en-US"/>
        </w:rPr>
      </w:pPr>
    </w:p>
    <w:p w14:paraId="6A1458B6" w14:textId="57AB4794" w:rsidR="004831FD" w:rsidRPr="005F28CE" w:rsidRDefault="004831FD" w:rsidP="00704E32">
      <w:pPr>
        <w:spacing w:line="240" w:lineRule="auto"/>
        <w:ind w:firstLine="0"/>
        <w:jc w:val="left"/>
        <w:rPr>
          <w:rFonts w:cs="Arial"/>
          <w:szCs w:val="24"/>
        </w:rPr>
      </w:pPr>
      <w:r w:rsidRPr="005F28CE">
        <w:rPr>
          <w:rFonts w:cs="Arial"/>
          <w:szCs w:val="24"/>
          <w:lang w:val="en-US"/>
        </w:rPr>
        <w:t>VARELA, Andrew Wallace Palheta. </w:t>
      </w:r>
      <w:r w:rsidRPr="005F28CE">
        <w:rPr>
          <w:rFonts w:cs="Arial"/>
          <w:b/>
          <w:bCs/>
          <w:szCs w:val="24"/>
        </w:rPr>
        <w:t>Inter-relações entre variáveis ambientais e doenças de veiculação hídrica no Município de Belém-Pa</w:t>
      </w:r>
      <w:r w:rsidRPr="005F28CE">
        <w:rPr>
          <w:rFonts w:cs="Arial"/>
          <w:szCs w:val="24"/>
        </w:rPr>
        <w:t>. 2022. Dissertação (Mestrado em Engenharia Civil) – Universidade Federal do Pará, Belém, 2022. Disponível em: https://repositorio.ufpa.br/</w:t>
      </w:r>
      <w:proofErr w:type="spellStart"/>
      <w:r w:rsidRPr="005F28CE">
        <w:rPr>
          <w:rFonts w:cs="Arial"/>
          <w:szCs w:val="24"/>
        </w:rPr>
        <w:t>jspui</w:t>
      </w:r>
      <w:proofErr w:type="spellEnd"/>
      <w:r w:rsidRPr="005F28CE">
        <w:rPr>
          <w:rFonts w:cs="Arial"/>
          <w:szCs w:val="24"/>
        </w:rPr>
        <w:t>/</w:t>
      </w:r>
      <w:proofErr w:type="spellStart"/>
      <w:r w:rsidRPr="005F28CE">
        <w:rPr>
          <w:rFonts w:cs="Arial"/>
          <w:szCs w:val="24"/>
        </w:rPr>
        <w:t>handle</w:t>
      </w:r>
      <w:proofErr w:type="spellEnd"/>
      <w:r w:rsidRPr="005F28CE">
        <w:rPr>
          <w:rFonts w:cs="Arial"/>
          <w:szCs w:val="24"/>
        </w:rPr>
        <w:t>/2011/15687. Acesso em: 22 jan. 2025.</w:t>
      </w:r>
    </w:p>
    <w:p w14:paraId="2A1F7619" w14:textId="77777777" w:rsidR="004831FD" w:rsidRPr="005F28CE" w:rsidRDefault="004831FD" w:rsidP="00704E32">
      <w:pPr>
        <w:spacing w:line="240" w:lineRule="auto"/>
        <w:ind w:firstLine="0"/>
        <w:jc w:val="left"/>
        <w:rPr>
          <w:rFonts w:cs="Arial"/>
          <w:szCs w:val="24"/>
        </w:rPr>
      </w:pPr>
    </w:p>
    <w:p w14:paraId="448A2A00" w14:textId="4FEBF686" w:rsidR="00982723" w:rsidRPr="00362BEC" w:rsidRDefault="004831FD" w:rsidP="0092095F">
      <w:pPr>
        <w:spacing w:line="240" w:lineRule="auto"/>
        <w:ind w:firstLine="0"/>
        <w:jc w:val="left"/>
        <w:rPr>
          <w:rFonts w:cs="Arial"/>
          <w:szCs w:val="24"/>
        </w:rPr>
      </w:pPr>
      <w:proofErr w:type="spellStart"/>
      <w:r w:rsidRPr="005F28CE">
        <w:rPr>
          <w:rFonts w:cs="Arial"/>
          <w:szCs w:val="24"/>
        </w:rPr>
        <w:t>WOLFART</w:t>
      </w:r>
      <w:proofErr w:type="spellEnd"/>
      <w:r w:rsidRPr="005F28CE">
        <w:rPr>
          <w:rFonts w:cs="Arial"/>
          <w:szCs w:val="24"/>
        </w:rPr>
        <w:t xml:space="preserve">, </w:t>
      </w:r>
      <w:proofErr w:type="spellStart"/>
      <w:r w:rsidRPr="005F28CE">
        <w:rPr>
          <w:rFonts w:cs="Arial"/>
          <w:szCs w:val="24"/>
        </w:rPr>
        <w:t>Gracieli</w:t>
      </w:r>
      <w:proofErr w:type="spellEnd"/>
      <w:r w:rsidRPr="005F28CE">
        <w:rPr>
          <w:rFonts w:cs="Arial"/>
          <w:szCs w:val="24"/>
        </w:rPr>
        <w:t xml:space="preserve"> Aparecida. </w:t>
      </w:r>
      <w:r w:rsidRPr="005F28CE">
        <w:rPr>
          <w:rFonts w:cs="Arial"/>
          <w:b/>
          <w:bCs/>
          <w:szCs w:val="24"/>
        </w:rPr>
        <w:t>Saneamento básico como fator de desenvolvimento: um estudo da mortalidade infantil e da infância no Estado do Paraná</w:t>
      </w:r>
      <w:r w:rsidRPr="005F28CE">
        <w:rPr>
          <w:rFonts w:cs="Arial"/>
          <w:szCs w:val="24"/>
        </w:rPr>
        <w:t>. 2014. Dissertação (Mestrado em Desenvolvimento Regional e Agronegócio) - Universidade Estadual do Oeste do Paraná, Toledo, 2014. Disponível em: https://tede.unioeste.br/handle/tede/2165. Acesso em: 18 fev. 2025.</w:t>
      </w:r>
    </w:p>
    <w:sectPr w:rsidR="00982723" w:rsidRPr="00362BEC" w:rsidSect="00B43EC0">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ucir Reinaldo Alves" w:date="2025-11-21T08:58:00Z" w:initials="LRA">
    <w:p w14:paraId="2CB77A84" w14:textId="77777777" w:rsidR="00792344" w:rsidRDefault="00792344" w:rsidP="00792344">
      <w:pPr>
        <w:pStyle w:val="Textodecomentrio"/>
        <w:ind w:firstLine="0"/>
        <w:jc w:val="left"/>
      </w:pPr>
      <w:r>
        <w:rPr>
          <w:rStyle w:val="Refdecomentrio"/>
        </w:rPr>
        <w:annotationRef/>
      </w:r>
      <w:r>
        <w:t>Culturais também?</w:t>
      </w:r>
    </w:p>
  </w:comment>
  <w:comment w:id="3" w:author="Lucir Reinaldo Alves" w:date="2025-11-21T09:00:00Z" w:initials="LRA">
    <w:p w14:paraId="10F0FC2E" w14:textId="77777777" w:rsidR="00EA707C" w:rsidRDefault="00EA707C" w:rsidP="00EA707C">
      <w:pPr>
        <w:pStyle w:val="Textodecomentrio"/>
        <w:ind w:firstLine="0"/>
        <w:jc w:val="left"/>
      </w:pPr>
      <w:r>
        <w:rPr>
          <w:rStyle w:val="Refdecomentrio"/>
        </w:rPr>
        <w:annotationRef/>
      </w:r>
      <w:r>
        <w:t>Colocar nota de rodapé com o conceito. Não é trivial para todos.</w:t>
      </w:r>
    </w:p>
  </w:comment>
  <w:comment w:id="5" w:author="Lucir Reinaldo Alves" w:date="2025-11-21T09:01:00Z" w:initials="LRA">
    <w:p w14:paraId="48417147" w14:textId="77777777" w:rsidR="00DA1037" w:rsidRDefault="00DA1037" w:rsidP="00DA1037">
      <w:pPr>
        <w:pStyle w:val="Textodecomentrio"/>
        <w:ind w:firstLine="0"/>
        <w:jc w:val="left"/>
      </w:pPr>
      <w:r>
        <w:rPr>
          <w:rStyle w:val="Refdecomentrio"/>
        </w:rPr>
        <w:annotationRef/>
      </w:r>
      <w:r>
        <w:t>Seriam os encadeamentos?</w:t>
      </w:r>
    </w:p>
  </w:comment>
  <w:comment w:id="6" w:author="Lucir Reinaldo Alves" w:date="2025-11-21T09:02:00Z" w:initials="LRA">
    <w:p w14:paraId="31EC39D0" w14:textId="77777777" w:rsidR="006E0D91" w:rsidRDefault="006E0D91" w:rsidP="006E0D91">
      <w:pPr>
        <w:pStyle w:val="Textodecomentrio"/>
        <w:ind w:firstLine="0"/>
        <w:jc w:val="left"/>
      </w:pPr>
      <w:r>
        <w:rPr>
          <w:rStyle w:val="Refdecomentrio"/>
        </w:rPr>
        <w:annotationRef/>
      </w:r>
      <w:r>
        <w:t>Desde 2007 ainda continua essa desigualdade? Precisa ter uma fonte mais atual junto com essa.</w:t>
      </w:r>
    </w:p>
  </w:comment>
  <w:comment w:id="20" w:author="Lucir Reinaldo Alves" w:date="2025-11-21T09:30:00Z" w:initials="LRA">
    <w:p w14:paraId="61A8BDD4" w14:textId="77777777" w:rsidR="00321916" w:rsidRDefault="00321916" w:rsidP="00321916">
      <w:pPr>
        <w:pStyle w:val="Textodecomentrio"/>
        <w:ind w:firstLine="0"/>
        <w:jc w:val="left"/>
      </w:pPr>
      <w:r>
        <w:rPr>
          <w:rStyle w:val="Refdecomentrio"/>
        </w:rPr>
        <w:annotationRef/>
      </w:r>
      <w:r>
        <w:t>Tem o % para o Sul do Brasil ou o Brasil como um todos? Seria interessante se tivesse alguma comparação em que o Paraná estivesse abaixo para poder justificar melhor o motivo da escolha deste estado. Talvez algum % internacional?</w:t>
      </w:r>
    </w:p>
  </w:comment>
  <w:comment w:id="38" w:author="Lucir Reinaldo Alves" w:date="2025-11-24T16:36:00Z" w:initials="LRA">
    <w:p w14:paraId="389A149F" w14:textId="77777777" w:rsidR="00C35BD2" w:rsidRDefault="00C35BD2" w:rsidP="00C35BD2">
      <w:pPr>
        <w:pStyle w:val="Textodecomentrio"/>
        <w:ind w:firstLine="0"/>
        <w:jc w:val="left"/>
      </w:pPr>
      <w:r>
        <w:rPr>
          <w:rStyle w:val="Refdecomentrio"/>
        </w:rPr>
        <w:annotationRef/>
      </w:r>
      <w:r>
        <w:t>Ainda acho seu objetivo muito grande. Essa parte em vermelho não precisa estar aqui. Aqui seria a inovação que você pode colocar depois nas outras partes.</w:t>
      </w:r>
    </w:p>
  </w:comment>
  <w:comment w:id="47" w:author="Lucir Reinaldo Alves" w:date="2025-11-23T21:31:00Z" w:initials="LRA">
    <w:p w14:paraId="7F82DDF3" w14:textId="758BA42B" w:rsidR="00F6050E" w:rsidRDefault="00F6050E" w:rsidP="00F6050E">
      <w:pPr>
        <w:pStyle w:val="Textodecomentrio"/>
        <w:ind w:firstLine="0"/>
        <w:jc w:val="left"/>
      </w:pPr>
      <w:r>
        <w:rPr>
          <w:rStyle w:val="Refdecomentrio"/>
        </w:rPr>
        <w:annotationRef/>
      </w:r>
      <w:r>
        <w:t>Deixar mais explicito como cada objetivo será analisado na metodologia. Poderia ter um quadro resumo lá indicando os objetivos, as variáveis, os períodos, com quais técnicas/métodos irá responder cada um</w:t>
      </w:r>
    </w:p>
  </w:comment>
  <w:comment w:id="57" w:author="Lucir Reinaldo Alves" w:date="2025-11-23T20:59:00Z" w:initials="LRA">
    <w:p w14:paraId="00BC8E42" w14:textId="15B9C79D" w:rsidR="008F5597" w:rsidRDefault="008F5597" w:rsidP="008F5597">
      <w:pPr>
        <w:pStyle w:val="Textodecomentrio"/>
        <w:ind w:firstLine="0"/>
        <w:jc w:val="left"/>
      </w:pPr>
      <w:r>
        <w:rPr>
          <w:rStyle w:val="Refdecomentrio"/>
        </w:rPr>
        <w:annotationRef/>
      </w:r>
      <w:r>
        <w:t>Evitar parágrafos de apenas 1 frase</w:t>
      </w:r>
    </w:p>
  </w:comment>
  <w:comment w:id="73" w:author="Lucir Reinaldo Alves" w:date="2025-11-23T21:05:00Z" w:initials="LRA">
    <w:p w14:paraId="7EDAFB20" w14:textId="77777777" w:rsidR="00FE059F" w:rsidRDefault="00FE059F" w:rsidP="00FE059F">
      <w:pPr>
        <w:pStyle w:val="Textodecomentrio"/>
        <w:ind w:firstLine="0"/>
        <w:jc w:val="left"/>
      </w:pPr>
      <w:r>
        <w:rPr>
          <w:rStyle w:val="Refdecomentrio"/>
        </w:rPr>
        <w:annotationRef/>
      </w:r>
      <w:r>
        <w:t>Me parece deslocado... Eu deixaria para a metodologia</w:t>
      </w:r>
    </w:p>
  </w:comment>
  <w:comment w:id="74" w:author="Lucir Reinaldo Alves" w:date="2025-11-23T21:06:00Z" w:initials="LRA">
    <w:p w14:paraId="6238D1F7" w14:textId="77777777" w:rsidR="009826FD" w:rsidRDefault="009826FD" w:rsidP="009826FD">
      <w:pPr>
        <w:pStyle w:val="Textodecomentrio"/>
        <w:ind w:firstLine="0"/>
        <w:jc w:val="left"/>
      </w:pPr>
      <w:r>
        <w:rPr>
          <w:rStyle w:val="Refdecomentrio"/>
        </w:rPr>
        <w:annotationRef/>
      </w:r>
      <w:r>
        <w:t xml:space="preserve">Este capítulo é o teórico conceitual... Estes parágrafos são metodologógicos </w:t>
      </w:r>
    </w:p>
  </w:comment>
  <w:comment w:id="82" w:author="Lucir Reinaldo Alves" w:date="2025-11-23T21:11:00Z" w:initials="LRA">
    <w:p w14:paraId="2B07C96E" w14:textId="77777777" w:rsidR="00BB5364" w:rsidRDefault="00BB5364" w:rsidP="00BB5364">
      <w:pPr>
        <w:pStyle w:val="Textodecomentrio"/>
        <w:ind w:firstLine="0"/>
        <w:jc w:val="left"/>
      </w:pPr>
      <w:r>
        <w:rPr>
          <w:rStyle w:val="Refdecomentrio"/>
        </w:rPr>
        <w:annotationRef/>
      </w:r>
      <w:r>
        <w:rPr>
          <w:b/>
          <w:bCs/>
        </w:rPr>
        <w:t>Algumas expressões e porque são racistas</w:t>
      </w:r>
    </w:p>
    <w:p w14:paraId="64C739FB" w14:textId="77777777" w:rsidR="00BB5364" w:rsidRDefault="00BB5364" w:rsidP="00BB5364">
      <w:pPr>
        <w:pStyle w:val="Textodecomentrio"/>
        <w:ind w:firstLine="0"/>
        <w:jc w:val="left"/>
      </w:pPr>
      <w:r>
        <w:rPr>
          <w:b/>
          <w:bCs/>
          <w:i/>
          <w:iCs/>
        </w:rPr>
        <w:t>“Esclarecer”:</w:t>
      </w:r>
      <w:r>
        <w:t xml:space="preserve"> significa tornar algo claro, trazer luz sobre determinado assunto.</w:t>
      </w:r>
    </w:p>
    <w:p w14:paraId="03EA6FDE" w14:textId="77777777" w:rsidR="00BB5364" w:rsidRDefault="00BB5364" w:rsidP="00BB5364">
      <w:pPr>
        <w:pStyle w:val="Textodecomentrio"/>
        <w:ind w:firstLine="0"/>
        <w:jc w:val="left"/>
      </w:pPr>
      <w:r>
        <w:rPr>
          <w:i/>
          <w:iCs/>
        </w:rPr>
        <w:t>Por que racista?:</w:t>
      </w:r>
      <w:r>
        <w:t xml:space="preserve"> Embute-se nela o racismo a partir do instante em que transmite a ideia de que a compreensão de algo só pode ocorrer sob as bênçãos da claridade, da branquitude, mantendo no campo da dúvida e do desconhecimento as coisas negras.</w:t>
      </w:r>
    </w:p>
  </w:comment>
  <w:comment w:id="86" w:author="Lucir Reinaldo Alves" w:date="2025-11-23T21:14:00Z" w:initials="LRA">
    <w:p w14:paraId="09C87466" w14:textId="77777777" w:rsidR="00C860B5" w:rsidRDefault="00C860B5" w:rsidP="00C860B5">
      <w:pPr>
        <w:pStyle w:val="Textodecomentrio"/>
        <w:ind w:firstLine="0"/>
        <w:jc w:val="left"/>
      </w:pPr>
      <w:r>
        <w:rPr>
          <w:rStyle w:val="Refdecomentrio"/>
        </w:rPr>
        <w:annotationRef/>
      </w:r>
      <w:r>
        <w:t>Se não é citação tem de ter o nome completo ou o 1º nome</w:t>
      </w:r>
    </w:p>
  </w:comment>
  <w:comment w:id="99" w:author="Lucir Reinaldo Alves" w:date="2025-11-23T21:16:00Z" w:initials="LRA">
    <w:p w14:paraId="4F67C0AE" w14:textId="77777777" w:rsidR="00DF183F" w:rsidRDefault="00DF183F" w:rsidP="00DF183F">
      <w:pPr>
        <w:pStyle w:val="Textodecomentrio"/>
        <w:ind w:firstLine="0"/>
        <w:jc w:val="left"/>
      </w:pPr>
      <w:r>
        <w:rPr>
          <w:rStyle w:val="Refdecomentrio"/>
        </w:rPr>
        <w:annotationRef/>
      </w:r>
      <w:r>
        <w:t>metodologia</w:t>
      </w:r>
    </w:p>
  </w:comment>
  <w:comment w:id="119" w:author="Lucir Reinaldo Alves" w:date="2025-11-24T15:41:00Z" w:initials="LRA">
    <w:p w14:paraId="2EDE13E7" w14:textId="77777777" w:rsidR="00B711D6" w:rsidRDefault="00B711D6" w:rsidP="00B711D6">
      <w:pPr>
        <w:pStyle w:val="Textodecomentrio"/>
        <w:ind w:firstLine="0"/>
        <w:jc w:val="left"/>
      </w:pPr>
      <w:r>
        <w:rPr>
          <w:rStyle w:val="Refdecomentrio"/>
        </w:rPr>
        <w:annotationRef/>
      </w:r>
      <w:r>
        <w:t>Do Estado ou da Região?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B77A84" w15:done="0"/>
  <w15:commentEx w15:paraId="10F0FC2E" w15:done="0"/>
  <w15:commentEx w15:paraId="48417147" w15:done="0"/>
  <w15:commentEx w15:paraId="31EC39D0" w15:done="0"/>
  <w15:commentEx w15:paraId="61A8BDD4" w15:done="0"/>
  <w15:commentEx w15:paraId="389A149F" w15:done="0"/>
  <w15:commentEx w15:paraId="7F82DDF3" w15:done="0"/>
  <w15:commentEx w15:paraId="00BC8E42" w15:done="0"/>
  <w15:commentEx w15:paraId="7EDAFB20" w15:done="0"/>
  <w15:commentEx w15:paraId="6238D1F7" w15:done="0"/>
  <w15:commentEx w15:paraId="03EA6FDE" w15:done="0"/>
  <w15:commentEx w15:paraId="09C87466" w15:done="0"/>
  <w15:commentEx w15:paraId="4F67C0AE" w15:done="0"/>
  <w15:commentEx w15:paraId="2EDE13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56B9F" w16cex:dateUtc="2025-11-21T11:58:00Z"/>
  <w16cex:commentExtensible w16cex:durableId="5FD7D607" w16cex:dateUtc="2025-11-21T12:00:00Z"/>
  <w16cex:commentExtensible w16cex:durableId="56A6BD6C" w16cex:dateUtc="2025-11-21T12:01:00Z"/>
  <w16cex:commentExtensible w16cex:durableId="1773674A" w16cex:dateUtc="2025-11-21T12:02:00Z"/>
  <w16cex:commentExtensible w16cex:durableId="4E111F5D" w16cex:dateUtc="2025-11-21T12:30:00Z"/>
  <w16cex:commentExtensible w16cex:durableId="19AD5AFE" w16cex:dateUtc="2025-11-24T19:36:00Z"/>
  <w16cex:commentExtensible w16cex:durableId="57345FF7" w16cex:dateUtc="2025-11-24T00:31:00Z"/>
  <w16cex:commentExtensible w16cex:durableId="079367A4" w16cex:dateUtc="2025-11-23T23:59:00Z"/>
  <w16cex:commentExtensible w16cex:durableId="3A2BD29C" w16cex:dateUtc="2025-11-24T00:05:00Z"/>
  <w16cex:commentExtensible w16cex:durableId="32A405D3" w16cex:dateUtc="2025-11-24T00:06:00Z"/>
  <w16cex:commentExtensible w16cex:durableId="1FE51BEA" w16cex:dateUtc="2025-11-24T00:11:00Z"/>
  <w16cex:commentExtensible w16cex:durableId="3EAF2706" w16cex:dateUtc="2025-11-24T00:14:00Z"/>
  <w16cex:commentExtensible w16cex:durableId="241D35D6" w16cex:dateUtc="2025-11-24T00:16:00Z"/>
  <w16cex:commentExtensible w16cex:durableId="0A63B44A" w16cex:dateUtc="2025-11-24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B77A84" w16cid:durableId="5A756B9F"/>
  <w16cid:commentId w16cid:paraId="10F0FC2E" w16cid:durableId="5FD7D607"/>
  <w16cid:commentId w16cid:paraId="48417147" w16cid:durableId="56A6BD6C"/>
  <w16cid:commentId w16cid:paraId="31EC39D0" w16cid:durableId="1773674A"/>
  <w16cid:commentId w16cid:paraId="61A8BDD4" w16cid:durableId="4E111F5D"/>
  <w16cid:commentId w16cid:paraId="389A149F" w16cid:durableId="19AD5AFE"/>
  <w16cid:commentId w16cid:paraId="7F82DDF3" w16cid:durableId="57345FF7"/>
  <w16cid:commentId w16cid:paraId="00BC8E42" w16cid:durableId="079367A4"/>
  <w16cid:commentId w16cid:paraId="7EDAFB20" w16cid:durableId="3A2BD29C"/>
  <w16cid:commentId w16cid:paraId="6238D1F7" w16cid:durableId="32A405D3"/>
  <w16cid:commentId w16cid:paraId="03EA6FDE" w16cid:durableId="1FE51BEA"/>
  <w16cid:commentId w16cid:paraId="09C87466" w16cid:durableId="3EAF2706"/>
  <w16cid:commentId w16cid:paraId="4F67C0AE" w16cid:durableId="241D35D6"/>
  <w16cid:commentId w16cid:paraId="2EDE13E7" w16cid:durableId="0A63B4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A5957" w14:textId="77777777" w:rsidR="00902656" w:rsidRDefault="00902656" w:rsidP="00362BEC">
      <w:pPr>
        <w:spacing w:line="240" w:lineRule="auto"/>
      </w:pPr>
      <w:r>
        <w:separator/>
      </w:r>
    </w:p>
  </w:endnote>
  <w:endnote w:type="continuationSeparator" w:id="0">
    <w:p w14:paraId="0958E717" w14:textId="77777777" w:rsidR="00902656" w:rsidRDefault="00902656" w:rsidP="00362BEC">
      <w:pPr>
        <w:spacing w:line="240" w:lineRule="auto"/>
      </w:pPr>
      <w:r>
        <w:continuationSeparator/>
      </w:r>
    </w:p>
  </w:endnote>
  <w:endnote w:type="continuationNotice" w:id="1">
    <w:p w14:paraId="2A9B0DA0" w14:textId="77777777" w:rsidR="00902656" w:rsidRDefault="0090265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1EC4F" w14:textId="77777777" w:rsidR="00902656" w:rsidRDefault="00902656" w:rsidP="00802B3F">
      <w:pPr>
        <w:spacing w:line="240" w:lineRule="auto"/>
        <w:ind w:firstLine="0"/>
      </w:pPr>
      <w:r>
        <w:separator/>
      </w:r>
    </w:p>
  </w:footnote>
  <w:footnote w:type="continuationSeparator" w:id="0">
    <w:p w14:paraId="075CCD83" w14:textId="77777777" w:rsidR="00902656" w:rsidRDefault="00902656" w:rsidP="00362BEC">
      <w:pPr>
        <w:spacing w:line="240" w:lineRule="auto"/>
      </w:pPr>
      <w:r>
        <w:continuationSeparator/>
      </w:r>
    </w:p>
  </w:footnote>
  <w:footnote w:type="continuationNotice" w:id="1">
    <w:p w14:paraId="7DF052E2" w14:textId="77777777" w:rsidR="00902656" w:rsidRDefault="0090265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03955519" w14:textId="7B4CCE46" w:rsidR="009C34A4" w:rsidRPr="00286FDA" w:rsidRDefault="009C34A4" w:rsidP="00286FDA">
        <w:pPr>
          <w:pStyle w:val="Cabealho"/>
          <w:jc w:val="right"/>
          <w:rPr>
            <w:sz w:val="20"/>
            <w:szCs w:val="20"/>
          </w:rPr>
        </w:pPr>
        <w:r w:rsidRPr="00286FDA">
          <w:rPr>
            <w:rFonts w:cs="Arial"/>
            <w:sz w:val="20"/>
            <w:szCs w:val="20"/>
          </w:rPr>
          <w:fldChar w:fldCharType="begin"/>
        </w:r>
        <w:r w:rsidRPr="00286FDA">
          <w:rPr>
            <w:rFonts w:cs="Arial"/>
            <w:sz w:val="20"/>
            <w:szCs w:val="20"/>
          </w:rPr>
          <w:instrText>PAGE   \* MERGEFORMAT</w:instrText>
        </w:r>
        <w:r w:rsidRPr="00286FDA">
          <w:rPr>
            <w:rFonts w:cs="Arial"/>
            <w:sz w:val="20"/>
            <w:szCs w:val="20"/>
          </w:rPr>
          <w:fldChar w:fldCharType="separate"/>
        </w:r>
        <w:r w:rsidR="0027322F">
          <w:rPr>
            <w:rFonts w:cs="Arial"/>
            <w:noProof/>
            <w:sz w:val="20"/>
            <w:szCs w:val="20"/>
          </w:rPr>
          <w:t>61</w:t>
        </w:r>
        <w:r w:rsidRPr="00286FDA">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 w15:restartNumberingAfterBreak="0">
    <w:nsid w:val="2AEF45B4"/>
    <w:multiLevelType w:val="hybridMultilevel"/>
    <w:tmpl w:val="3DA2FE78"/>
    <w:lvl w:ilvl="0" w:tplc="473E9492">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 w15:restartNumberingAfterBreak="0">
    <w:nsid w:val="2E7907DA"/>
    <w:multiLevelType w:val="hybridMultilevel"/>
    <w:tmpl w:val="DDE8B5B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501D2639"/>
    <w:multiLevelType w:val="hybridMultilevel"/>
    <w:tmpl w:val="1D1AD50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A163F43"/>
    <w:multiLevelType w:val="hybridMultilevel"/>
    <w:tmpl w:val="EDEE8D66"/>
    <w:lvl w:ilvl="0" w:tplc="0F8CF24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 w15:restartNumberingAfterBreak="0">
    <w:nsid w:val="74B8083B"/>
    <w:multiLevelType w:val="multilevel"/>
    <w:tmpl w:val="0F30FE32"/>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3431"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6"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7"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532381664">
    <w:abstractNumId w:val="0"/>
  </w:num>
  <w:num w:numId="2" w16cid:durableId="96028225">
    <w:abstractNumId w:val="6"/>
  </w:num>
  <w:num w:numId="3" w16cid:durableId="905064959">
    <w:abstractNumId w:val="7"/>
  </w:num>
  <w:num w:numId="4" w16cid:durableId="189417796">
    <w:abstractNumId w:val="5"/>
  </w:num>
  <w:num w:numId="5" w16cid:durableId="1815946188">
    <w:abstractNumId w:val="2"/>
  </w:num>
  <w:num w:numId="6" w16cid:durableId="48770956">
    <w:abstractNumId w:val="3"/>
  </w:num>
  <w:num w:numId="7" w16cid:durableId="1029648392">
    <w:abstractNumId w:val="1"/>
  </w:num>
  <w:num w:numId="8" w16cid:durableId="1157957537">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r Reinaldo Alves">
    <w15:presenceInfo w15:providerId="AD" w15:userId="S::lucir.alves@unioeste.br::d57c77ea-96ab-40f9-9176-e5c7e25ceb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E8F"/>
    <w:rsid w:val="00001456"/>
    <w:rsid w:val="0000291E"/>
    <w:rsid w:val="000046C9"/>
    <w:rsid w:val="000119AE"/>
    <w:rsid w:val="00011CAD"/>
    <w:rsid w:val="000120F3"/>
    <w:rsid w:val="0001335C"/>
    <w:rsid w:val="00016A15"/>
    <w:rsid w:val="00016B01"/>
    <w:rsid w:val="00017FA7"/>
    <w:rsid w:val="00020914"/>
    <w:rsid w:val="00021A62"/>
    <w:rsid w:val="00030D3D"/>
    <w:rsid w:val="00031707"/>
    <w:rsid w:val="000319DE"/>
    <w:rsid w:val="00032B21"/>
    <w:rsid w:val="00033365"/>
    <w:rsid w:val="0003425B"/>
    <w:rsid w:val="00036E4E"/>
    <w:rsid w:val="000377E2"/>
    <w:rsid w:val="00040592"/>
    <w:rsid w:val="000413B3"/>
    <w:rsid w:val="000417E4"/>
    <w:rsid w:val="00043514"/>
    <w:rsid w:val="00044A38"/>
    <w:rsid w:val="000475E8"/>
    <w:rsid w:val="0005022B"/>
    <w:rsid w:val="000502E9"/>
    <w:rsid w:val="00050C84"/>
    <w:rsid w:val="000511FD"/>
    <w:rsid w:val="00051D01"/>
    <w:rsid w:val="000520E0"/>
    <w:rsid w:val="00053B15"/>
    <w:rsid w:val="00053EAE"/>
    <w:rsid w:val="00054DA1"/>
    <w:rsid w:val="00055B27"/>
    <w:rsid w:val="00056407"/>
    <w:rsid w:val="000608AA"/>
    <w:rsid w:val="00060F1A"/>
    <w:rsid w:val="00060FD6"/>
    <w:rsid w:val="000638D4"/>
    <w:rsid w:val="000639C4"/>
    <w:rsid w:val="000643AE"/>
    <w:rsid w:val="00064ADC"/>
    <w:rsid w:val="00064C0F"/>
    <w:rsid w:val="000716BC"/>
    <w:rsid w:val="00072838"/>
    <w:rsid w:val="0007423E"/>
    <w:rsid w:val="00074F9E"/>
    <w:rsid w:val="000768C6"/>
    <w:rsid w:val="00082C92"/>
    <w:rsid w:val="00082E00"/>
    <w:rsid w:val="000844BC"/>
    <w:rsid w:val="00086FA0"/>
    <w:rsid w:val="0009082F"/>
    <w:rsid w:val="000916E4"/>
    <w:rsid w:val="00091724"/>
    <w:rsid w:val="00092292"/>
    <w:rsid w:val="00093CFF"/>
    <w:rsid w:val="00095128"/>
    <w:rsid w:val="000A010A"/>
    <w:rsid w:val="000A09D7"/>
    <w:rsid w:val="000A0F50"/>
    <w:rsid w:val="000A1E70"/>
    <w:rsid w:val="000A1FBC"/>
    <w:rsid w:val="000A338D"/>
    <w:rsid w:val="000A3977"/>
    <w:rsid w:val="000A44B7"/>
    <w:rsid w:val="000A646D"/>
    <w:rsid w:val="000A72E2"/>
    <w:rsid w:val="000A75E3"/>
    <w:rsid w:val="000A79F2"/>
    <w:rsid w:val="000A7D1C"/>
    <w:rsid w:val="000B1004"/>
    <w:rsid w:val="000B1D52"/>
    <w:rsid w:val="000B1E49"/>
    <w:rsid w:val="000B285E"/>
    <w:rsid w:val="000B2DAE"/>
    <w:rsid w:val="000B40B4"/>
    <w:rsid w:val="000B5D15"/>
    <w:rsid w:val="000B5F44"/>
    <w:rsid w:val="000B6C26"/>
    <w:rsid w:val="000C0B4F"/>
    <w:rsid w:val="000C2ADE"/>
    <w:rsid w:val="000C37FC"/>
    <w:rsid w:val="000C4886"/>
    <w:rsid w:val="000C4EAC"/>
    <w:rsid w:val="000C5B46"/>
    <w:rsid w:val="000C6CD4"/>
    <w:rsid w:val="000E08AD"/>
    <w:rsid w:val="000E1539"/>
    <w:rsid w:val="000E22DB"/>
    <w:rsid w:val="000E3B42"/>
    <w:rsid w:val="000E5A0E"/>
    <w:rsid w:val="000E5D70"/>
    <w:rsid w:val="000E603F"/>
    <w:rsid w:val="000E6421"/>
    <w:rsid w:val="000F0E9A"/>
    <w:rsid w:val="000F1649"/>
    <w:rsid w:val="000F4652"/>
    <w:rsid w:val="000F5B51"/>
    <w:rsid w:val="000F5B7C"/>
    <w:rsid w:val="000F62E8"/>
    <w:rsid w:val="000F6EBD"/>
    <w:rsid w:val="00100D7F"/>
    <w:rsid w:val="00101274"/>
    <w:rsid w:val="00101846"/>
    <w:rsid w:val="001029AB"/>
    <w:rsid w:val="0010436D"/>
    <w:rsid w:val="001054AE"/>
    <w:rsid w:val="00105971"/>
    <w:rsid w:val="00105DD6"/>
    <w:rsid w:val="001068B4"/>
    <w:rsid w:val="00107336"/>
    <w:rsid w:val="0011281A"/>
    <w:rsid w:val="00112BE7"/>
    <w:rsid w:val="00115B5D"/>
    <w:rsid w:val="00116105"/>
    <w:rsid w:val="00117778"/>
    <w:rsid w:val="00117E34"/>
    <w:rsid w:val="00120AB8"/>
    <w:rsid w:val="00124A4A"/>
    <w:rsid w:val="00125237"/>
    <w:rsid w:val="00126DBA"/>
    <w:rsid w:val="001315CC"/>
    <w:rsid w:val="00131D50"/>
    <w:rsid w:val="00133885"/>
    <w:rsid w:val="0013478B"/>
    <w:rsid w:val="00136F8E"/>
    <w:rsid w:val="00137007"/>
    <w:rsid w:val="00137205"/>
    <w:rsid w:val="0014281C"/>
    <w:rsid w:val="00144AC0"/>
    <w:rsid w:val="0014595D"/>
    <w:rsid w:val="00145F7B"/>
    <w:rsid w:val="00146DBC"/>
    <w:rsid w:val="00147197"/>
    <w:rsid w:val="00147C99"/>
    <w:rsid w:val="00147D89"/>
    <w:rsid w:val="00150AC5"/>
    <w:rsid w:val="001512D9"/>
    <w:rsid w:val="001518EF"/>
    <w:rsid w:val="00152449"/>
    <w:rsid w:val="00152B71"/>
    <w:rsid w:val="001533BB"/>
    <w:rsid w:val="0015340A"/>
    <w:rsid w:val="0015388B"/>
    <w:rsid w:val="0015703C"/>
    <w:rsid w:val="00160CF3"/>
    <w:rsid w:val="001627FC"/>
    <w:rsid w:val="0016369D"/>
    <w:rsid w:val="00164D4C"/>
    <w:rsid w:val="00166F0B"/>
    <w:rsid w:val="00167BD9"/>
    <w:rsid w:val="00170C52"/>
    <w:rsid w:val="00172C04"/>
    <w:rsid w:val="0017690B"/>
    <w:rsid w:val="00176A83"/>
    <w:rsid w:val="00176AC5"/>
    <w:rsid w:val="00176D09"/>
    <w:rsid w:val="00177C59"/>
    <w:rsid w:val="001801CD"/>
    <w:rsid w:val="00181FFE"/>
    <w:rsid w:val="00182CB5"/>
    <w:rsid w:val="00183625"/>
    <w:rsid w:val="00184296"/>
    <w:rsid w:val="00184570"/>
    <w:rsid w:val="001849BD"/>
    <w:rsid w:val="00186816"/>
    <w:rsid w:val="00187510"/>
    <w:rsid w:val="00195D22"/>
    <w:rsid w:val="001977A9"/>
    <w:rsid w:val="001A0C77"/>
    <w:rsid w:val="001A2C87"/>
    <w:rsid w:val="001A3DF7"/>
    <w:rsid w:val="001A61B1"/>
    <w:rsid w:val="001A69E2"/>
    <w:rsid w:val="001A7E1E"/>
    <w:rsid w:val="001B0604"/>
    <w:rsid w:val="001B0766"/>
    <w:rsid w:val="001B0F8C"/>
    <w:rsid w:val="001B3816"/>
    <w:rsid w:val="001B7EB5"/>
    <w:rsid w:val="001C13F7"/>
    <w:rsid w:val="001C1496"/>
    <w:rsid w:val="001C17BA"/>
    <w:rsid w:val="001C24C2"/>
    <w:rsid w:val="001C2E8D"/>
    <w:rsid w:val="001C3507"/>
    <w:rsid w:val="001C4296"/>
    <w:rsid w:val="001C4BC3"/>
    <w:rsid w:val="001C58DC"/>
    <w:rsid w:val="001C7C93"/>
    <w:rsid w:val="001D3F8A"/>
    <w:rsid w:val="001D59C3"/>
    <w:rsid w:val="001D5E1C"/>
    <w:rsid w:val="001E021F"/>
    <w:rsid w:val="001E0361"/>
    <w:rsid w:val="001E348E"/>
    <w:rsid w:val="001E3879"/>
    <w:rsid w:val="001F39C2"/>
    <w:rsid w:val="001F45CF"/>
    <w:rsid w:val="001F4B2F"/>
    <w:rsid w:val="001F77A4"/>
    <w:rsid w:val="001F79A2"/>
    <w:rsid w:val="00201231"/>
    <w:rsid w:val="00201EF5"/>
    <w:rsid w:val="002047FD"/>
    <w:rsid w:val="00206634"/>
    <w:rsid w:val="0021222E"/>
    <w:rsid w:val="00213148"/>
    <w:rsid w:val="00214639"/>
    <w:rsid w:val="00216071"/>
    <w:rsid w:val="00216CC6"/>
    <w:rsid w:val="00220C95"/>
    <w:rsid w:val="00225E0C"/>
    <w:rsid w:val="00226AAA"/>
    <w:rsid w:val="00227454"/>
    <w:rsid w:val="002315B4"/>
    <w:rsid w:val="002321D6"/>
    <w:rsid w:val="00233155"/>
    <w:rsid w:val="00237907"/>
    <w:rsid w:val="002407DD"/>
    <w:rsid w:val="002468D8"/>
    <w:rsid w:val="0024760A"/>
    <w:rsid w:val="002478F3"/>
    <w:rsid w:val="00247D3B"/>
    <w:rsid w:val="002508B0"/>
    <w:rsid w:val="00250D27"/>
    <w:rsid w:val="00251DE3"/>
    <w:rsid w:val="002549CA"/>
    <w:rsid w:val="002567DF"/>
    <w:rsid w:val="00257B0E"/>
    <w:rsid w:val="0026308A"/>
    <w:rsid w:val="002654E0"/>
    <w:rsid w:val="00267B2A"/>
    <w:rsid w:val="00272A82"/>
    <w:rsid w:val="0027322F"/>
    <w:rsid w:val="00275AF2"/>
    <w:rsid w:val="00277D5F"/>
    <w:rsid w:val="0028482A"/>
    <w:rsid w:val="00284DD0"/>
    <w:rsid w:val="002864A5"/>
    <w:rsid w:val="00286FDA"/>
    <w:rsid w:val="00287252"/>
    <w:rsid w:val="00287837"/>
    <w:rsid w:val="00287B2D"/>
    <w:rsid w:val="002909F2"/>
    <w:rsid w:val="00292CFC"/>
    <w:rsid w:val="0029300B"/>
    <w:rsid w:val="0029432D"/>
    <w:rsid w:val="00294E78"/>
    <w:rsid w:val="0029592D"/>
    <w:rsid w:val="002A0A5E"/>
    <w:rsid w:val="002A3D2A"/>
    <w:rsid w:val="002A5003"/>
    <w:rsid w:val="002A54FD"/>
    <w:rsid w:val="002A756E"/>
    <w:rsid w:val="002B074B"/>
    <w:rsid w:val="002B18E7"/>
    <w:rsid w:val="002B2C4D"/>
    <w:rsid w:val="002B3F73"/>
    <w:rsid w:val="002B54F9"/>
    <w:rsid w:val="002B6253"/>
    <w:rsid w:val="002C07D0"/>
    <w:rsid w:val="002C0BCC"/>
    <w:rsid w:val="002C37E1"/>
    <w:rsid w:val="002C41CE"/>
    <w:rsid w:val="002C5693"/>
    <w:rsid w:val="002C79E7"/>
    <w:rsid w:val="002D02AA"/>
    <w:rsid w:val="002D0EDC"/>
    <w:rsid w:val="002D1654"/>
    <w:rsid w:val="002D22DB"/>
    <w:rsid w:val="002D389E"/>
    <w:rsid w:val="002D3EE2"/>
    <w:rsid w:val="002D4DFD"/>
    <w:rsid w:val="002D593B"/>
    <w:rsid w:val="002D6111"/>
    <w:rsid w:val="002D6162"/>
    <w:rsid w:val="002E079C"/>
    <w:rsid w:val="002E1649"/>
    <w:rsid w:val="002E3674"/>
    <w:rsid w:val="002E3F06"/>
    <w:rsid w:val="002E4386"/>
    <w:rsid w:val="002E4B82"/>
    <w:rsid w:val="002F378B"/>
    <w:rsid w:val="002F3C44"/>
    <w:rsid w:val="002F458A"/>
    <w:rsid w:val="002F4C05"/>
    <w:rsid w:val="002F5DEF"/>
    <w:rsid w:val="002F600F"/>
    <w:rsid w:val="002F65C6"/>
    <w:rsid w:val="002F67BF"/>
    <w:rsid w:val="002F779D"/>
    <w:rsid w:val="002F7C2F"/>
    <w:rsid w:val="00301298"/>
    <w:rsid w:val="00302512"/>
    <w:rsid w:val="00303A34"/>
    <w:rsid w:val="00305610"/>
    <w:rsid w:val="00310C3A"/>
    <w:rsid w:val="003133F9"/>
    <w:rsid w:val="00313596"/>
    <w:rsid w:val="003159BE"/>
    <w:rsid w:val="00317D6E"/>
    <w:rsid w:val="00321916"/>
    <w:rsid w:val="003226E4"/>
    <w:rsid w:val="00323506"/>
    <w:rsid w:val="003256D3"/>
    <w:rsid w:val="0032579A"/>
    <w:rsid w:val="0032770A"/>
    <w:rsid w:val="00327CF6"/>
    <w:rsid w:val="00330397"/>
    <w:rsid w:val="00332490"/>
    <w:rsid w:val="00332E68"/>
    <w:rsid w:val="0033373A"/>
    <w:rsid w:val="00333C94"/>
    <w:rsid w:val="00333E9A"/>
    <w:rsid w:val="00334889"/>
    <w:rsid w:val="00334E19"/>
    <w:rsid w:val="00336A5A"/>
    <w:rsid w:val="003375FE"/>
    <w:rsid w:val="0034079A"/>
    <w:rsid w:val="00341406"/>
    <w:rsid w:val="00341597"/>
    <w:rsid w:val="00343934"/>
    <w:rsid w:val="0034525D"/>
    <w:rsid w:val="003479B0"/>
    <w:rsid w:val="00347CAF"/>
    <w:rsid w:val="00352A99"/>
    <w:rsid w:val="00353ED9"/>
    <w:rsid w:val="003551F7"/>
    <w:rsid w:val="003555C7"/>
    <w:rsid w:val="00356147"/>
    <w:rsid w:val="00356FB8"/>
    <w:rsid w:val="00357B2B"/>
    <w:rsid w:val="003626FA"/>
    <w:rsid w:val="00362BEC"/>
    <w:rsid w:val="00364546"/>
    <w:rsid w:val="0036691A"/>
    <w:rsid w:val="003676F2"/>
    <w:rsid w:val="00367E92"/>
    <w:rsid w:val="00370758"/>
    <w:rsid w:val="00370A87"/>
    <w:rsid w:val="00370AD2"/>
    <w:rsid w:val="00371AF6"/>
    <w:rsid w:val="00372911"/>
    <w:rsid w:val="0037316C"/>
    <w:rsid w:val="00373D74"/>
    <w:rsid w:val="00376E36"/>
    <w:rsid w:val="00377AFF"/>
    <w:rsid w:val="00377B3E"/>
    <w:rsid w:val="00381766"/>
    <w:rsid w:val="003854EF"/>
    <w:rsid w:val="00385AF0"/>
    <w:rsid w:val="00385EAC"/>
    <w:rsid w:val="00392A84"/>
    <w:rsid w:val="003A20AC"/>
    <w:rsid w:val="003A2BF1"/>
    <w:rsid w:val="003A4F6D"/>
    <w:rsid w:val="003A558D"/>
    <w:rsid w:val="003A5672"/>
    <w:rsid w:val="003A6911"/>
    <w:rsid w:val="003A7D2B"/>
    <w:rsid w:val="003B29A9"/>
    <w:rsid w:val="003B4E9F"/>
    <w:rsid w:val="003B6D27"/>
    <w:rsid w:val="003B7FB6"/>
    <w:rsid w:val="003B7FFA"/>
    <w:rsid w:val="003C135A"/>
    <w:rsid w:val="003C1EFC"/>
    <w:rsid w:val="003C2872"/>
    <w:rsid w:val="003C3E3B"/>
    <w:rsid w:val="003C6F2F"/>
    <w:rsid w:val="003C76A8"/>
    <w:rsid w:val="003C76DE"/>
    <w:rsid w:val="003D0D3E"/>
    <w:rsid w:val="003D341F"/>
    <w:rsid w:val="003D659F"/>
    <w:rsid w:val="003D6DB3"/>
    <w:rsid w:val="003E031E"/>
    <w:rsid w:val="003E12BE"/>
    <w:rsid w:val="003E1D33"/>
    <w:rsid w:val="003E2432"/>
    <w:rsid w:val="003E2B0C"/>
    <w:rsid w:val="003E3C42"/>
    <w:rsid w:val="003E489B"/>
    <w:rsid w:val="003E4920"/>
    <w:rsid w:val="003E4D8C"/>
    <w:rsid w:val="003E69F0"/>
    <w:rsid w:val="003F24F7"/>
    <w:rsid w:val="003F251D"/>
    <w:rsid w:val="003F4CC1"/>
    <w:rsid w:val="003F5809"/>
    <w:rsid w:val="003F59DF"/>
    <w:rsid w:val="003F6957"/>
    <w:rsid w:val="00401084"/>
    <w:rsid w:val="00402716"/>
    <w:rsid w:val="00404620"/>
    <w:rsid w:val="00404912"/>
    <w:rsid w:val="00405CD7"/>
    <w:rsid w:val="00410FA5"/>
    <w:rsid w:val="0041350E"/>
    <w:rsid w:val="004137BA"/>
    <w:rsid w:val="00415D6B"/>
    <w:rsid w:val="00416469"/>
    <w:rsid w:val="00417B8A"/>
    <w:rsid w:val="00420077"/>
    <w:rsid w:val="004215A9"/>
    <w:rsid w:val="004230D6"/>
    <w:rsid w:val="00424CFF"/>
    <w:rsid w:val="0042646F"/>
    <w:rsid w:val="004303E6"/>
    <w:rsid w:val="00430ED9"/>
    <w:rsid w:val="0043352D"/>
    <w:rsid w:val="00433F9B"/>
    <w:rsid w:val="004343C4"/>
    <w:rsid w:val="00435410"/>
    <w:rsid w:val="004357AD"/>
    <w:rsid w:val="004362C6"/>
    <w:rsid w:val="00444FEB"/>
    <w:rsid w:val="0044599C"/>
    <w:rsid w:val="00446503"/>
    <w:rsid w:val="00446B67"/>
    <w:rsid w:val="0045024A"/>
    <w:rsid w:val="004533EE"/>
    <w:rsid w:val="00453ECF"/>
    <w:rsid w:val="00454ABB"/>
    <w:rsid w:val="00455A97"/>
    <w:rsid w:val="00460173"/>
    <w:rsid w:val="00460C0F"/>
    <w:rsid w:val="00461842"/>
    <w:rsid w:val="00462E22"/>
    <w:rsid w:val="00463DDA"/>
    <w:rsid w:val="00465EDA"/>
    <w:rsid w:val="004669F4"/>
    <w:rsid w:val="00467158"/>
    <w:rsid w:val="00470D9B"/>
    <w:rsid w:val="00471153"/>
    <w:rsid w:val="004713BE"/>
    <w:rsid w:val="004717D7"/>
    <w:rsid w:val="004728BE"/>
    <w:rsid w:val="0047292F"/>
    <w:rsid w:val="00472AEC"/>
    <w:rsid w:val="00472F53"/>
    <w:rsid w:val="00477616"/>
    <w:rsid w:val="0047791E"/>
    <w:rsid w:val="00477D97"/>
    <w:rsid w:val="00480999"/>
    <w:rsid w:val="00482219"/>
    <w:rsid w:val="00482E60"/>
    <w:rsid w:val="004831FD"/>
    <w:rsid w:val="00483433"/>
    <w:rsid w:val="00483514"/>
    <w:rsid w:val="00483D26"/>
    <w:rsid w:val="00484146"/>
    <w:rsid w:val="00484BC1"/>
    <w:rsid w:val="00485896"/>
    <w:rsid w:val="004868DE"/>
    <w:rsid w:val="0048795F"/>
    <w:rsid w:val="00487FA0"/>
    <w:rsid w:val="00493358"/>
    <w:rsid w:val="0049622B"/>
    <w:rsid w:val="00497B88"/>
    <w:rsid w:val="004A1139"/>
    <w:rsid w:val="004A2967"/>
    <w:rsid w:val="004A36D6"/>
    <w:rsid w:val="004A60A9"/>
    <w:rsid w:val="004A61AE"/>
    <w:rsid w:val="004A6D2D"/>
    <w:rsid w:val="004A78E7"/>
    <w:rsid w:val="004B0EDB"/>
    <w:rsid w:val="004B11E6"/>
    <w:rsid w:val="004B123D"/>
    <w:rsid w:val="004B3045"/>
    <w:rsid w:val="004B48F8"/>
    <w:rsid w:val="004B5A7C"/>
    <w:rsid w:val="004B5FB1"/>
    <w:rsid w:val="004B684A"/>
    <w:rsid w:val="004C57A1"/>
    <w:rsid w:val="004D119C"/>
    <w:rsid w:val="004D1C08"/>
    <w:rsid w:val="004D2E47"/>
    <w:rsid w:val="004D580C"/>
    <w:rsid w:val="004D621E"/>
    <w:rsid w:val="004E0F13"/>
    <w:rsid w:val="004E2872"/>
    <w:rsid w:val="004E2929"/>
    <w:rsid w:val="004E5246"/>
    <w:rsid w:val="004E6335"/>
    <w:rsid w:val="004E6435"/>
    <w:rsid w:val="004F0465"/>
    <w:rsid w:val="004F0898"/>
    <w:rsid w:val="004F0A79"/>
    <w:rsid w:val="004F1FF1"/>
    <w:rsid w:val="004F2271"/>
    <w:rsid w:val="004F3073"/>
    <w:rsid w:val="004F381A"/>
    <w:rsid w:val="004F3B25"/>
    <w:rsid w:val="004F6C0E"/>
    <w:rsid w:val="004F731C"/>
    <w:rsid w:val="0050267D"/>
    <w:rsid w:val="00502C0C"/>
    <w:rsid w:val="005032E8"/>
    <w:rsid w:val="00505C3E"/>
    <w:rsid w:val="0050673C"/>
    <w:rsid w:val="00511BDF"/>
    <w:rsid w:val="00512CA3"/>
    <w:rsid w:val="00512DFC"/>
    <w:rsid w:val="00514110"/>
    <w:rsid w:val="00515149"/>
    <w:rsid w:val="005160D3"/>
    <w:rsid w:val="005162EB"/>
    <w:rsid w:val="005210E7"/>
    <w:rsid w:val="005217C6"/>
    <w:rsid w:val="005307B9"/>
    <w:rsid w:val="005312A9"/>
    <w:rsid w:val="00532960"/>
    <w:rsid w:val="0053398C"/>
    <w:rsid w:val="00534B9C"/>
    <w:rsid w:val="00537933"/>
    <w:rsid w:val="005404D5"/>
    <w:rsid w:val="00540648"/>
    <w:rsid w:val="005414D7"/>
    <w:rsid w:val="00541D1E"/>
    <w:rsid w:val="005431AA"/>
    <w:rsid w:val="005435C0"/>
    <w:rsid w:val="00543EBD"/>
    <w:rsid w:val="00545FF6"/>
    <w:rsid w:val="00546154"/>
    <w:rsid w:val="0054681B"/>
    <w:rsid w:val="00550645"/>
    <w:rsid w:val="00550BD8"/>
    <w:rsid w:val="0055131D"/>
    <w:rsid w:val="00551BBA"/>
    <w:rsid w:val="00552B64"/>
    <w:rsid w:val="00553383"/>
    <w:rsid w:val="00553451"/>
    <w:rsid w:val="00555A78"/>
    <w:rsid w:val="005569AE"/>
    <w:rsid w:val="005569D8"/>
    <w:rsid w:val="005570FC"/>
    <w:rsid w:val="005579FC"/>
    <w:rsid w:val="005606C2"/>
    <w:rsid w:val="00560EE4"/>
    <w:rsid w:val="005610DB"/>
    <w:rsid w:val="005628AA"/>
    <w:rsid w:val="00563A50"/>
    <w:rsid w:val="00565466"/>
    <w:rsid w:val="005656EE"/>
    <w:rsid w:val="00567524"/>
    <w:rsid w:val="005703F4"/>
    <w:rsid w:val="00570974"/>
    <w:rsid w:val="00570E8A"/>
    <w:rsid w:val="00571EA8"/>
    <w:rsid w:val="00572F77"/>
    <w:rsid w:val="00573A91"/>
    <w:rsid w:val="00575244"/>
    <w:rsid w:val="00576504"/>
    <w:rsid w:val="00581092"/>
    <w:rsid w:val="00581304"/>
    <w:rsid w:val="00581B78"/>
    <w:rsid w:val="00581C92"/>
    <w:rsid w:val="00582FA2"/>
    <w:rsid w:val="00583B75"/>
    <w:rsid w:val="005862A3"/>
    <w:rsid w:val="00591D74"/>
    <w:rsid w:val="005941D9"/>
    <w:rsid w:val="005942A6"/>
    <w:rsid w:val="005946D7"/>
    <w:rsid w:val="005949BA"/>
    <w:rsid w:val="00595812"/>
    <w:rsid w:val="00596FD4"/>
    <w:rsid w:val="00597922"/>
    <w:rsid w:val="005A05F2"/>
    <w:rsid w:val="005A1FF9"/>
    <w:rsid w:val="005A2E5A"/>
    <w:rsid w:val="005A3498"/>
    <w:rsid w:val="005A572F"/>
    <w:rsid w:val="005A5C1C"/>
    <w:rsid w:val="005A7002"/>
    <w:rsid w:val="005A7D3D"/>
    <w:rsid w:val="005B18DD"/>
    <w:rsid w:val="005B44C4"/>
    <w:rsid w:val="005B65FA"/>
    <w:rsid w:val="005B7340"/>
    <w:rsid w:val="005B79A9"/>
    <w:rsid w:val="005C0B15"/>
    <w:rsid w:val="005C1CB2"/>
    <w:rsid w:val="005C2FBF"/>
    <w:rsid w:val="005C3A44"/>
    <w:rsid w:val="005C5633"/>
    <w:rsid w:val="005C5744"/>
    <w:rsid w:val="005C5750"/>
    <w:rsid w:val="005C75A6"/>
    <w:rsid w:val="005D072C"/>
    <w:rsid w:val="005D2136"/>
    <w:rsid w:val="005D4E29"/>
    <w:rsid w:val="005D5EB0"/>
    <w:rsid w:val="005D6297"/>
    <w:rsid w:val="005D79D8"/>
    <w:rsid w:val="005E05C7"/>
    <w:rsid w:val="005E0D4B"/>
    <w:rsid w:val="005E0F3F"/>
    <w:rsid w:val="005E390B"/>
    <w:rsid w:val="005E46C9"/>
    <w:rsid w:val="005E6F9C"/>
    <w:rsid w:val="005F28CE"/>
    <w:rsid w:val="005F6241"/>
    <w:rsid w:val="005F7849"/>
    <w:rsid w:val="00600524"/>
    <w:rsid w:val="006029F2"/>
    <w:rsid w:val="00603405"/>
    <w:rsid w:val="00604A8F"/>
    <w:rsid w:val="0060511A"/>
    <w:rsid w:val="0060548E"/>
    <w:rsid w:val="0061108C"/>
    <w:rsid w:val="0061115D"/>
    <w:rsid w:val="00620E2D"/>
    <w:rsid w:val="0062226C"/>
    <w:rsid w:val="006224FD"/>
    <w:rsid w:val="00622963"/>
    <w:rsid w:val="006232F4"/>
    <w:rsid w:val="00623FAF"/>
    <w:rsid w:val="00626F7D"/>
    <w:rsid w:val="006310EC"/>
    <w:rsid w:val="0063140A"/>
    <w:rsid w:val="006329E9"/>
    <w:rsid w:val="006357E0"/>
    <w:rsid w:val="00640852"/>
    <w:rsid w:val="00641E0A"/>
    <w:rsid w:val="00642DBB"/>
    <w:rsid w:val="006442C6"/>
    <w:rsid w:val="006444F0"/>
    <w:rsid w:val="00645187"/>
    <w:rsid w:val="006477A8"/>
    <w:rsid w:val="006506B1"/>
    <w:rsid w:val="00650E37"/>
    <w:rsid w:val="00651948"/>
    <w:rsid w:val="00652091"/>
    <w:rsid w:val="00652F05"/>
    <w:rsid w:val="00653BE4"/>
    <w:rsid w:val="00654A32"/>
    <w:rsid w:val="0065589D"/>
    <w:rsid w:val="006558E6"/>
    <w:rsid w:val="006558F1"/>
    <w:rsid w:val="00655EE3"/>
    <w:rsid w:val="0065752D"/>
    <w:rsid w:val="00657F48"/>
    <w:rsid w:val="00657F98"/>
    <w:rsid w:val="00661681"/>
    <w:rsid w:val="00661914"/>
    <w:rsid w:val="0066356A"/>
    <w:rsid w:val="00664A61"/>
    <w:rsid w:val="006661E0"/>
    <w:rsid w:val="00667B5F"/>
    <w:rsid w:val="00670D04"/>
    <w:rsid w:val="00673866"/>
    <w:rsid w:val="00674A8B"/>
    <w:rsid w:val="00675851"/>
    <w:rsid w:val="00675FD3"/>
    <w:rsid w:val="00677F2E"/>
    <w:rsid w:val="006813D2"/>
    <w:rsid w:val="006823D3"/>
    <w:rsid w:val="00684DAF"/>
    <w:rsid w:val="00685F65"/>
    <w:rsid w:val="0069059F"/>
    <w:rsid w:val="0069128F"/>
    <w:rsid w:val="006931A0"/>
    <w:rsid w:val="006934F2"/>
    <w:rsid w:val="0069456A"/>
    <w:rsid w:val="00694731"/>
    <w:rsid w:val="00694FC0"/>
    <w:rsid w:val="00695B71"/>
    <w:rsid w:val="00695E6D"/>
    <w:rsid w:val="006A25CE"/>
    <w:rsid w:val="006A2A01"/>
    <w:rsid w:val="006A5C06"/>
    <w:rsid w:val="006A65C2"/>
    <w:rsid w:val="006A7D2E"/>
    <w:rsid w:val="006B23E8"/>
    <w:rsid w:val="006B2740"/>
    <w:rsid w:val="006B59DC"/>
    <w:rsid w:val="006B651D"/>
    <w:rsid w:val="006B75E2"/>
    <w:rsid w:val="006B76C1"/>
    <w:rsid w:val="006B7DF6"/>
    <w:rsid w:val="006C169B"/>
    <w:rsid w:val="006C239B"/>
    <w:rsid w:val="006C2639"/>
    <w:rsid w:val="006C4583"/>
    <w:rsid w:val="006C7346"/>
    <w:rsid w:val="006D0801"/>
    <w:rsid w:val="006D1014"/>
    <w:rsid w:val="006D2190"/>
    <w:rsid w:val="006D2EDE"/>
    <w:rsid w:val="006D315F"/>
    <w:rsid w:val="006D5506"/>
    <w:rsid w:val="006E0D91"/>
    <w:rsid w:val="006E21F6"/>
    <w:rsid w:val="006E39DF"/>
    <w:rsid w:val="006E437D"/>
    <w:rsid w:val="006E4B5E"/>
    <w:rsid w:val="006E5D3D"/>
    <w:rsid w:val="006E6E38"/>
    <w:rsid w:val="006F0FB8"/>
    <w:rsid w:val="006F1044"/>
    <w:rsid w:val="006F15CE"/>
    <w:rsid w:val="006F32E2"/>
    <w:rsid w:val="006F3C67"/>
    <w:rsid w:val="006F3C86"/>
    <w:rsid w:val="006F5530"/>
    <w:rsid w:val="006F58C9"/>
    <w:rsid w:val="006F5CE2"/>
    <w:rsid w:val="006F646D"/>
    <w:rsid w:val="006F6933"/>
    <w:rsid w:val="00701653"/>
    <w:rsid w:val="00702123"/>
    <w:rsid w:val="00704E32"/>
    <w:rsid w:val="00705D87"/>
    <w:rsid w:val="00705D9D"/>
    <w:rsid w:val="00706E0B"/>
    <w:rsid w:val="007119BC"/>
    <w:rsid w:val="00715990"/>
    <w:rsid w:val="007220FC"/>
    <w:rsid w:val="00723104"/>
    <w:rsid w:val="0072354D"/>
    <w:rsid w:val="00723D99"/>
    <w:rsid w:val="007249F6"/>
    <w:rsid w:val="00730538"/>
    <w:rsid w:val="007310C9"/>
    <w:rsid w:val="007320E3"/>
    <w:rsid w:val="007347C8"/>
    <w:rsid w:val="00734B7F"/>
    <w:rsid w:val="00735D62"/>
    <w:rsid w:val="0073602B"/>
    <w:rsid w:val="007361EE"/>
    <w:rsid w:val="00741439"/>
    <w:rsid w:val="0074176E"/>
    <w:rsid w:val="00741C45"/>
    <w:rsid w:val="00742191"/>
    <w:rsid w:val="00742E4C"/>
    <w:rsid w:val="00744278"/>
    <w:rsid w:val="00746169"/>
    <w:rsid w:val="00752DAE"/>
    <w:rsid w:val="007541D5"/>
    <w:rsid w:val="00754278"/>
    <w:rsid w:val="00754A55"/>
    <w:rsid w:val="00755AD0"/>
    <w:rsid w:val="00755EC3"/>
    <w:rsid w:val="0075670B"/>
    <w:rsid w:val="0075715D"/>
    <w:rsid w:val="0075740B"/>
    <w:rsid w:val="00760980"/>
    <w:rsid w:val="0076183D"/>
    <w:rsid w:val="0076377E"/>
    <w:rsid w:val="00763BC4"/>
    <w:rsid w:val="00763DB1"/>
    <w:rsid w:val="00764A65"/>
    <w:rsid w:val="00765F74"/>
    <w:rsid w:val="00770CEF"/>
    <w:rsid w:val="00770F15"/>
    <w:rsid w:val="00771D7D"/>
    <w:rsid w:val="00773223"/>
    <w:rsid w:val="00775278"/>
    <w:rsid w:val="0077703A"/>
    <w:rsid w:val="007805EE"/>
    <w:rsid w:val="00780D2F"/>
    <w:rsid w:val="00783156"/>
    <w:rsid w:val="007833B9"/>
    <w:rsid w:val="007852A9"/>
    <w:rsid w:val="007855C0"/>
    <w:rsid w:val="00785ECC"/>
    <w:rsid w:val="00785F84"/>
    <w:rsid w:val="0078654F"/>
    <w:rsid w:val="007918C3"/>
    <w:rsid w:val="007918F2"/>
    <w:rsid w:val="00792344"/>
    <w:rsid w:val="00793E28"/>
    <w:rsid w:val="00794E3D"/>
    <w:rsid w:val="0079513F"/>
    <w:rsid w:val="00797A79"/>
    <w:rsid w:val="007A271A"/>
    <w:rsid w:val="007A3E00"/>
    <w:rsid w:val="007A422B"/>
    <w:rsid w:val="007A5EB3"/>
    <w:rsid w:val="007A7845"/>
    <w:rsid w:val="007B115E"/>
    <w:rsid w:val="007B134C"/>
    <w:rsid w:val="007B1C7B"/>
    <w:rsid w:val="007B1E91"/>
    <w:rsid w:val="007B1EE7"/>
    <w:rsid w:val="007B29AF"/>
    <w:rsid w:val="007B2CE5"/>
    <w:rsid w:val="007B2F20"/>
    <w:rsid w:val="007B520C"/>
    <w:rsid w:val="007B739A"/>
    <w:rsid w:val="007C0E10"/>
    <w:rsid w:val="007C14F0"/>
    <w:rsid w:val="007C2DFF"/>
    <w:rsid w:val="007D0DCA"/>
    <w:rsid w:val="007D2371"/>
    <w:rsid w:val="007D31F8"/>
    <w:rsid w:val="007D3D89"/>
    <w:rsid w:val="007D4BE7"/>
    <w:rsid w:val="007D5A40"/>
    <w:rsid w:val="007D7121"/>
    <w:rsid w:val="007E0177"/>
    <w:rsid w:val="007E246C"/>
    <w:rsid w:val="007E25AF"/>
    <w:rsid w:val="007E323C"/>
    <w:rsid w:val="007E3C39"/>
    <w:rsid w:val="007E3EA4"/>
    <w:rsid w:val="007E48F1"/>
    <w:rsid w:val="007E4A4C"/>
    <w:rsid w:val="007E62D0"/>
    <w:rsid w:val="007F025C"/>
    <w:rsid w:val="007F069B"/>
    <w:rsid w:val="007F44F9"/>
    <w:rsid w:val="007F6172"/>
    <w:rsid w:val="007F652F"/>
    <w:rsid w:val="007F6888"/>
    <w:rsid w:val="00801132"/>
    <w:rsid w:val="008028B8"/>
    <w:rsid w:val="00802B3F"/>
    <w:rsid w:val="00802E5C"/>
    <w:rsid w:val="008032AC"/>
    <w:rsid w:val="00803A6C"/>
    <w:rsid w:val="00803B13"/>
    <w:rsid w:val="00805AAE"/>
    <w:rsid w:val="00812573"/>
    <w:rsid w:val="008126C6"/>
    <w:rsid w:val="00815F23"/>
    <w:rsid w:val="00816332"/>
    <w:rsid w:val="00816470"/>
    <w:rsid w:val="00816935"/>
    <w:rsid w:val="008173AA"/>
    <w:rsid w:val="008174EB"/>
    <w:rsid w:val="008175C0"/>
    <w:rsid w:val="00817929"/>
    <w:rsid w:val="008213FE"/>
    <w:rsid w:val="00824E5B"/>
    <w:rsid w:val="0082771C"/>
    <w:rsid w:val="00830C06"/>
    <w:rsid w:val="00832C0C"/>
    <w:rsid w:val="00832CB9"/>
    <w:rsid w:val="0083409F"/>
    <w:rsid w:val="00834993"/>
    <w:rsid w:val="008365F2"/>
    <w:rsid w:val="00837793"/>
    <w:rsid w:val="00837C91"/>
    <w:rsid w:val="0084332D"/>
    <w:rsid w:val="00843C48"/>
    <w:rsid w:val="00846275"/>
    <w:rsid w:val="00846563"/>
    <w:rsid w:val="0084724E"/>
    <w:rsid w:val="008476C0"/>
    <w:rsid w:val="008510C8"/>
    <w:rsid w:val="008512A5"/>
    <w:rsid w:val="0085307E"/>
    <w:rsid w:val="00853B84"/>
    <w:rsid w:val="00855AFF"/>
    <w:rsid w:val="00855F3D"/>
    <w:rsid w:val="0085729E"/>
    <w:rsid w:val="00860301"/>
    <w:rsid w:val="0086067B"/>
    <w:rsid w:val="00860E96"/>
    <w:rsid w:val="008617F0"/>
    <w:rsid w:val="00863CB0"/>
    <w:rsid w:val="008647C9"/>
    <w:rsid w:val="00864EE7"/>
    <w:rsid w:val="00865885"/>
    <w:rsid w:val="00867249"/>
    <w:rsid w:val="00871F54"/>
    <w:rsid w:val="00872B26"/>
    <w:rsid w:val="0087387E"/>
    <w:rsid w:val="00873F76"/>
    <w:rsid w:val="00874FEA"/>
    <w:rsid w:val="00875B29"/>
    <w:rsid w:val="0087688E"/>
    <w:rsid w:val="0088191C"/>
    <w:rsid w:val="00881C00"/>
    <w:rsid w:val="00883122"/>
    <w:rsid w:val="00884A3A"/>
    <w:rsid w:val="00885A80"/>
    <w:rsid w:val="00886A49"/>
    <w:rsid w:val="00887966"/>
    <w:rsid w:val="008907F3"/>
    <w:rsid w:val="00892456"/>
    <w:rsid w:val="00894B39"/>
    <w:rsid w:val="008964E4"/>
    <w:rsid w:val="008A1850"/>
    <w:rsid w:val="008A436E"/>
    <w:rsid w:val="008A48BE"/>
    <w:rsid w:val="008A6FF9"/>
    <w:rsid w:val="008A79DA"/>
    <w:rsid w:val="008B0141"/>
    <w:rsid w:val="008B4575"/>
    <w:rsid w:val="008B5C04"/>
    <w:rsid w:val="008B6468"/>
    <w:rsid w:val="008C04BC"/>
    <w:rsid w:val="008C0AA7"/>
    <w:rsid w:val="008C0C83"/>
    <w:rsid w:val="008C0DB3"/>
    <w:rsid w:val="008C2379"/>
    <w:rsid w:val="008C26C6"/>
    <w:rsid w:val="008C4337"/>
    <w:rsid w:val="008C5005"/>
    <w:rsid w:val="008C5C86"/>
    <w:rsid w:val="008C6194"/>
    <w:rsid w:val="008D0832"/>
    <w:rsid w:val="008D0E16"/>
    <w:rsid w:val="008D65FC"/>
    <w:rsid w:val="008D6665"/>
    <w:rsid w:val="008E0D4C"/>
    <w:rsid w:val="008E523A"/>
    <w:rsid w:val="008E5533"/>
    <w:rsid w:val="008E7588"/>
    <w:rsid w:val="008F014E"/>
    <w:rsid w:val="008F0790"/>
    <w:rsid w:val="008F1235"/>
    <w:rsid w:val="008F18AC"/>
    <w:rsid w:val="008F274D"/>
    <w:rsid w:val="008F2AF9"/>
    <w:rsid w:val="008F35E9"/>
    <w:rsid w:val="008F496F"/>
    <w:rsid w:val="008F5312"/>
    <w:rsid w:val="008F5597"/>
    <w:rsid w:val="008F5D19"/>
    <w:rsid w:val="008F63EA"/>
    <w:rsid w:val="008F7523"/>
    <w:rsid w:val="0090037E"/>
    <w:rsid w:val="00900B72"/>
    <w:rsid w:val="00902656"/>
    <w:rsid w:val="009104D0"/>
    <w:rsid w:val="00910FB4"/>
    <w:rsid w:val="009117B2"/>
    <w:rsid w:val="00911B38"/>
    <w:rsid w:val="00911EFE"/>
    <w:rsid w:val="00912BDE"/>
    <w:rsid w:val="00914DF8"/>
    <w:rsid w:val="009165CB"/>
    <w:rsid w:val="00916B8A"/>
    <w:rsid w:val="009203EE"/>
    <w:rsid w:val="0092095F"/>
    <w:rsid w:val="009233A6"/>
    <w:rsid w:val="0092363A"/>
    <w:rsid w:val="009239B3"/>
    <w:rsid w:val="00923D8C"/>
    <w:rsid w:val="00924560"/>
    <w:rsid w:val="00926561"/>
    <w:rsid w:val="00927B31"/>
    <w:rsid w:val="00927D64"/>
    <w:rsid w:val="00930E03"/>
    <w:rsid w:val="00935C96"/>
    <w:rsid w:val="009366E4"/>
    <w:rsid w:val="0093708F"/>
    <w:rsid w:val="0093772B"/>
    <w:rsid w:val="00940036"/>
    <w:rsid w:val="0094136D"/>
    <w:rsid w:val="00941E22"/>
    <w:rsid w:val="00942C90"/>
    <w:rsid w:val="0094347B"/>
    <w:rsid w:val="00944598"/>
    <w:rsid w:val="0094658A"/>
    <w:rsid w:val="00947BCB"/>
    <w:rsid w:val="0095153C"/>
    <w:rsid w:val="0095217D"/>
    <w:rsid w:val="009529A8"/>
    <w:rsid w:val="009556F9"/>
    <w:rsid w:val="00955EDC"/>
    <w:rsid w:val="00956826"/>
    <w:rsid w:val="009568B6"/>
    <w:rsid w:val="00956FF9"/>
    <w:rsid w:val="009573AF"/>
    <w:rsid w:val="00960592"/>
    <w:rsid w:val="00961C67"/>
    <w:rsid w:val="009720C0"/>
    <w:rsid w:val="00972FFA"/>
    <w:rsid w:val="00973344"/>
    <w:rsid w:val="0097394B"/>
    <w:rsid w:val="00974E98"/>
    <w:rsid w:val="009760AD"/>
    <w:rsid w:val="009778AD"/>
    <w:rsid w:val="00981D1D"/>
    <w:rsid w:val="009826FD"/>
    <w:rsid w:val="00982723"/>
    <w:rsid w:val="0098386E"/>
    <w:rsid w:val="009838CF"/>
    <w:rsid w:val="00984E70"/>
    <w:rsid w:val="00987034"/>
    <w:rsid w:val="00991B1C"/>
    <w:rsid w:val="0099222C"/>
    <w:rsid w:val="009923B7"/>
    <w:rsid w:val="0099331C"/>
    <w:rsid w:val="00993E35"/>
    <w:rsid w:val="0099416D"/>
    <w:rsid w:val="00994432"/>
    <w:rsid w:val="00994A14"/>
    <w:rsid w:val="009955DF"/>
    <w:rsid w:val="00996A5C"/>
    <w:rsid w:val="009A1756"/>
    <w:rsid w:val="009A3614"/>
    <w:rsid w:val="009A5A56"/>
    <w:rsid w:val="009A73A2"/>
    <w:rsid w:val="009B3161"/>
    <w:rsid w:val="009B3DC1"/>
    <w:rsid w:val="009B569F"/>
    <w:rsid w:val="009B7AC1"/>
    <w:rsid w:val="009C13C7"/>
    <w:rsid w:val="009C34A4"/>
    <w:rsid w:val="009C3B48"/>
    <w:rsid w:val="009C5181"/>
    <w:rsid w:val="009C6F1C"/>
    <w:rsid w:val="009C7178"/>
    <w:rsid w:val="009C787E"/>
    <w:rsid w:val="009D1561"/>
    <w:rsid w:val="009D29A7"/>
    <w:rsid w:val="009D33A5"/>
    <w:rsid w:val="009D5E6D"/>
    <w:rsid w:val="009E08BE"/>
    <w:rsid w:val="009E6722"/>
    <w:rsid w:val="009E7640"/>
    <w:rsid w:val="009F1137"/>
    <w:rsid w:val="009F5B37"/>
    <w:rsid w:val="009F73C8"/>
    <w:rsid w:val="00A01D13"/>
    <w:rsid w:val="00A03A5F"/>
    <w:rsid w:val="00A059DF"/>
    <w:rsid w:val="00A0665D"/>
    <w:rsid w:val="00A078EA"/>
    <w:rsid w:val="00A07BF6"/>
    <w:rsid w:val="00A12A7E"/>
    <w:rsid w:val="00A151E6"/>
    <w:rsid w:val="00A15760"/>
    <w:rsid w:val="00A15D20"/>
    <w:rsid w:val="00A203F3"/>
    <w:rsid w:val="00A21376"/>
    <w:rsid w:val="00A2198D"/>
    <w:rsid w:val="00A23F2E"/>
    <w:rsid w:val="00A2501B"/>
    <w:rsid w:val="00A2622E"/>
    <w:rsid w:val="00A2772C"/>
    <w:rsid w:val="00A27AF0"/>
    <w:rsid w:val="00A30FDB"/>
    <w:rsid w:val="00A312F1"/>
    <w:rsid w:val="00A3199E"/>
    <w:rsid w:val="00A3240B"/>
    <w:rsid w:val="00A32DA8"/>
    <w:rsid w:val="00A34314"/>
    <w:rsid w:val="00A349D0"/>
    <w:rsid w:val="00A34CB3"/>
    <w:rsid w:val="00A351F4"/>
    <w:rsid w:val="00A35304"/>
    <w:rsid w:val="00A371D8"/>
    <w:rsid w:val="00A404AA"/>
    <w:rsid w:val="00A40D1F"/>
    <w:rsid w:val="00A4130B"/>
    <w:rsid w:val="00A4148F"/>
    <w:rsid w:val="00A440EC"/>
    <w:rsid w:val="00A47300"/>
    <w:rsid w:val="00A47E73"/>
    <w:rsid w:val="00A513A5"/>
    <w:rsid w:val="00A51633"/>
    <w:rsid w:val="00A521C0"/>
    <w:rsid w:val="00A52B0D"/>
    <w:rsid w:val="00A54AE6"/>
    <w:rsid w:val="00A55FBB"/>
    <w:rsid w:val="00A56113"/>
    <w:rsid w:val="00A57398"/>
    <w:rsid w:val="00A60A24"/>
    <w:rsid w:val="00A620FA"/>
    <w:rsid w:val="00A664C1"/>
    <w:rsid w:val="00A6745F"/>
    <w:rsid w:val="00A70160"/>
    <w:rsid w:val="00A722B3"/>
    <w:rsid w:val="00A74DD7"/>
    <w:rsid w:val="00A75178"/>
    <w:rsid w:val="00A76DB3"/>
    <w:rsid w:val="00A772B3"/>
    <w:rsid w:val="00A77D55"/>
    <w:rsid w:val="00A81AD0"/>
    <w:rsid w:val="00A824BE"/>
    <w:rsid w:val="00A82A40"/>
    <w:rsid w:val="00A86C90"/>
    <w:rsid w:val="00A875BC"/>
    <w:rsid w:val="00A877A6"/>
    <w:rsid w:val="00A87D6C"/>
    <w:rsid w:val="00A87E65"/>
    <w:rsid w:val="00A9302F"/>
    <w:rsid w:val="00A93D30"/>
    <w:rsid w:val="00A94F01"/>
    <w:rsid w:val="00A9591A"/>
    <w:rsid w:val="00A959C8"/>
    <w:rsid w:val="00A96007"/>
    <w:rsid w:val="00A97462"/>
    <w:rsid w:val="00A97A68"/>
    <w:rsid w:val="00A97ADD"/>
    <w:rsid w:val="00AA16CC"/>
    <w:rsid w:val="00AA2AA5"/>
    <w:rsid w:val="00AA4D04"/>
    <w:rsid w:val="00AA5CAB"/>
    <w:rsid w:val="00AA74A0"/>
    <w:rsid w:val="00AA74A5"/>
    <w:rsid w:val="00AB1A48"/>
    <w:rsid w:val="00AB2709"/>
    <w:rsid w:val="00AB2DEA"/>
    <w:rsid w:val="00AB6381"/>
    <w:rsid w:val="00AB66CB"/>
    <w:rsid w:val="00AB6A10"/>
    <w:rsid w:val="00AC32CB"/>
    <w:rsid w:val="00AC4BB6"/>
    <w:rsid w:val="00AC4BFB"/>
    <w:rsid w:val="00AC573E"/>
    <w:rsid w:val="00AC6897"/>
    <w:rsid w:val="00AC758C"/>
    <w:rsid w:val="00AD0745"/>
    <w:rsid w:val="00AD21FA"/>
    <w:rsid w:val="00AD277F"/>
    <w:rsid w:val="00AD66B3"/>
    <w:rsid w:val="00AD7E18"/>
    <w:rsid w:val="00AE08CD"/>
    <w:rsid w:val="00AE2850"/>
    <w:rsid w:val="00AE2A4C"/>
    <w:rsid w:val="00AE4157"/>
    <w:rsid w:val="00AE5199"/>
    <w:rsid w:val="00AE6489"/>
    <w:rsid w:val="00AE6A4C"/>
    <w:rsid w:val="00AF0857"/>
    <w:rsid w:val="00AF18BF"/>
    <w:rsid w:val="00AF1E8E"/>
    <w:rsid w:val="00AF2D4A"/>
    <w:rsid w:val="00AF317B"/>
    <w:rsid w:val="00AF3473"/>
    <w:rsid w:val="00AF58B3"/>
    <w:rsid w:val="00AF650F"/>
    <w:rsid w:val="00B05A97"/>
    <w:rsid w:val="00B103FE"/>
    <w:rsid w:val="00B122B4"/>
    <w:rsid w:val="00B129DF"/>
    <w:rsid w:val="00B12DE5"/>
    <w:rsid w:val="00B14CCF"/>
    <w:rsid w:val="00B15DBC"/>
    <w:rsid w:val="00B167C7"/>
    <w:rsid w:val="00B1767F"/>
    <w:rsid w:val="00B178C8"/>
    <w:rsid w:val="00B2125B"/>
    <w:rsid w:val="00B2299B"/>
    <w:rsid w:val="00B233AA"/>
    <w:rsid w:val="00B25C41"/>
    <w:rsid w:val="00B2665E"/>
    <w:rsid w:val="00B26BD3"/>
    <w:rsid w:val="00B2704A"/>
    <w:rsid w:val="00B2723D"/>
    <w:rsid w:val="00B31730"/>
    <w:rsid w:val="00B31F7B"/>
    <w:rsid w:val="00B332DF"/>
    <w:rsid w:val="00B33730"/>
    <w:rsid w:val="00B378F6"/>
    <w:rsid w:val="00B42D54"/>
    <w:rsid w:val="00B43EC0"/>
    <w:rsid w:val="00B4784F"/>
    <w:rsid w:val="00B47F02"/>
    <w:rsid w:val="00B501D9"/>
    <w:rsid w:val="00B50890"/>
    <w:rsid w:val="00B50B4B"/>
    <w:rsid w:val="00B52E7B"/>
    <w:rsid w:val="00B539C1"/>
    <w:rsid w:val="00B55810"/>
    <w:rsid w:val="00B563CF"/>
    <w:rsid w:val="00B5782F"/>
    <w:rsid w:val="00B6004C"/>
    <w:rsid w:val="00B6007F"/>
    <w:rsid w:val="00B6100B"/>
    <w:rsid w:val="00B611CF"/>
    <w:rsid w:val="00B61AF3"/>
    <w:rsid w:val="00B61E44"/>
    <w:rsid w:val="00B62B39"/>
    <w:rsid w:val="00B63FDB"/>
    <w:rsid w:val="00B665DD"/>
    <w:rsid w:val="00B67A5F"/>
    <w:rsid w:val="00B704D9"/>
    <w:rsid w:val="00B711D6"/>
    <w:rsid w:val="00B71512"/>
    <w:rsid w:val="00B71DC9"/>
    <w:rsid w:val="00B72D22"/>
    <w:rsid w:val="00B72ED5"/>
    <w:rsid w:val="00B75470"/>
    <w:rsid w:val="00B7636E"/>
    <w:rsid w:val="00B76719"/>
    <w:rsid w:val="00B76E71"/>
    <w:rsid w:val="00B803EA"/>
    <w:rsid w:val="00B80824"/>
    <w:rsid w:val="00B80929"/>
    <w:rsid w:val="00B81AEC"/>
    <w:rsid w:val="00B825E8"/>
    <w:rsid w:val="00B85132"/>
    <w:rsid w:val="00B85283"/>
    <w:rsid w:val="00B8746B"/>
    <w:rsid w:val="00B8778F"/>
    <w:rsid w:val="00B878F9"/>
    <w:rsid w:val="00B87FDB"/>
    <w:rsid w:val="00B945EC"/>
    <w:rsid w:val="00B95FA7"/>
    <w:rsid w:val="00BA1015"/>
    <w:rsid w:val="00BA3E60"/>
    <w:rsid w:val="00BA431D"/>
    <w:rsid w:val="00BA6C1F"/>
    <w:rsid w:val="00BA71B0"/>
    <w:rsid w:val="00BA7296"/>
    <w:rsid w:val="00BB06DF"/>
    <w:rsid w:val="00BB08B3"/>
    <w:rsid w:val="00BB18BF"/>
    <w:rsid w:val="00BB1CD3"/>
    <w:rsid w:val="00BB3037"/>
    <w:rsid w:val="00BB3BC9"/>
    <w:rsid w:val="00BB3CE4"/>
    <w:rsid w:val="00BB5364"/>
    <w:rsid w:val="00BC00E9"/>
    <w:rsid w:val="00BC0B81"/>
    <w:rsid w:val="00BC0E1B"/>
    <w:rsid w:val="00BC132E"/>
    <w:rsid w:val="00BC136E"/>
    <w:rsid w:val="00BC24D0"/>
    <w:rsid w:val="00BC268B"/>
    <w:rsid w:val="00BC26B3"/>
    <w:rsid w:val="00BC2FA0"/>
    <w:rsid w:val="00BC5D51"/>
    <w:rsid w:val="00BC71CD"/>
    <w:rsid w:val="00BD09C1"/>
    <w:rsid w:val="00BD2CC2"/>
    <w:rsid w:val="00BD37F8"/>
    <w:rsid w:val="00BD52B7"/>
    <w:rsid w:val="00BD5C55"/>
    <w:rsid w:val="00BE03B9"/>
    <w:rsid w:val="00BE0BA5"/>
    <w:rsid w:val="00BE0E18"/>
    <w:rsid w:val="00BE4F3E"/>
    <w:rsid w:val="00BE6FDF"/>
    <w:rsid w:val="00BF0A46"/>
    <w:rsid w:val="00BF3B2E"/>
    <w:rsid w:val="00BF410C"/>
    <w:rsid w:val="00BF72B1"/>
    <w:rsid w:val="00C012B3"/>
    <w:rsid w:val="00C0346E"/>
    <w:rsid w:val="00C04A9A"/>
    <w:rsid w:val="00C05431"/>
    <w:rsid w:val="00C067A5"/>
    <w:rsid w:val="00C07A7C"/>
    <w:rsid w:val="00C107E6"/>
    <w:rsid w:val="00C10F9E"/>
    <w:rsid w:val="00C12AFF"/>
    <w:rsid w:val="00C138CB"/>
    <w:rsid w:val="00C13E8D"/>
    <w:rsid w:val="00C14C93"/>
    <w:rsid w:val="00C14C98"/>
    <w:rsid w:val="00C15426"/>
    <w:rsid w:val="00C17A66"/>
    <w:rsid w:val="00C17B4B"/>
    <w:rsid w:val="00C17E13"/>
    <w:rsid w:val="00C17EE3"/>
    <w:rsid w:val="00C20CCB"/>
    <w:rsid w:val="00C25D08"/>
    <w:rsid w:val="00C27353"/>
    <w:rsid w:val="00C27451"/>
    <w:rsid w:val="00C2757C"/>
    <w:rsid w:val="00C27B71"/>
    <w:rsid w:val="00C27E32"/>
    <w:rsid w:val="00C300BD"/>
    <w:rsid w:val="00C307F9"/>
    <w:rsid w:val="00C31715"/>
    <w:rsid w:val="00C34206"/>
    <w:rsid w:val="00C34324"/>
    <w:rsid w:val="00C34556"/>
    <w:rsid w:val="00C34C43"/>
    <w:rsid w:val="00C35BD2"/>
    <w:rsid w:val="00C36512"/>
    <w:rsid w:val="00C36DBA"/>
    <w:rsid w:val="00C37DA3"/>
    <w:rsid w:val="00C402B6"/>
    <w:rsid w:val="00C415AD"/>
    <w:rsid w:val="00C42D33"/>
    <w:rsid w:val="00C4311C"/>
    <w:rsid w:val="00C44678"/>
    <w:rsid w:val="00C447DD"/>
    <w:rsid w:val="00C45EC0"/>
    <w:rsid w:val="00C475B4"/>
    <w:rsid w:val="00C50969"/>
    <w:rsid w:val="00C518F1"/>
    <w:rsid w:val="00C53642"/>
    <w:rsid w:val="00C5620C"/>
    <w:rsid w:val="00C568A1"/>
    <w:rsid w:val="00C574A9"/>
    <w:rsid w:val="00C62300"/>
    <w:rsid w:val="00C64078"/>
    <w:rsid w:val="00C64C09"/>
    <w:rsid w:val="00C66FBD"/>
    <w:rsid w:val="00C6770F"/>
    <w:rsid w:val="00C712D6"/>
    <w:rsid w:val="00C72390"/>
    <w:rsid w:val="00C72C1D"/>
    <w:rsid w:val="00C732C6"/>
    <w:rsid w:val="00C73E0F"/>
    <w:rsid w:val="00C746EB"/>
    <w:rsid w:val="00C758EF"/>
    <w:rsid w:val="00C76451"/>
    <w:rsid w:val="00C77217"/>
    <w:rsid w:val="00C802EB"/>
    <w:rsid w:val="00C81A0B"/>
    <w:rsid w:val="00C81BA6"/>
    <w:rsid w:val="00C860B5"/>
    <w:rsid w:val="00C871F3"/>
    <w:rsid w:val="00C90013"/>
    <w:rsid w:val="00C901FA"/>
    <w:rsid w:val="00C9039B"/>
    <w:rsid w:val="00C94CE1"/>
    <w:rsid w:val="00C94DC6"/>
    <w:rsid w:val="00C9560A"/>
    <w:rsid w:val="00C95DCC"/>
    <w:rsid w:val="00C96811"/>
    <w:rsid w:val="00CA04BE"/>
    <w:rsid w:val="00CA0B0C"/>
    <w:rsid w:val="00CA52D5"/>
    <w:rsid w:val="00CA5BA3"/>
    <w:rsid w:val="00CA7594"/>
    <w:rsid w:val="00CB1909"/>
    <w:rsid w:val="00CB32CE"/>
    <w:rsid w:val="00CB3339"/>
    <w:rsid w:val="00CB4136"/>
    <w:rsid w:val="00CB4B49"/>
    <w:rsid w:val="00CB507B"/>
    <w:rsid w:val="00CB5487"/>
    <w:rsid w:val="00CB646E"/>
    <w:rsid w:val="00CC0E07"/>
    <w:rsid w:val="00CC1AFD"/>
    <w:rsid w:val="00CC2AC0"/>
    <w:rsid w:val="00CC3019"/>
    <w:rsid w:val="00CC4F2E"/>
    <w:rsid w:val="00CC5460"/>
    <w:rsid w:val="00CC62A0"/>
    <w:rsid w:val="00CC73E8"/>
    <w:rsid w:val="00CC7D67"/>
    <w:rsid w:val="00CD096B"/>
    <w:rsid w:val="00CD2A7E"/>
    <w:rsid w:val="00CD3A49"/>
    <w:rsid w:val="00CD3DC9"/>
    <w:rsid w:val="00CD4064"/>
    <w:rsid w:val="00CD5ADF"/>
    <w:rsid w:val="00CE0854"/>
    <w:rsid w:val="00CE0862"/>
    <w:rsid w:val="00CE0900"/>
    <w:rsid w:val="00CE0CBC"/>
    <w:rsid w:val="00CE11D5"/>
    <w:rsid w:val="00CE22F1"/>
    <w:rsid w:val="00CE7E6A"/>
    <w:rsid w:val="00CF0EC2"/>
    <w:rsid w:val="00CF10FA"/>
    <w:rsid w:val="00CF13D4"/>
    <w:rsid w:val="00CF267D"/>
    <w:rsid w:val="00CF2E17"/>
    <w:rsid w:val="00CF3645"/>
    <w:rsid w:val="00CF3701"/>
    <w:rsid w:val="00CF3888"/>
    <w:rsid w:val="00CF498B"/>
    <w:rsid w:val="00CF4ADC"/>
    <w:rsid w:val="00CF53B6"/>
    <w:rsid w:val="00D00A19"/>
    <w:rsid w:val="00D00D5F"/>
    <w:rsid w:val="00D00EF2"/>
    <w:rsid w:val="00D02423"/>
    <w:rsid w:val="00D02842"/>
    <w:rsid w:val="00D02986"/>
    <w:rsid w:val="00D0462E"/>
    <w:rsid w:val="00D04A1D"/>
    <w:rsid w:val="00D05F35"/>
    <w:rsid w:val="00D07B3E"/>
    <w:rsid w:val="00D100FD"/>
    <w:rsid w:val="00D11143"/>
    <w:rsid w:val="00D111C8"/>
    <w:rsid w:val="00D114AA"/>
    <w:rsid w:val="00D16D0C"/>
    <w:rsid w:val="00D17C49"/>
    <w:rsid w:val="00D203AF"/>
    <w:rsid w:val="00D23FFE"/>
    <w:rsid w:val="00D2600A"/>
    <w:rsid w:val="00D26185"/>
    <w:rsid w:val="00D273E7"/>
    <w:rsid w:val="00D31E14"/>
    <w:rsid w:val="00D3296E"/>
    <w:rsid w:val="00D3347B"/>
    <w:rsid w:val="00D35822"/>
    <w:rsid w:val="00D37F2C"/>
    <w:rsid w:val="00D405B6"/>
    <w:rsid w:val="00D41265"/>
    <w:rsid w:val="00D41DB2"/>
    <w:rsid w:val="00D43291"/>
    <w:rsid w:val="00D453AA"/>
    <w:rsid w:val="00D45863"/>
    <w:rsid w:val="00D45FF1"/>
    <w:rsid w:val="00D4730B"/>
    <w:rsid w:val="00D47B14"/>
    <w:rsid w:val="00D51233"/>
    <w:rsid w:val="00D514AC"/>
    <w:rsid w:val="00D57878"/>
    <w:rsid w:val="00D60F18"/>
    <w:rsid w:val="00D62953"/>
    <w:rsid w:val="00D640FD"/>
    <w:rsid w:val="00D64E29"/>
    <w:rsid w:val="00D70555"/>
    <w:rsid w:val="00D70DB8"/>
    <w:rsid w:val="00D73A6E"/>
    <w:rsid w:val="00D73A6F"/>
    <w:rsid w:val="00D74885"/>
    <w:rsid w:val="00D76B5D"/>
    <w:rsid w:val="00D8303D"/>
    <w:rsid w:val="00D84E96"/>
    <w:rsid w:val="00D8523E"/>
    <w:rsid w:val="00D85B50"/>
    <w:rsid w:val="00D85E5D"/>
    <w:rsid w:val="00D867AB"/>
    <w:rsid w:val="00D90A5F"/>
    <w:rsid w:val="00D90E99"/>
    <w:rsid w:val="00D9176D"/>
    <w:rsid w:val="00D91EBF"/>
    <w:rsid w:val="00D929CF"/>
    <w:rsid w:val="00D9499E"/>
    <w:rsid w:val="00D95857"/>
    <w:rsid w:val="00D96D2F"/>
    <w:rsid w:val="00D9751D"/>
    <w:rsid w:val="00D97BBC"/>
    <w:rsid w:val="00D97D5D"/>
    <w:rsid w:val="00D97FB1"/>
    <w:rsid w:val="00DA1037"/>
    <w:rsid w:val="00DA4192"/>
    <w:rsid w:val="00DA479E"/>
    <w:rsid w:val="00DA4FBB"/>
    <w:rsid w:val="00DA78A9"/>
    <w:rsid w:val="00DB0795"/>
    <w:rsid w:val="00DB311D"/>
    <w:rsid w:val="00DB3335"/>
    <w:rsid w:val="00DB41FC"/>
    <w:rsid w:val="00DB607E"/>
    <w:rsid w:val="00DB6CCA"/>
    <w:rsid w:val="00DB70A6"/>
    <w:rsid w:val="00DC069A"/>
    <w:rsid w:val="00DC0CF4"/>
    <w:rsid w:val="00DC1ADF"/>
    <w:rsid w:val="00DC3190"/>
    <w:rsid w:val="00DC4FD6"/>
    <w:rsid w:val="00DC550F"/>
    <w:rsid w:val="00DC624D"/>
    <w:rsid w:val="00DD3B4C"/>
    <w:rsid w:val="00DD47B1"/>
    <w:rsid w:val="00DD5397"/>
    <w:rsid w:val="00DD5626"/>
    <w:rsid w:val="00DD6564"/>
    <w:rsid w:val="00DD65EB"/>
    <w:rsid w:val="00DD66CB"/>
    <w:rsid w:val="00DD6858"/>
    <w:rsid w:val="00DD69AB"/>
    <w:rsid w:val="00DE0009"/>
    <w:rsid w:val="00DE335C"/>
    <w:rsid w:val="00DE55C4"/>
    <w:rsid w:val="00DE74B4"/>
    <w:rsid w:val="00DE7655"/>
    <w:rsid w:val="00DF124C"/>
    <w:rsid w:val="00DF183F"/>
    <w:rsid w:val="00DF24CA"/>
    <w:rsid w:val="00DF2DFE"/>
    <w:rsid w:val="00DF3B2D"/>
    <w:rsid w:val="00DF4214"/>
    <w:rsid w:val="00DF6A72"/>
    <w:rsid w:val="00DF7D2F"/>
    <w:rsid w:val="00E00149"/>
    <w:rsid w:val="00E02303"/>
    <w:rsid w:val="00E0424D"/>
    <w:rsid w:val="00E063A4"/>
    <w:rsid w:val="00E106DF"/>
    <w:rsid w:val="00E12991"/>
    <w:rsid w:val="00E145DE"/>
    <w:rsid w:val="00E17915"/>
    <w:rsid w:val="00E20F22"/>
    <w:rsid w:val="00E216B6"/>
    <w:rsid w:val="00E24B57"/>
    <w:rsid w:val="00E25424"/>
    <w:rsid w:val="00E25962"/>
    <w:rsid w:val="00E26223"/>
    <w:rsid w:val="00E308CA"/>
    <w:rsid w:val="00E30CF9"/>
    <w:rsid w:val="00E334AA"/>
    <w:rsid w:val="00E3390E"/>
    <w:rsid w:val="00E33E52"/>
    <w:rsid w:val="00E34005"/>
    <w:rsid w:val="00E344E7"/>
    <w:rsid w:val="00E34A01"/>
    <w:rsid w:val="00E354BE"/>
    <w:rsid w:val="00E35B55"/>
    <w:rsid w:val="00E35C5D"/>
    <w:rsid w:val="00E35C9B"/>
    <w:rsid w:val="00E3657F"/>
    <w:rsid w:val="00E41280"/>
    <w:rsid w:val="00E41395"/>
    <w:rsid w:val="00E428E8"/>
    <w:rsid w:val="00E429F4"/>
    <w:rsid w:val="00E4357F"/>
    <w:rsid w:val="00E4480E"/>
    <w:rsid w:val="00E4593A"/>
    <w:rsid w:val="00E46202"/>
    <w:rsid w:val="00E46A92"/>
    <w:rsid w:val="00E4776E"/>
    <w:rsid w:val="00E5059D"/>
    <w:rsid w:val="00E51452"/>
    <w:rsid w:val="00E51C9B"/>
    <w:rsid w:val="00E52836"/>
    <w:rsid w:val="00E52C69"/>
    <w:rsid w:val="00E52F96"/>
    <w:rsid w:val="00E560DC"/>
    <w:rsid w:val="00E6095F"/>
    <w:rsid w:val="00E60D06"/>
    <w:rsid w:val="00E6123F"/>
    <w:rsid w:val="00E61967"/>
    <w:rsid w:val="00E61D13"/>
    <w:rsid w:val="00E61D9D"/>
    <w:rsid w:val="00E61DB8"/>
    <w:rsid w:val="00E6256A"/>
    <w:rsid w:val="00E62A2D"/>
    <w:rsid w:val="00E62D06"/>
    <w:rsid w:val="00E63320"/>
    <w:rsid w:val="00E6513C"/>
    <w:rsid w:val="00E67A0F"/>
    <w:rsid w:val="00E7038C"/>
    <w:rsid w:val="00E709F3"/>
    <w:rsid w:val="00E71670"/>
    <w:rsid w:val="00E723DD"/>
    <w:rsid w:val="00E75A13"/>
    <w:rsid w:val="00E77221"/>
    <w:rsid w:val="00E82BB1"/>
    <w:rsid w:val="00E843DD"/>
    <w:rsid w:val="00E85671"/>
    <w:rsid w:val="00E85973"/>
    <w:rsid w:val="00E868FD"/>
    <w:rsid w:val="00E87457"/>
    <w:rsid w:val="00E90A1A"/>
    <w:rsid w:val="00E92027"/>
    <w:rsid w:val="00E9344B"/>
    <w:rsid w:val="00E97C0C"/>
    <w:rsid w:val="00EA056C"/>
    <w:rsid w:val="00EA07EF"/>
    <w:rsid w:val="00EA55F7"/>
    <w:rsid w:val="00EA5DC2"/>
    <w:rsid w:val="00EA7040"/>
    <w:rsid w:val="00EA707C"/>
    <w:rsid w:val="00EA7CE9"/>
    <w:rsid w:val="00EB1AF4"/>
    <w:rsid w:val="00EB2C34"/>
    <w:rsid w:val="00EB3042"/>
    <w:rsid w:val="00EB3F71"/>
    <w:rsid w:val="00EB6D45"/>
    <w:rsid w:val="00EB76B1"/>
    <w:rsid w:val="00EC25FB"/>
    <w:rsid w:val="00EC38CC"/>
    <w:rsid w:val="00EC7202"/>
    <w:rsid w:val="00EC7833"/>
    <w:rsid w:val="00ED0CF7"/>
    <w:rsid w:val="00ED0F09"/>
    <w:rsid w:val="00ED2E67"/>
    <w:rsid w:val="00ED3CF7"/>
    <w:rsid w:val="00ED46F9"/>
    <w:rsid w:val="00ED493F"/>
    <w:rsid w:val="00ED4FC5"/>
    <w:rsid w:val="00ED7171"/>
    <w:rsid w:val="00EE07DE"/>
    <w:rsid w:val="00EE4C6D"/>
    <w:rsid w:val="00EE7001"/>
    <w:rsid w:val="00EE7357"/>
    <w:rsid w:val="00EF0259"/>
    <w:rsid w:val="00EF278F"/>
    <w:rsid w:val="00EF4F50"/>
    <w:rsid w:val="00EF5CC9"/>
    <w:rsid w:val="00EF6562"/>
    <w:rsid w:val="00F0111D"/>
    <w:rsid w:val="00F02382"/>
    <w:rsid w:val="00F02814"/>
    <w:rsid w:val="00F0284A"/>
    <w:rsid w:val="00F05331"/>
    <w:rsid w:val="00F074CD"/>
    <w:rsid w:val="00F07AEB"/>
    <w:rsid w:val="00F10844"/>
    <w:rsid w:val="00F10AB0"/>
    <w:rsid w:val="00F12053"/>
    <w:rsid w:val="00F1252F"/>
    <w:rsid w:val="00F1363A"/>
    <w:rsid w:val="00F139BE"/>
    <w:rsid w:val="00F1416E"/>
    <w:rsid w:val="00F15407"/>
    <w:rsid w:val="00F15B62"/>
    <w:rsid w:val="00F1606C"/>
    <w:rsid w:val="00F16314"/>
    <w:rsid w:val="00F17F7C"/>
    <w:rsid w:val="00F21468"/>
    <w:rsid w:val="00F21BF3"/>
    <w:rsid w:val="00F24312"/>
    <w:rsid w:val="00F247AD"/>
    <w:rsid w:val="00F250EE"/>
    <w:rsid w:val="00F310CB"/>
    <w:rsid w:val="00F34B52"/>
    <w:rsid w:val="00F40427"/>
    <w:rsid w:val="00F40FBE"/>
    <w:rsid w:val="00F41C52"/>
    <w:rsid w:val="00F43361"/>
    <w:rsid w:val="00F43C79"/>
    <w:rsid w:val="00F440B8"/>
    <w:rsid w:val="00F44508"/>
    <w:rsid w:val="00F446BF"/>
    <w:rsid w:val="00F44E46"/>
    <w:rsid w:val="00F44EA5"/>
    <w:rsid w:val="00F47C8E"/>
    <w:rsid w:val="00F533EF"/>
    <w:rsid w:val="00F601EF"/>
    <w:rsid w:val="00F6050E"/>
    <w:rsid w:val="00F61A5F"/>
    <w:rsid w:val="00F63C10"/>
    <w:rsid w:val="00F66C1F"/>
    <w:rsid w:val="00F71B65"/>
    <w:rsid w:val="00F753F8"/>
    <w:rsid w:val="00F756A3"/>
    <w:rsid w:val="00F801D3"/>
    <w:rsid w:val="00F803F1"/>
    <w:rsid w:val="00F80F0D"/>
    <w:rsid w:val="00F81E44"/>
    <w:rsid w:val="00F83FE5"/>
    <w:rsid w:val="00F859FD"/>
    <w:rsid w:val="00F87250"/>
    <w:rsid w:val="00F87885"/>
    <w:rsid w:val="00F87D46"/>
    <w:rsid w:val="00F90303"/>
    <w:rsid w:val="00F9088C"/>
    <w:rsid w:val="00F91251"/>
    <w:rsid w:val="00F91E03"/>
    <w:rsid w:val="00F923BD"/>
    <w:rsid w:val="00F93252"/>
    <w:rsid w:val="00FA17CE"/>
    <w:rsid w:val="00FA1853"/>
    <w:rsid w:val="00FA351E"/>
    <w:rsid w:val="00FA381B"/>
    <w:rsid w:val="00FA398D"/>
    <w:rsid w:val="00FA4C90"/>
    <w:rsid w:val="00FA5538"/>
    <w:rsid w:val="00FA5932"/>
    <w:rsid w:val="00FB38BD"/>
    <w:rsid w:val="00FB5091"/>
    <w:rsid w:val="00FB5837"/>
    <w:rsid w:val="00FB5D03"/>
    <w:rsid w:val="00FB6EA9"/>
    <w:rsid w:val="00FB7942"/>
    <w:rsid w:val="00FC3A00"/>
    <w:rsid w:val="00FC4B76"/>
    <w:rsid w:val="00FC4C3C"/>
    <w:rsid w:val="00FC714F"/>
    <w:rsid w:val="00FD163C"/>
    <w:rsid w:val="00FD2B20"/>
    <w:rsid w:val="00FD352C"/>
    <w:rsid w:val="00FD778F"/>
    <w:rsid w:val="00FE04EF"/>
    <w:rsid w:val="00FE059F"/>
    <w:rsid w:val="00FE0890"/>
    <w:rsid w:val="00FE0CAA"/>
    <w:rsid w:val="00FE1134"/>
    <w:rsid w:val="00FE156C"/>
    <w:rsid w:val="00FE1ADE"/>
    <w:rsid w:val="00FE2AD2"/>
    <w:rsid w:val="00FE4A0C"/>
    <w:rsid w:val="00FE5058"/>
    <w:rsid w:val="00FE54B2"/>
    <w:rsid w:val="00FE7D97"/>
    <w:rsid w:val="00FF0C6B"/>
    <w:rsid w:val="00FF1DCA"/>
    <w:rsid w:val="00FF22F5"/>
    <w:rsid w:val="00FF36C5"/>
    <w:rsid w:val="00FF454E"/>
    <w:rsid w:val="00FF5773"/>
    <w:rsid w:val="00FF68A7"/>
    <w:rsid w:val="00FF68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70AE"/>
  <w15:docId w15:val="{9D8346A6-1568-4AC9-87E0-ED6BF1A6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62953"/>
    <w:rPr>
      <w:rFonts w:ascii="Arial" w:hAnsi="Arial"/>
      <w:sz w:val="24"/>
    </w:rPr>
  </w:style>
  <w:style w:type="paragraph" w:styleId="Ttulo1">
    <w:name w:val="heading 1"/>
    <w:basedOn w:val="Normal"/>
    <w:next w:val="Normal"/>
    <w:link w:val="Ttulo1Char"/>
    <w:autoRedefine/>
    <w:uiPriority w:val="9"/>
    <w:qFormat/>
    <w:rsid w:val="00A312F1"/>
    <w:pPr>
      <w:keepNext/>
      <w:keepLines/>
      <w:numPr>
        <w:numId w:val="4"/>
      </w:numPr>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183625"/>
    <w:pPr>
      <w:numPr>
        <w:ilvl w:val="1"/>
      </w:numPr>
      <w:ind w:left="170"/>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uiPriority w:val="34"/>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A312F1"/>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183625"/>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qFormat/>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A97A68"/>
    <w:pPr>
      <w:spacing w:line="240" w:lineRule="auto"/>
      <w:ind w:left="113" w:hanging="113"/>
      <w:jc w:val="left"/>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character" w:customStyle="1" w:styleId="MenoPendente1">
    <w:name w:val="Menção Pendente1"/>
    <w:basedOn w:val="Fontepargpadro"/>
    <w:uiPriority w:val="99"/>
    <w:semiHidden/>
    <w:unhideWhenUsed/>
    <w:rsid w:val="00C712D6"/>
    <w:rPr>
      <w:color w:val="605E5C"/>
      <w:shd w:val="clear" w:color="auto" w:fill="E1DFDD"/>
    </w:rPr>
  </w:style>
  <w:style w:type="character" w:customStyle="1" w:styleId="apple-converted-space">
    <w:name w:val="apple-converted-space"/>
    <w:basedOn w:val="Fontepargpadro"/>
    <w:rsid w:val="001C13F7"/>
  </w:style>
  <w:style w:type="table" w:styleId="SimplesTabela2">
    <w:name w:val="Plain Table 2"/>
    <w:basedOn w:val="Tabelanormal"/>
    <w:uiPriority w:val="42"/>
    <w:rsid w:val="00C27E3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E61D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s-1jxf684">
    <w:name w:val="css-1jxf684"/>
    <w:basedOn w:val="Fontepargpadro"/>
    <w:rsid w:val="004831FD"/>
  </w:style>
  <w:style w:type="character" w:customStyle="1" w:styleId="MenoPendente2">
    <w:name w:val="Menção Pendente2"/>
    <w:basedOn w:val="Fontepargpadro"/>
    <w:uiPriority w:val="99"/>
    <w:semiHidden/>
    <w:unhideWhenUsed/>
    <w:rsid w:val="00661914"/>
    <w:rPr>
      <w:color w:val="605E5C"/>
      <w:shd w:val="clear" w:color="auto" w:fill="E1DFDD"/>
    </w:rPr>
  </w:style>
  <w:style w:type="character" w:styleId="TextodoEspaoReservado">
    <w:name w:val="Placeholder Text"/>
    <w:basedOn w:val="Fontepargpadro"/>
    <w:uiPriority w:val="99"/>
    <w:semiHidden/>
    <w:rsid w:val="00DF2DFE"/>
    <w:rPr>
      <w:color w:val="666666"/>
    </w:rPr>
  </w:style>
  <w:style w:type="paragraph" w:styleId="Reviso">
    <w:name w:val="Revision"/>
    <w:hidden/>
    <w:uiPriority w:val="99"/>
    <w:semiHidden/>
    <w:rsid w:val="00792344"/>
    <w:pPr>
      <w:spacing w:line="240" w:lineRule="auto"/>
      <w:ind w:firstLine="0"/>
      <w:jc w:val="lef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5314">
      <w:bodyDiv w:val="1"/>
      <w:marLeft w:val="0"/>
      <w:marRight w:val="0"/>
      <w:marTop w:val="0"/>
      <w:marBottom w:val="0"/>
      <w:divBdr>
        <w:top w:val="none" w:sz="0" w:space="0" w:color="auto"/>
        <w:left w:val="none" w:sz="0" w:space="0" w:color="auto"/>
        <w:bottom w:val="none" w:sz="0" w:space="0" w:color="auto"/>
        <w:right w:val="none" w:sz="0" w:space="0" w:color="auto"/>
      </w:divBdr>
    </w:div>
    <w:div w:id="42559241">
      <w:bodyDiv w:val="1"/>
      <w:marLeft w:val="0"/>
      <w:marRight w:val="0"/>
      <w:marTop w:val="0"/>
      <w:marBottom w:val="0"/>
      <w:divBdr>
        <w:top w:val="none" w:sz="0" w:space="0" w:color="auto"/>
        <w:left w:val="none" w:sz="0" w:space="0" w:color="auto"/>
        <w:bottom w:val="none" w:sz="0" w:space="0" w:color="auto"/>
        <w:right w:val="none" w:sz="0" w:space="0" w:color="auto"/>
      </w:divBdr>
    </w:div>
    <w:div w:id="46421730">
      <w:bodyDiv w:val="1"/>
      <w:marLeft w:val="0"/>
      <w:marRight w:val="0"/>
      <w:marTop w:val="0"/>
      <w:marBottom w:val="0"/>
      <w:divBdr>
        <w:top w:val="none" w:sz="0" w:space="0" w:color="auto"/>
        <w:left w:val="none" w:sz="0" w:space="0" w:color="auto"/>
        <w:bottom w:val="none" w:sz="0" w:space="0" w:color="auto"/>
        <w:right w:val="none" w:sz="0" w:space="0" w:color="auto"/>
      </w:divBdr>
    </w:div>
    <w:div w:id="48695002">
      <w:bodyDiv w:val="1"/>
      <w:marLeft w:val="0"/>
      <w:marRight w:val="0"/>
      <w:marTop w:val="0"/>
      <w:marBottom w:val="0"/>
      <w:divBdr>
        <w:top w:val="none" w:sz="0" w:space="0" w:color="auto"/>
        <w:left w:val="none" w:sz="0" w:space="0" w:color="auto"/>
        <w:bottom w:val="none" w:sz="0" w:space="0" w:color="auto"/>
        <w:right w:val="none" w:sz="0" w:space="0" w:color="auto"/>
      </w:divBdr>
    </w:div>
    <w:div w:id="91367121">
      <w:bodyDiv w:val="1"/>
      <w:marLeft w:val="0"/>
      <w:marRight w:val="0"/>
      <w:marTop w:val="0"/>
      <w:marBottom w:val="0"/>
      <w:divBdr>
        <w:top w:val="none" w:sz="0" w:space="0" w:color="auto"/>
        <w:left w:val="none" w:sz="0" w:space="0" w:color="auto"/>
        <w:bottom w:val="none" w:sz="0" w:space="0" w:color="auto"/>
        <w:right w:val="none" w:sz="0" w:space="0" w:color="auto"/>
      </w:divBdr>
    </w:div>
    <w:div w:id="94643342">
      <w:bodyDiv w:val="1"/>
      <w:marLeft w:val="0"/>
      <w:marRight w:val="0"/>
      <w:marTop w:val="0"/>
      <w:marBottom w:val="0"/>
      <w:divBdr>
        <w:top w:val="none" w:sz="0" w:space="0" w:color="auto"/>
        <w:left w:val="none" w:sz="0" w:space="0" w:color="auto"/>
        <w:bottom w:val="none" w:sz="0" w:space="0" w:color="auto"/>
        <w:right w:val="none" w:sz="0" w:space="0" w:color="auto"/>
      </w:divBdr>
    </w:div>
    <w:div w:id="114952303">
      <w:bodyDiv w:val="1"/>
      <w:marLeft w:val="0"/>
      <w:marRight w:val="0"/>
      <w:marTop w:val="0"/>
      <w:marBottom w:val="0"/>
      <w:divBdr>
        <w:top w:val="none" w:sz="0" w:space="0" w:color="auto"/>
        <w:left w:val="none" w:sz="0" w:space="0" w:color="auto"/>
        <w:bottom w:val="none" w:sz="0" w:space="0" w:color="auto"/>
        <w:right w:val="none" w:sz="0" w:space="0" w:color="auto"/>
      </w:divBdr>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74537717">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129439319">
          <w:marLeft w:val="1267"/>
          <w:marRight w:val="0"/>
          <w:marTop w:val="86"/>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 w:id="2074228282">
          <w:marLeft w:val="547"/>
          <w:marRight w:val="0"/>
          <w:marTop w:val="0"/>
          <w:marBottom w:val="0"/>
          <w:divBdr>
            <w:top w:val="none" w:sz="0" w:space="0" w:color="auto"/>
            <w:left w:val="none" w:sz="0" w:space="0" w:color="auto"/>
            <w:bottom w:val="none" w:sz="0" w:space="0" w:color="auto"/>
            <w:right w:val="none" w:sz="0" w:space="0" w:color="auto"/>
          </w:divBdr>
        </w:div>
      </w:divsChild>
    </w:div>
    <w:div w:id="213781113">
      <w:bodyDiv w:val="1"/>
      <w:marLeft w:val="0"/>
      <w:marRight w:val="0"/>
      <w:marTop w:val="0"/>
      <w:marBottom w:val="0"/>
      <w:divBdr>
        <w:top w:val="none" w:sz="0" w:space="0" w:color="auto"/>
        <w:left w:val="none" w:sz="0" w:space="0" w:color="auto"/>
        <w:bottom w:val="none" w:sz="0" w:space="0" w:color="auto"/>
        <w:right w:val="none" w:sz="0" w:space="0" w:color="auto"/>
      </w:divBdr>
      <w:divsChild>
        <w:div w:id="208152956">
          <w:marLeft w:val="0"/>
          <w:marRight w:val="0"/>
          <w:marTop w:val="0"/>
          <w:marBottom w:val="0"/>
          <w:divBdr>
            <w:top w:val="single" w:sz="2" w:space="0" w:color="000000"/>
            <w:left w:val="single" w:sz="2" w:space="0" w:color="000000"/>
            <w:bottom w:val="single" w:sz="2" w:space="0" w:color="000000"/>
            <w:right w:val="single" w:sz="2" w:space="0" w:color="000000"/>
          </w:divBdr>
        </w:div>
        <w:div w:id="164083732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28031937">
      <w:bodyDiv w:val="1"/>
      <w:marLeft w:val="0"/>
      <w:marRight w:val="0"/>
      <w:marTop w:val="0"/>
      <w:marBottom w:val="0"/>
      <w:divBdr>
        <w:top w:val="none" w:sz="0" w:space="0" w:color="auto"/>
        <w:left w:val="none" w:sz="0" w:space="0" w:color="auto"/>
        <w:bottom w:val="none" w:sz="0" w:space="0" w:color="auto"/>
        <w:right w:val="none" w:sz="0" w:space="0" w:color="auto"/>
      </w:divBdr>
    </w:div>
    <w:div w:id="24596755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14336542">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38315724">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29260819">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577700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sChild>
    </w:div>
    <w:div w:id="422652026">
      <w:bodyDiv w:val="1"/>
      <w:marLeft w:val="0"/>
      <w:marRight w:val="0"/>
      <w:marTop w:val="0"/>
      <w:marBottom w:val="0"/>
      <w:divBdr>
        <w:top w:val="none" w:sz="0" w:space="0" w:color="auto"/>
        <w:left w:val="none" w:sz="0" w:space="0" w:color="auto"/>
        <w:bottom w:val="none" w:sz="0" w:space="0" w:color="auto"/>
        <w:right w:val="none" w:sz="0" w:space="0" w:color="auto"/>
      </w:divBdr>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0591119">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65052705">
      <w:bodyDiv w:val="1"/>
      <w:marLeft w:val="0"/>
      <w:marRight w:val="0"/>
      <w:marTop w:val="0"/>
      <w:marBottom w:val="0"/>
      <w:divBdr>
        <w:top w:val="none" w:sz="0" w:space="0" w:color="auto"/>
        <w:left w:val="none" w:sz="0" w:space="0" w:color="auto"/>
        <w:bottom w:val="none" w:sz="0" w:space="0" w:color="auto"/>
        <w:right w:val="none" w:sz="0" w:space="0" w:color="auto"/>
      </w:divBdr>
    </w:div>
    <w:div w:id="466554047">
      <w:bodyDiv w:val="1"/>
      <w:marLeft w:val="0"/>
      <w:marRight w:val="0"/>
      <w:marTop w:val="0"/>
      <w:marBottom w:val="0"/>
      <w:divBdr>
        <w:top w:val="none" w:sz="0" w:space="0" w:color="auto"/>
        <w:left w:val="none" w:sz="0" w:space="0" w:color="auto"/>
        <w:bottom w:val="none" w:sz="0" w:space="0" w:color="auto"/>
        <w:right w:val="none" w:sz="0" w:space="0" w:color="auto"/>
      </w:divBdr>
    </w:div>
    <w:div w:id="505748199">
      <w:bodyDiv w:val="1"/>
      <w:marLeft w:val="0"/>
      <w:marRight w:val="0"/>
      <w:marTop w:val="0"/>
      <w:marBottom w:val="0"/>
      <w:divBdr>
        <w:top w:val="none" w:sz="0" w:space="0" w:color="auto"/>
        <w:left w:val="none" w:sz="0" w:space="0" w:color="auto"/>
        <w:bottom w:val="none" w:sz="0" w:space="0" w:color="auto"/>
        <w:right w:val="none" w:sz="0" w:space="0" w:color="auto"/>
      </w:divBdr>
    </w:div>
    <w:div w:id="508375770">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20509262">
      <w:bodyDiv w:val="1"/>
      <w:marLeft w:val="0"/>
      <w:marRight w:val="0"/>
      <w:marTop w:val="0"/>
      <w:marBottom w:val="0"/>
      <w:divBdr>
        <w:top w:val="none" w:sz="0" w:space="0" w:color="auto"/>
        <w:left w:val="none" w:sz="0" w:space="0" w:color="auto"/>
        <w:bottom w:val="none" w:sz="0" w:space="0" w:color="auto"/>
        <w:right w:val="none" w:sz="0" w:space="0" w:color="auto"/>
      </w:divBdr>
    </w:div>
    <w:div w:id="528379654">
      <w:bodyDiv w:val="1"/>
      <w:marLeft w:val="0"/>
      <w:marRight w:val="0"/>
      <w:marTop w:val="0"/>
      <w:marBottom w:val="0"/>
      <w:divBdr>
        <w:top w:val="none" w:sz="0" w:space="0" w:color="auto"/>
        <w:left w:val="none" w:sz="0" w:space="0" w:color="auto"/>
        <w:bottom w:val="none" w:sz="0" w:space="0" w:color="auto"/>
        <w:right w:val="none" w:sz="0" w:space="0" w:color="auto"/>
      </w:divBdr>
    </w:div>
    <w:div w:id="541208686">
      <w:bodyDiv w:val="1"/>
      <w:marLeft w:val="0"/>
      <w:marRight w:val="0"/>
      <w:marTop w:val="0"/>
      <w:marBottom w:val="0"/>
      <w:divBdr>
        <w:top w:val="none" w:sz="0" w:space="0" w:color="auto"/>
        <w:left w:val="none" w:sz="0" w:space="0" w:color="auto"/>
        <w:bottom w:val="none" w:sz="0" w:space="0" w:color="auto"/>
        <w:right w:val="none" w:sz="0" w:space="0" w:color="auto"/>
      </w:divBdr>
    </w:div>
    <w:div w:id="549271937">
      <w:bodyDiv w:val="1"/>
      <w:marLeft w:val="0"/>
      <w:marRight w:val="0"/>
      <w:marTop w:val="0"/>
      <w:marBottom w:val="0"/>
      <w:divBdr>
        <w:top w:val="none" w:sz="0" w:space="0" w:color="auto"/>
        <w:left w:val="none" w:sz="0" w:space="0" w:color="auto"/>
        <w:bottom w:val="none" w:sz="0" w:space="0" w:color="auto"/>
        <w:right w:val="none" w:sz="0" w:space="0" w:color="auto"/>
      </w:divBdr>
    </w:div>
    <w:div w:id="555632160">
      <w:bodyDiv w:val="1"/>
      <w:marLeft w:val="0"/>
      <w:marRight w:val="0"/>
      <w:marTop w:val="0"/>
      <w:marBottom w:val="0"/>
      <w:divBdr>
        <w:top w:val="none" w:sz="0" w:space="0" w:color="auto"/>
        <w:left w:val="none" w:sz="0" w:space="0" w:color="auto"/>
        <w:bottom w:val="none" w:sz="0" w:space="0" w:color="auto"/>
        <w:right w:val="none" w:sz="0" w:space="0" w:color="auto"/>
      </w:divBdr>
    </w:div>
    <w:div w:id="579949853">
      <w:bodyDiv w:val="1"/>
      <w:marLeft w:val="0"/>
      <w:marRight w:val="0"/>
      <w:marTop w:val="0"/>
      <w:marBottom w:val="0"/>
      <w:divBdr>
        <w:top w:val="none" w:sz="0" w:space="0" w:color="auto"/>
        <w:left w:val="none" w:sz="0" w:space="0" w:color="auto"/>
        <w:bottom w:val="none" w:sz="0" w:space="0" w:color="auto"/>
        <w:right w:val="none" w:sz="0" w:space="0" w:color="auto"/>
      </w:divBdr>
    </w:div>
    <w:div w:id="591398648">
      <w:bodyDiv w:val="1"/>
      <w:marLeft w:val="0"/>
      <w:marRight w:val="0"/>
      <w:marTop w:val="0"/>
      <w:marBottom w:val="0"/>
      <w:divBdr>
        <w:top w:val="none" w:sz="0" w:space="0" w:color="auto"/>
        <w:left w:val="none" w:sz="0" w:space="0" w:color="auto"/>
        <w:bottom w:val="none" w:sz="0" w:space="0" w:color="auto"/>
        <w:right w:val="none" w:sz="0" w:space="0" w:color="auto"/>
      </w:divBdr>
    </w:div>
    <w:div w:id="634943167">
      <w:bodyDiv w:val="1"/>
      <w:marLeft w:val="0"/>
      <w:marRight w:val="0"/>
      <w:marTop w:val="0"/>
      <w:marBottom w:val="0"/>
      <w:divBdr>
        <w:top w:val="none" w:sz="0" w:space="0" w:color="auto"/>
        <w:left w:val="none" w:sz="0" w:space="0" w:color="auto"/>
        <w:bottom w:val="none" w:sz="0" w:space="0" w:color="auto"/>
        <w:right w:val="none" w:sz="0" w:space="0" w:color="auto"/>
      </w:divBdr>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5060429">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97796917">
      <w:bodyDiv w:val="1"/>
      <w:marLeft w:val="0"/>
      <w:marRight w:val="0"/>
      <w:marTop w:val="0"/>
      <w:marBottom w:val="0"/>
      <w:divBdr>
        <w:top w:val="none" w:sz="0" w:space="0" w:color="auto"/>
        <w:left w:val="none" w:sz="0" w:space="0" w:color="auto"/>
        <w:bottom w:val="none" w:sz="0" w:space="0" w:color="auto"/>
        <w:right w:val="none" w:sz="0" w:space="0" w:color="auto"/>
      </w:divBdr>
    </w:div>
    <w:div w:id="807285334">
      <w:bodyDiv w:val="1"/>
      <w:marLeft w:val="0"/>
      <w:marRight w:val="0"/>
      <w:marTop w:val="0"/>
      <w:marBottom w:val="0"/>
      <w:divBdr>
        <w:top w:val="none" w:sz="0" w:space="0" w:color="auto"/>
        <w:left w:val="none" w:sz="0" w:space="0" w:color="auto"/>
        <w:bottom w:val="none" w:sz="0" w:space="0" w:color="auto"/>
        <w:right w:val="none" w:sz="0" w:space="0" w:color="auto"/>
      </w:divBdr>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44831999">
      <w:bodyDiv w:val="1"/>
      <w:marLeft w:val="0"/>
      <w:marRight w:val="0"/>
      <w:marTop w:val="0"/>
      <w:marBottom w:val="0"/>
      <w:divBdr>
        <w:top w:val="none" w:sz="0" w:space="0" w:color="auto"/>
        <w:left w:val="none" w:sz="0" w:space="0" w:color="auto"/>
        <w:bottom w:val="none" w:sz="0" w:space="0" w:color="auto"/>
        <w:right w:val="none" w:sz="0" w:space="0" w:color="auto"/>
      </w:divBdr>
    </w:div>
    <w:div w:id="861088287">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41382328">
      <w:bodyDiv w:val="1"/>
      <w:marLeft w:val="0"/>
      <w:marRight w:val="0"/>
      <w:marTop w:val="0"/>
      <w:marBottom w:val="0"/>
      <w:divBdr>
        <w:top w:val="none" w:sz="0" w:space="0" w:color="auto"/>
        <w:left w:val="none" w:sz="0" w:space="0" w:color="auto"/>
        <w:bottom w:val="none" w:sz="0" w:space="0" w:color="auto"/>
        <w:right w:val="none" w:sz="0" w:space="0" w:color="auto"/>
      </w:divBdr>
    </w:div>
    <w:div w:id="951981081">
      <w:bodyDiv w:val="1"/>
      <w:marLeft w:val="0"/>
      <w:marRight w:val="0"/>
      <w:marTop w:val="0"/>
      <w:marBottom w:val="0"/>
      <w:divBdr>
        <w:top w:val="none" w:sz="0" w:space="0" w:color="auto"/>
        <w:left w:val="none" w:sz="0" w:space="0" w:color="auto"/>
        <w:bottom w:val="none" w:sz="0" w:space="0" w:color="auto"/>
        <w:right w:val="none" w:sz="0" w:space="0" w:color="auto"/>
      </w:divBdr>
    </w:div>
    <w:div w:id="953366735">
      <w:bodyDiv w:val="1"/>
      <w:marLeft w:val="0"/>
      <w:marRight w:val="0"/>
      <w:marTop w:val="0"/>
      <w:marBottom w:val="0"/>
      <w:divBdr>
        <w:top w:val="none" w:sz="0" w:space="0" w:color="auto"/>
        <w:left w:val="none" w:sz="0" w:space="0" w:color="auto"/>
        <w:bottom w:val="none" w:sz="0" w:space="0" w:color="auto"/>
        <w:right w:val="none" w:sz="0" w:space="0" w:color="auto"/>
      </w:divBdr>
    </w:div>
    <w:div w:id="953555588">
      <w:bodyDiv w:val="1"/>
      <w:marLeft w:val="0"/>
      <w:marRight w:val="0"/>
      <w:marTop w:val="0"/>
      <w:marBottom w:val="0"/>
      <w:divBdr>
        <w:top w:val="none" w:sz="0" w:space="0" w:color="auto"/>
        <w:left w:val="none" w:sz="0" w:space="0" w:color="auto"/>
        <w:bottom w:val="none" w:sz="0" w:space="0" w:color="auto"/>
        <w:right w:val="none" w:sz="0" w:space="0" w:color="auto"/>
      </w:divBdr>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17542607">
      <w:bodyDiv w:val="1"/>
      <w:marLeft w:val="0"/>
      <w:marRight w:val="0"/>
      <w:marTop w:val="0"/>
      <w:marBottom w:val="0"/>
      <w:divBdr>
        <w:top w:val="none" w:sz="0" w:space="0" w:color="auto"/>
        <w:left w:val="none" w:sz="0" w:space="0" w:color="auto"/>
        <w:bottom w:val="none" w:sz="0" w:space="0" w:color="auto"/>
        <w:right w:val="none" w:sz="0" w:space="0" w:color="auto"/>
      </w:divBdr>
    </w:div>
    <w:div w:id="1047099051">
      <w:bodyDiv w:val="1"/>
      <w:marLeft w:val="0"/>
      <w:marRight w:val="0"/>
      <w:marTop w:val="0"/>
      <w:marBottom w:val="0"/>
      <w:divBdr>
        <w:top w:val="none" w:sz="0" w:space="0" w:color="auto"/>
        <w:left w:val="none" w:sz="0" w:space="0" w:color="auto"/>
        <w:bottom w:val="none" w:sz="0" w:space="0" w:color="auto"/>
        <w:right w:val="none" w:sz="0" w:space="0" w:color="auto"/>
      </w:divBdr>
    </w:div>
    <w:div w:id="1132864872">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228227921">
      <w:bodyDiv w:val="1"/>
      <w:marLeft w:val="0"/>
      <w:marRight w:val="0"/>
      <w:marTop w:val="0"/>
      <w:marBottom w:val="0"/>
      <w:divBdr>
        <w:top w:val="none" w:sz="0" w:space="0" w:color="auto"/>
        <w:left w:val="none" w:sz="0" w:space="0" w:color="auto"/>
        <w:bottom w:val="none" w:sz="0" w:space="0" w:color="auto"/>
        <w:right w:val="none" w:sz="0" w:space="0" w:color="auto"/>
      </w:divBdr>
    </w:div>
    <w:div w:id="1231114616">
      <w:bodyDiv w:val="1"/>
      <w:marLeft w:val="0"/>
      <w:marRight w:val="0"/>
      <w:marTop w:val="0"/>
      <w:marBottom w:val="0"/>
      <w:divBdr>
        <w:top w:val="none" w:sz="0" w:space="0" w:color="auto"/>
        <w:left w:val="none" w:sz="0" w:space="0" w:color="auto"/>
        <w:bottom w:val="none" w:sz="0" w:space="0" w:color="auto"/>
        <w:right w:val="none" w:sz="0" w:space="0" w:color="auto"/>
      </w:divBdr>
    </w:div>
    <w:div w:id="1314985626">
      <w:bodyDiv w:val="1"/>
      <w:marLeft w:val="0"/>
      <w:marRight w:val="0"/>
      <w:marTop w:val="0"/>
      <w:marBottom w:val="0"/>
      <w:divBdr>
        <w:top w:val="none" w:sz="0" w:space="0" w:color="auto"/>
        <w:left w:val="none" w:sz="0" w:space="0" w:color="auto"/>
        <w:bottom w:val="none" w:sz="0" w:space="0" w:color="auto"/>
        <w:right w:val="none" w:sz="0" w:space="0" w:color="auto"/>
      </w:divBdr>
      <w:divsChild>
        <w:div w:id="232084367">
          <w:marLeft w:val="0"/>
          <w:marRight w:val="0"/>
          <w:marTop w:val="312"/>
          <w:marBottom w:val="144"/>
          <w:divBdr>
            <w:top w:val="single" w:sz="2" w:space="0" w:color="000000"/>
            <w:left w:val="single" w:sz="2" w:space="0" w:color="000000"/>
            <w:bottom w:val="single" w:sz="2" w:space="0" w:color="000000"/>
            <w:right w:val="single" w:sz="2" w:space="0" w:color="000000"/>
          </w:divBdr>
        </w:div>
        <w:div w:id="626468592">
          <w:marLeft w:val="0"/>
          <w:marRight w:val="0"/>
          <w:marTop w:val="0"/>
          <w:marBottom w:val="0"/>
          <w:divBdr>
            <w:top w:val="single" w:sz="2" w:space="0" w:color="000000"/>
            <w:left w:val="single" w:sz="2" w:space="0" w:color="000000"/>
            <w:bottom w:val="single" w:sz="2" w:space="12" w:color="000000"/>
            <w:right w:val="single" w:sz="2" w:space="0" w:color="000000"/>
          </w:divBdr>
          <w:divsChild>
            <w:div w:id="131101552">
              <w:marLeft w:val="0"/>
              <w:marRight w:val="0"/>
              <w:marTop w:val="0"/>
              <w:marBottom w:val="0"/>
              <w:divBdr>
                <w:top w:val="single" w:sz="2" w:space="6" w:color="000000"/>
                <w:left w:val="single" w:sz="2" w:space="9" w:color="000000"/>
                <w:bottom w:val="single" w:sz="2" w:space="6" w:color="000000"/>
                <w:right w:val="single" w:sz="2" w:space="9" w:color="000000"/>
              </w:divBdr>
              <w:divsChild>
                <w:div w:id="386718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106704">
              <w:marLeft w:val="0"/>
              <w:marRight w:val="0"/>
              <w:marTop w:val="0"/>
              <w:marBottom w:val="0"/>
              <w:divBdr>
                <w:top w:val="single" w:sz="2" w:space="6" w:color="000000"/>
                <w:left w:val="single" w:sz="2" w:space="9" w:color="000000"/>
                <w:bottom w:val="single" w:sz="2" w:space="6" w:color="000000"/>
                <w:right w:val="single" w:sz="2" w:space="9" w:color="000000"/>
              </w:divBdr>
              <w:divsChild>
                <w:div w:id="12963776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1842124">
              <w:marLeft w:val="0"/>
              <w:marRight w:val="0"/>
              <w:marTop w:val="0"/>
              <w:marBottom w:val="0"/>
              <w:divBdr>
                <w:top w:val="single" w:sz="2" w:space="6" w:color="000000"/>
                <w:left w:val="single" w:sz="2" w:space="9" w:color="000000"/>
                <w:bottom w:val="single" w:sz="2" w:space="6" w:color="000000"/>
                <w:right w:val="single" w:sz="2" w:space="9" w:color="000000"/>
              </w:divBdr>
              <w:divsChild>
                <w:div w:id="98524099">
                  <w:marLeft w:val="0"/>
                  <w:marRight w:val="0"/>
                  <w:marTop w:val="0"/>
                  <w:marBottom w:val="0"/>
                  <w:divBdr>
                    <w:top w:val="single" w:sz="2" w:space="0" w:color="000000"/>
                    <w:left w:val="single" w:sz="2" w:space="0" w:color="000000"/>
                    <w:bottom w:val="single" w:sz="2" w:space="0" w:color="000000"/>
                    <w:right w:val="single" w:sz="2" w:space="0" w:color="000000"/>
                  </w:divBdr>
                </w:div>
                <w:div w:id="960843138">
                  <w:marLeft w:val="0"/>
                  <w:marRight w:val="0"/>
                  <w:marTop w:val="0"/>
                  <w:marBottom w:val="0"/>
                  <w:divBdr>
                    <w:top w:val="single" w:sz="2" w:space="0" w:color="000000"/>
                    <w:left w:val="single" w:sz="2" w:space="0" w:color="000000"/>
                    <w:bottom w:val="single" w:sz="2" w:space="0" w:color="000000"/>
                    <w:right w:val="single" w:sz="2" w:space="0" w:color="000000"/>
                  </w:divBdr>
                </w:div>
                <w:div w:id="21119704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7664092">
              <w:marLeft w:val="0"/>
              <w:marRight w:val="0"/>
              <w:marTop w:val="0"/>
              <w:marBottom w:val="0"/>
              <w:divBdr>
                <w:top w:val="single" w:sz="2" w:space="6" w:color="000000"/>
                <w:left w:val="single" w:sz="2" w:space="9" w:color="000000"/>
                <w:bottom w:val="single" w:sz="2" w:space="6" w:color="000000"/>
                <w:right w:val="single" w:sz="2" w:space="9" w:color="000000"/>
              </w:divBdr>
              <w:divsChild>
                <w:div w:id="10907361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7188824">
              <w:marLeft w:val="0"/>
              <w:marRight w:val="0"/>
              <w:marTop w:val="0"/>
              <w:marBottom w:val="0"/>
              <w:divBdr>
                <w:top w:val="single" w:sz="2" w:space="6" w:color="000000"/>
                <w:left w:val="single" w:sz="2" w:space="9" w:color="000000"/>
                <w:bottom w:val="single" w:sz="2" w:space="6" w:color="000000"/>
                <w:right w:val="single" w:sz="2" w:space="9" w:color="000000"/>
              </w:divBdr>
              <w:divsChild>
                <w:div w:id="669066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6775981">
              <w:marLeft w:val="0"/>
              <w:marRight w:val="0"/>
              <w:marTop w:val="0"/>
              <w:marBottom w:val="0"/>
              <w:divBdr>
                <w:top w:val="single" w:sz="2" w:space="6" w:color="000000"/>
                <w:left w:val="single" w:sz="2" w:space="9" w:color="000000"/>
                <w:bottom w:val="single" w:sz="2" w:space="6" w:color="000000"/>
                <w:right w:val="single" w:sz="2" w:space="9" w:color="000000"/>
              </w:divBdr>
              <w:divsChild>
                <w:div w:id="6270519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7566586">
              <w:marLeft w:val="0"/>
              <w:marRight w:val="0"/>
              <w:marTop w:val="0"/>
              <w:marBottom w:val="0"/>
              <w:divBdr>
                <w:top w:val="single" w:sz="2" w:space="6" w:color="000000"/>
                <w:left w:val="single" w:sz="2" w:space="9" w:color="000000"/>
                <w:bottom w:val="single" w:sz="2" w:space="6" w:color="000000"/>
                <w:right w:val="single" w:sz="2" w:space="9" w:color="000000"/>
              </w:divBdr>
              <w:divsChild>
                <w:div w:id="17607599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6965099">
              <w:marLeft w:val="0"/>
              <w:marRight w:val="0"/>
              <w:marTop w:val="0"/>
              <w:marBottom w:val="0"/>
              <w:divBdr>
                <w:top w:val="single" w:sz="2" w:space="6" w:color="000000"/>
                <w:left w:val="single" w:sz="2" w:space="9" w:color="000000"/>
                <w:bottom w:val="single" w:sz="2" w:space="6" w:color="000000"/>
                <w:right w:val="single" w:sz="2" w:space="9" w:color="000000"/>
              </w:divBdr>
              <w:divsChild>
                <w:div w:id="1237713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9746220">
              <w:marLeft w:val="0"/>
              <w:marRight w:val="0"/>
              <w:marTop w:val="0"/>
              <w:marBottom w:val="0"/>
              <w:divBdr>
                <w:top w:val="single" w:sz="2" w:space="6" w:color="000000"/>
                <w:left w:val="single" w:sz="2" w:space="9" w:color="000000"/>
                <w:bottom w:val="single" w:sz="2" w:space="6" w:color="000000"/>
                <w:right w:val="single" w:sz="2" w:space="9" w:color="000000"/>
              </w:divBdr>
              <w:divsChild>
                <w:div w:id="890073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4029646">
              <w:marLeft w:val="0"/>
              <w:marRight w:val="0"/>
              <w:marTop w:val="0"/>
              <w:marBottom w:val="0"/>
              <w:divBdr>
                <w:top w:val="single" w:sz="2" w:space="6" w:color="000000"/>
                <w:left w:val="single" w:sz="2" w:space="9" w:color="000000"/>
                <w:bottom w:val="single" w:sz="2" w:space="6" w:color="000000"/>
                <w:right w:val="single" w:sz="2" w:space="9" w:color="000000"/>
              </w:divBdr>
              <w:divsChild>
                <w:div w:id="12530034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3269234">
              <w:marLeft w:val="0"/>
              <w:marRight w:val="0"/>
              <w:marTop w:val="0"/>
              <w:marBottom w:val="0"/>
              <w:divBdr>
                <w:top w:val="single" w:sz="2" w:space="6" w:color="000000"/>
                <w:left w:val="single" w:sz="2" w:space="9" w:color="000000"/>
                <w:bottom w:val="single" w:sz="2" w:space="6" w:color="000000"/>
                <w:right w:val="single" w:sz="2" w:space="9" w:color="000000"/>
              </w:divBdr>
              <w:divsChild>
                <w:div w:id="872618624">
                  <w:marLeft w:val="0"/>
                  <w:marRight w:val="0"/>
                  <w:marTop w:val="0"/>
                  <w:marBottom w:val="0"/>
                  <w:divBdr>
                    <w:top w:val="single" w:sz="2" w:space="0" w:color="000000"/>
                    <w:left w:val="single" w:sz="2" w:space="0" w:color="000000"/>
                    <w:bottom w:val="single" w:sz="2" w:space="0" w:color="000000"/>
                    <w:right w:val="single" w:sz="2" w:space="0" w:color="000000"/>
                  </w:divBdr>
                </w:div>
                <w:div w:id="11014929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6879942">
              <w:marLeft w:val="0"/>
              <w:marRight w:val="0"/>
              <w:marTop w:val="0"/>
              <w:marBottom w:val="0"/>
              <w:divBdr>
                <w:top w:val="single" w:sz="2" w:space="6" w:color="000000"/>
                <w:left w:val="single" w:sz="2" w:space="9" w:color="000000"/>
                <w:bottom w:val="single" w:sz="2" w:space="6" w:color="000000"/>
                <w:right w:val="single" w:sz="2" w:space="9" w:color="000000"/>
              </w:divBdr>
              <w:divsChild>
                <w:div w:id="1021861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3156319">
              <w:marLeft w:val="0"/>
              <w:marRight w:val="0"/>
              <w:marTop w:val="0"/>
              <w:marBottom w:val="0"/>
              <w:divBdr>
                <w:top w:val="single" w:sz="2" w:space="6" w:color="000000"/>
                <w:left w:val="single" w:sz="2" w:space="9" w:color="000000"/>
                <w:bottom w:val="single" w:sz="2" w:space="6" w:color="000000"/>
                <w:right w:val="single" w:sz="2" w:space="9" w:color="000000"/>
              </w:divBdr>
              <w:divsChild>
                <w:div w:id="1039017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1505247">
              <w:marLeft w:val="0"/>
              <w:marRight w:val="0"/>
              <w:marTop w:val="0"/>
              <w:marBottom w:val="0"/>
              <w:divBdr>
                <w:top w:val="single" w:sz="2" w:space="6" w:color="000000"/>
                <w:left w:val="single" w:sz="2" w:space="9" w:color="000000"/>
                <w:bottom w:val="single" w:sz="2" w:space="6" w:color="000000"/>
                <w:right w:val="single" w:sz="2" w:space="9" w:color="000000"/>
              </w:divBdr>
              <w:divsChild>
                <w:div w:id="643777242">
                  <w:marLeft w:val="0"/>
                  <w:marRight w:val="0"/>
                  <w:marTop w:val="0"/>
                  <w:marBottom w:val="0"/>
                  <w:divBdr>
                    <w:top w:val="single" w:sz="2" w:space="0" w:color="000000"/>
                    <w:left w:val="single" w:sz="2" w:space="0" w:color="000000"/>
                    <w:bottom w:val="single" w:sz="2" w:space="0" w:color="000000"/>
                    <w:right w:val="single" w:sz="2" w:space="0" w:color="000000"/>
                  </w:divBdr>
                </w:div>
                <w:div w:id="19745569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3807671">
              <w:marLeft w:val="0"/>
              <w:marRight w:val="0"/>
              <w:marTop w:val="0"/>
              <w:marBottom w:val="0"/>
              <w:divBdr>
                <w:top w:val="single" w:sz="2" w:space="6" w:color="000000"/>
                <w:left w:val="single" w:sz="2" w:space="9" w:color="000000"/>
                <w:bottom w:val="single" w:sz="2" w:space="6" w:color="000000"/>
                <w:right w:val="single" w:sz="2" w:space="9" w:color="000000"/>
              </w:divBdr>
              <w:divsChild>
                <w:div w:id="316617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8175404">
              <w:marLeft w:val="0"/>
              <w:marRight w:val="0"/>
              <w:marTop w:val="0"/>
              <w:marBottom w:val="0"/>
              <w:divBdr>
                <w:top w:val="single" w:sz="2" w:space="6" w:color="000000"/>
                <w:left w:val="single" w:sz="2" w:space="9" w:color="000000"/>
                <w:bottom w:val="single" w:sz="2" w:space="6" w:color="000000"/>
                <w:right w:val="single" w:sz="2" w:space="9" w:color="000000"/>
              </w:divBdr>
              <w:divsChild>
                <w:div w:id="682321712">
                  <w:marLeft w:val="0"/>
                  <w:marRight w:val="0"/>
                  <w:marTop w:val="0"/>
                  <w:marBottom w:val="0"/>
                  <w:divBdr>
                    <w:top w:val="single" w:sz="2" w:space="0" w:color="000000"/>
                    <w:left w:val="single" w:sz="2" w:space="0" w:color="000000"/>
                    <w:bottom w:val="single" w:sz="2" w:space="0" w:color="000000"/>
                    <w:right w:val="single" w:sz="2" w:space="0" w:color="000000"/>
                  </w:divBdr>
                </w:div>
                <w:div w:id="779185945">
                  <w:marLeft w:val="0"/>
                  <w:marRight w:val="0"/>
                  <w:marTop w:val="0"/>
                  <w:marBottom w:val="0"/>
                  <w:divBdr>
                    <w:top w:val="single" w:sz="2" w:space="0" w:color="000000"/>
                    <w:left w:val="single" w:sz="2" w:space="0" w:color="000000"/>
                    <w:bottom w:val="single" w:sz="2" w:space="0" w:color="000000"/>
                    <w:right w:val="single" w:sz="2" w:space="0" w:color="000000"/>
                  </w:divBdr>
                </w:div>
                <w:div w:id="1309633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6766045">
              <w:marLeft w:val="0"/>
              <w:marRight w:val="0"/>
              <w:marTop w:val="0"/>
              <w:marBottom w:val="0"/>
              <w:divBdr>
                <w:top w:val="single" w:sz="2" w:space="6" w:color="000000"/>
                <w:left w:val="single" w:sz="2" w:space="9" w:color="000000"/>
                <w:bottom w:val="single" w:sz="2" w:space="6" w:color="000000"/>
                <w:right w:val="single" w:sz="2" w:space="9" w:color="000000"/>
              </w:divBdr>
              <w:divsChild>
                <w:div w:id="643852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7870564">
              <w:marLeft w:val="0"/>
              <w:marRight w:val="0"/>
              <w:marTop w:val="0"/>
              <w:marBottom w:val="0"/>
              <w:divBdr>
                <w:top w:val="single" w:sz="2" w:space="6" w:color="000000"/>
                <w:left w:val="single" w:sz="2" w:space="9" w:color="000000"/>
                <w:bottom w:val="single" w:sz="2" w:space="6" w:color="000000"/>
                <w:right w:val="single" w:sz="2" w:space="9" w:color="000000"/>
              </w:divBdr>
              <w:divsChild>
                <w:div w:id="779427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6199732">
              <w:marLeft w:val="0"/>
              <w:marRight w:val="0"/>
              <w:marTop w:val="0"/>
              <w:marBottom w:val="0"/>
              <w:divBdr>
                <w:top w:val="single" w:sz="2" w:space="6" w:color="000000"/>
                <w:left w:val="single" w:sz="2" w:space="9" w:color="000000"/>
                <w:bottom w:val="single" w:sz="2" w:space="6" w:color="000000"/>
                <w:right w:val="single" w:sz="2" w:space="9" w:color="000000"/>
              </w:divBdr>
              <w:divsChild>
                <w:div w:id="6345262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2244720">
              <w:marLeft w:val="0"/>
              <w:marRight w:val="0"/>
              <w:marTop w:val="0"/>
              <w:marBottom w:val="0"/>
              <w:divBdr>
                <w:top w:val="single" w:sz="2" w:space="6" w:color="000000"/>
                <w:left w:val="single" w:sz="2" w:space="9" w:color="000000"/>
                <w:bottom w:val="single" w:sz="2" w:space="6" w:color="000000"/>
                <w:right w:val="single" w:sz="2" w:space="9" w:color="000000"/>
              </w:divBdr>
              <w:divsChild>
                <w:div w:id="812912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9471024">
              <w:marLeft w:val="0"/>
              <w:marRight w:val="0"/>
              <w:marTop w:val="0"/>
              <w:marBottom w:val="0"/>
              <w:divBdr>
                <w:top w:val="single" w:sz="2" w:space="6" w:color="000000"/>
                <w:left w:val="single" w:sz="2" w:space="9" w:color="000000"/>
                <w:bottom w:val="single" w:sz="2" w:space="6" w:color="000000"/>
                <w:right w:val="single" w:sz="2" w:space="9" w:color="000000"/>
              </w:divBdr>
              <w:divsChild>
                <w:div w:id="847216084">
                  <w:marLeft w:val="0"/>
                  <w:marRight w:val="0"/>
                  <w:marTop w:val="0"/>
                  <w:marBottom w:val="0"/>
                  <w:divBdr>
                    <w:top w:val="single" w:sz="2" w:space="0" w:color="000000"/>
                    <w:left w:val="single" w:sz="2" w:space="0" w:color="000000"/>
                    <w:bottom w:val="single" w:sz="2" w:space="0" w:color="000000"/>
                    <w:right w:val="single" w:sz="2" w:space="0" w:color="000000"/>
                  </w:divBdr>
                </w:div>
                <w:div w:id="1327132946">
                  <w:marLeft w:val="0"/>
                  <w:marRight w:val="0"/>
                  <w:marTop w:val="0"/>
                  <w:marBottom w:val="0"/>
                  <w:divBdr>
                    <w:top w:val="single" w:sz="2" w:space="0" w:color="000000"/>
                    <w:left w:val="single" w:sz="2" w:space="0" w:color="000000"/>
                    <w:bottom w:val="single" w:sz="2" w:space="0" w:color="000000"/>
                    <w:right w:val="single" w:sz="2" w:space="0" w:color="000000"/>
                  </w:divBdr>
                </w:div>
                <w:div w:id="1763798835">
                  <w:marLeft w:val="0"/>
                  <w:marRight w:val="0"/>
                  <w:marTop w:val="0"/>
                  <w:marBottom w:val="0"/>
                  <w:divBdr>
                    <w:top w:val="single" w:sz="2" w:space="0" w:color="000000"/>
                    <w:left w:val="single" w:sz="2" w:space="0" w:color="000000"/>
                    <w:bottom w:val="single" w:sz="2" w:space="0" w:color="000000"/>
                    <w:right w:val="single" w:sz="2" w:space="0" w:color="000000"/>
                  </w:divBdr>
                </w:div>
                <w:div w:id="18322131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1299465">
              <w:marLeft w:val="0"/>
              <w:marRight w:val="0"/>
              <w:marTop w:val="0"/>
              <w:marBottom w:val="0"/>
              <w:divBdr>
                <w:top w:val="single" w:sz="2" w:space="6" w:color="000000"/>
                <w:left w:val="single" w:sz="2" w:space="9" w:color="000000"/>
                <w:bottom w:val="single" w:sz="2" w:space="6" w:color="000000"/>
                <w:right w:val="single" w:sz="2" w:space="9" w:color="000000"/>
              </w:divBdr>
              <w:divsChild>
                <w:div w:id="459887734">
                  <w:marLeft w:val="0"/>
                  <w:marRight w:val="0"/>
                  <w:marTop w:val="0"/>
                  <w:marBottom w:val="0"/>
                  <w:divBdr>
                    <w:top w:val="single" w:sz="2" w:space="0" w:color="000000"/>
                    <w:left w:val="single" w:sz="2" w:space="0" w:color="000000"/>
                    <w:bottom w:val="single" w:sz="2" w:space="0" w:color="000000"/>
                    <w:right w:val="single" w:sz="2" w:space="0" w:color="000000"/>
                  </w:divBdr>
                </w:div>
                <w:div w:id="2013793170">
                  <w:marLeft w:val="0"/>
                  <w:marRight w:val="0"/>
                  <w:marTop w:val="0"/>
                  <w:marBottom w:val="0"/>
                  <w:divBdr>
                    <w:top w:val="single" w:sz="2" w:space="0" w:color="000000"/>
                    <w:left w:val="single" w:sz="2" w:space="0" w:color="000000"/>
                    <w:bottom w:val="single" w:sz="2" w:space="0" w:color="000000"/>
                    <w:right w:val="single" w:sz="2" w:space="0" w:color="000000"/>
                  </w:divBdr>
                </w:div>
                <w:div w:id="2067675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1349172">
              <w:marLeft w:val="0"/>
              <w:marRight w:val="0"/>
              <w:marTop w:val="0"/>
              <w:marBottom w:val="0"/>
              <w:divBdr>
                <w:top w:val="single" w:sz="2" w:space="6" w:color="000000"/>
                <w:left w:val="single" w:sz="2" w:space="9" w:color="000000"/>
                <w:bottom w:val="single" w:sz="2" w:space="6" w:color="000000"/>
                <w:right w:val="single" w:sz="2" w:space="9" w:color="000000"/>
              </w:divBdr>
              <w:divsChild>
                <w:div w:id="1109163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0698691">
              <w:marLeft w:val="0"/>
              <w:marRight w:val="0"/>
              <w:marTop w:val="0"/>
              <w:marBottom w:val="0"/>
              <w:divBdr>
                <w:top w:val="single" w:sz="2" w:space="6" w:color="000000"/>
                <w:left w:val="single" w:sz="2" w:space="9" w:color="000000"/>
                <w:bottom w:val="single" w:sz="2" w:space="6" w:color="000000"/>
                <w:right w:val="single" w:sz="2" w:space="9" w:color="000000"/>
              </w:divBdr>
              <w:divsChild>
                <w:div w:id="4438171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8886129">
              <w:marLeft w:val="0"/>
              <w:marRight w:val="0"/>
              <w:marTop w:val="0"/>
              <w:marBottom w:val="0"/>
              <w:divBdr>
                <w:top w:val="single" w:sz="2" w:space="6" w:color="000000"/>
                <w:left w:val="single" w:sz="2" w:space="9" w:color="000000"/>
                <w:bottom w:val="single" w:sz="2" w:space="6" w:color="000000"/>
                <w:right w:val="single" w:sz="2" w:space="9" w:color="000000"/>
              </w:divBdr>
              <w:divsChild>
                <w:div w:id="219486062">
                  <w:marLeft w:val="0"/>
                  <w:marRight w:val="0"/>
                  <w:marTop w:val="0"/>
                  <w:marBottom w:val="0"/>
                  <w:divBdr>
                    <w:top w:val="single" w:sz="2" w:space="0" w:color="000000"/>
                    <w:left w:val="single" w:sz="2" w:space="0" w:color="000000"/>
                    <w:bottom w:val="single" w:sz="2" w:space="0" w:color="000000"/>
                    <w:right w:val="single" w:sz="2" w:space="0" w:color="000000"/>
                  </w:divBdr>
                </w:div>
                <w:div w:id="1390421191">
                  <w:marLeft w:val="0"/>
                  <w:marRight w:val="0"/>
                  <w:marTop w:val="0"/>
                  <w:marBottom w:val="0"/>
                  <w:divBdr>
                    <w:top w:val="single" w:sz="2" w:space="0" w:color="000000"/>
                    <w:left w:val="single" w:sz="2" w:space="0" w:color="000000"/>
                    <w:bottom w:val="single" w:sz="2" w:space="0" w:color="000000"/>
                    <w:right w:val="single" w:sz="2" w:space="0" w:color="000000"/>
                  </w:divBdr>
                </w:div>
                <w:div w:id="16454310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20960072">
      <w:bodyDiv w:val="1"/>
      <w:marLeft w:val="0"/>
      <w:marRight w:val="0"/>
      <w:marTop w:val="0"/>
      <w:marBottom w:val="0"/>
      <w:divBdr>
        <w:top w:val="none" w:sz="0" w:space="0" w:color="auto"/>
        <w:left w:val="none" w:sz="0" w:space="0" w:color="auto"/>
        <w:bottom w:val="none" w:sz="0" w:space="0" w:color="auto"/>
        <w:right w:val="none" w:sz="0" w:space="0" w:color="auto"/>
      </w:divBdr>
    </w:div>
    <w:div w:id="1336422246">
      <w:bodyDiv w:val="1"/>
      <w:marLeft w:val="0"/>
      <w:marRight w:val="0"/>
      <w:marTop w:val="0"/>
      <w:marBottom w:val="0"/>
      <w:divBdr>
        <w:top w:val="none" w:sz="0" w:space="0" w:color="auto"/>
        <w:left w:val="none" w:sz="0" w:space="0" w:color="auto"/>
        <w:bottom w:val="none" w:sz="0" w:space="0" w:color="auto"/>
        <w:right w:val="none" w:sz="0" w:space="0" w:color="auto"/>
      </w:divBdr>
    </w:div>
    <w:div w:id="1341423397">
      <w:bodyDiv w:val="1"/>
      <w:marLeft w:val="0"/>
      <w:marRight w:val="0"/>
      <w:marTop w:val="0"/>
      <w:marBottom w:val="0"/>
      <w:divBdr>
        <w:top w:val="none" w:sz="0" w:space="0" w:color="auto"/>
        <w:left w:val="none" w:sz="0" w:space="0" w:color="auto"/>
        <w:bottom w:val="none" w:sz="0" w:space="0" w:color="auto"/>
        <w:right w:val="none" w:sz="0" w:space="0" w:color="auto"/>
      </w:divBdr>
    </w:div>
    <w:div w:id="1343359399">
      <w:bodyDiv w:val="1"/>
      <w:marLeft w:val="0"/>
      <w:marRight w:val="0"/>
      <w:marTop w:val="0"/>
      <w:marBottom w:val="0"/>
      <w:divBdr>
        <w:top w:val="none" w:sz="0" w:space="0" w:color="auto"/>
        <w:left w:val="none" w:sz="0" w:space="0" w:color="auto"/>
        <w:bottom w:val="none" w:sz="0" w:space="0" w:color="auto"/>
        <w:right w:val="none" w:sz="0" w:space="0" w:color="auto"/>
      </w:divBdr>
    </w:div>
    <w:div w:id="1351250420">
      <w:bodyDiv w:val="1"/>
      <w:marLeft w:val="0"/>
      <w:marRight w:val="0"/>
      <w:marTop w:val="0"/>
      <w:marBottom w:val="0"/>
      <w:divBdr>
        <w:top w:val="none" w:sz="0" w:space="0" w:color="auto"/>
        <w:left w:val="none" w:sz="0" w:space="0" w:color="auto"/>
        <w:bottom w:val="none" w:sz="0" w:space="0" w:color="auto"/>
        <w:right w:val="none" w:sz="0" w:space="0" w:color="auto"/>
      </w:divBdr>
    </w:div>
    <w:div w:id="1356423792">
      <w:bodyDiv w:val="1"/>
      <w:marLeft w:val="0"/>
      <w:marRight w:val="0"/>
      <w:marTop w:val="0"/>
      <w:marBottom w:val="0"/>
      <w:divBdr>
        <w:top w:val="none" w:sz="0" w:space="0" w:color="auto"/>
        <w:left w:val="none" w:sz="0" w:space="0" w:color="auto"/>
        <w:bottom w:val="none" w:sz="0" w:space="0" w:color="auto"/>
        <w:right w:val="none" w:sz="0" w:space="0" w:color="auto"/>
      </w:divBdr>
    </w:div>
    <w:div w:id="1366296079">
      <w:bodyDiv w:val="1"/>
      <w:marLeft w:val="0"/>
      <w:marRight w:val="0"/>
      <w:marTop w:val="0"/>
      <w:marBottom w:val="0"/>
      <w:divBdr>
        <w:top w:val="none" w:sz="0" w:space="0" w:color="auto"/>
        <w:left w:val="none" w:sz="0" w:space="0" w:color="auto"/>
        <w:bottom w:val="none" w:sz="0" w:space="0" w:color="auto"/>
        <w:right w:val="none" w:sz="0" w:space="0" w:color="auto"/>
      </w:divBdr>
    </w:div>
    <w:div w:id="1368528201">
      <w:bodyDiv w:val="1"/>
      <w:marLeft w:val="0"/>
      <w:marRight w:val="0"/>
      <w:marTop w:val="0"/>
      <w:marBottom w:val="0"/>
      <w:divBdr>
        <w:top w:val="none" w:sz="0" w:space="0" w:color="auto"/>
        <w:left w:val="none" w:sz="0" w:space="0" w:color="auto"/>
        <w:bottom w:val="none" w:sz="0" w:space="0" w:color="auto"/>
        <w:right w:val="none" w:sz="0" w:space="0" w:color="auto"/>
      </w:divBdr>
    </w:div>
    <w:div w:id="1368992288">
      <w:bodyDiv w:val="1"/>
      <w:marLeft w:val="0"/>
      <w:marRight w:val="0"/>
      <w:marTop w:val="0"/>
      <w:marBottom w:val="0"/>
      <w:divBdr>
        <w:top w:val="none" w:sz="0" w:space="0" w:color="auto"/>
        <w:left w:val="none" w:sz="0" w:space="0" w:color="auto"/>
        <w:bottom w:val="none" w:sz="0" w:space="0" w:color="auto"/>
        <w:right w:val="none" w:sz="0" w:space="0" w:color="auto"/>
      </w:divBdr>
    </w:div>
    <w:div w:id="1417046084">
      <w:bodyDiv w:val="1"/>
      <w:marLeft w:val="0"/>
      <w:marRight w:val="0"/>
      <w:marTop w:val="0"/>
      <w:marBottom w:val="0"/>
      <w:divBdr>
        <w:top w:val="none" w:sz="0" w:space="0" w:color="auto"/>
        <w:left w:val="none" w:sz="0" w:space="0" w:color="auto"/>
        <w:bottom w:val="none" w:sz="0" w:space="0" w:color="auto"/>
        <w:right w:val="none" w:sz="0" w:space="0" w:color="auto"/>
      </w:divBdr>
    </w:div>
    <w:div w:id="1448771343">
      <w:bodyDiv w:val="1"/>
      <w:marLeft w:val="0"/>
      <w:marRight w:val="0"/>
      <w:marTop w:val="0"/>
      <w:marBottom w:val="0"/>
      <w:divBdr>
        <w:top w:val="none" w:sz="0" w:space="0" w:color="auto"/>
        <w:left w:val="none" w:sz="0" w:space="0" w:color="auto"/>
        <w:bottom w:val="none" w:sz="0" w:space="0" w:color="auto"/>
        <w:right w:val="none" w:sz="0" w:space="0" w:color="auto"/>
      </w:divBdr>
      <w:divsChild>
        <w:div w:id="1071464385">
          <w:marLeft w:val="0"/>
          <w:marRight w:val="0"/>
          <w:marTop w:val="0"/>
          <w:marBottom w:val="300"/>
          <w:divBdr>
            <w:top w:val="single" w:sz="2" w:space="0" w:color="000000"/>
            <w:left w:val="single" w:sz="2" w:space="0" w:color="000000"/>
            <w:bottom w:val="single" w:sz="2" w:space="0" w:color="000000"/>
            <w:right w:val="single" w:sz="2" w:space="0" w:color="000000"/>
          </w:divBdr>
        </w:div>
        <w:div w:id="19765956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89589620">
      <w:bodyDiv w:val="1"/>
      <w:marLeft w:val="0"/>
      <w:marRight w:val="0"/>
      <w:marTop w:val="0"/>
      <w:marBottom w:val="0"/>
      <w:divBdr>
        <w:top w:val="none" w:sz="0" w:space="0" w:color="auto"/>
        <w:left w:val="none" w:sz="0" w:space="0" w:color="auto"/>
        <w:bottom w:val="none" w:sz="0" w:space="0" w:color="auto"/>
        <w:right w:val="none" w:sz="0" w:space="0" w:color="auto"/>
      </w:divBdr>
    </w:div>
    <w:div w:id="1527986850">
      <w:bodyDiv w:val="1"/>
      <w:marLeft w:val="0"/>
      <w:marRight w:val="0"/>
      <w:marTop w:val="0"/>
      <w:marBottom w:val="0"/>
      <w:divBdr>
        <w:top w:val="none" w:sz="0" w:space="0" w:color="auto"/>
        <w:left w:val="none" w:sz="0" w:space="0" w:color="auto"/>
        <w:bottom w:val="none" w:sz="0" w:space="0" w:color="auto"/>
        <w:right w:val="none" w:sz="0" w:space="0" w:color="auto"/>
      </w:divBdr>
    </w:div>
    <w:div w:id="1541741593">
      <w:bodyDiv w:val="1"/>
      <w:marLeft w:val="0"/>
      <w:marRight w:val="0"/>
      <w:marTop w:val="0"/>
      <w:marBottom w:val="0"/>
      <w:divBdr>
        <w:top w:val="none" w:sz="0" w:space="0" w:color="auto"/>
        <w:left w:val="none" w:sz="0" w:space="0" w:color="auto"/>
        <w:bottom w:val="none" w:sz="0" w:space="0" w:color="auto"/>
        <w:right w:val="none" w:sz="0" w:space="0" w:color="auto"/>
      </w:divBdr>
      <w:divsChild>
        <w:div w:id="895973640">
          <w:marLeft w:val="0"/>
          <w:marRight w:val="0"/>
          <w:marTop w:val="0"/>
          <w:marBottom w:val="0"/>
          <w:divBdr>
            <w:top w:val="single" w:sz="2" w:space="0" w:color="000000"/>
            <w:left w:val="single" w:sz="2" w:space="0" w:color="000000"/>
            <w:bottom w:val="single" w:sz="2" w:space="12" w:color="000000"/>
            <w:right w:val="single" w:sz="2" w:space="0" w:color="000000"/>
          </w:divBdr>
          <w:divsChild>
            <w:div w:id="48916305">
              <w:marLeft w:val="0"/>
              <w:marRight w:val="0"/>
              <w:marTop w:val="0"/>
              <w:marBottom w:val="0"/>
              <w:divBdr>
                <w:top w:val="single" w:sz="2" w:space="6" w:color="000000"/>
                <w:left w:val="single" w:sz="2" w:space="9" w:color="000000"/>
                <w:bottom w:val="single" w:sz="2" w:space="6" w:color="000000"/>
                <w:right w:val="single" w:sz="2" w:space="9" w:color="000000"/>
              </w:divBdr>
              <w:divsChild>
                <w:div w:id="9125430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706907">
              <w:marLeft w:val="0"/>
              <w:marRight w:val="0"/>
              <w:marTop w:val="0"/>
              <w:marBottom w:val="0"/>
              <w:divBdr>
                <w:top w:val="single" w:sz="2" w:space="6" w:color="000000"/>
                <w:left w:val="single" w:sz="2" w:space="9" w:color="000000"/>
                <w:bottom w:val="single" w:sz="2" w:space="6" w:color="000000"/>
                <w:right w:val="single" w:sz="2" w:space="9" w:color="000000"/>
              </w:divBdr>
              <w:divsChild>
                <w:div w:id="1717967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4558351">
              <w:marLeft w:val="0"/>
              <w:marRight w:val="0"/>
              <w:marTop w:val="0"/>
              <w:marBottom w:val="0"/>
              <w:divBdr>
                <w:top w:val="single" w:sz="2" w:space="6" w:color="000000"/>
                <w:left w:val="single" w:sz="2" w:space="9" w:color="000000"/>
                <w:bottom w:val="single" w:sz="2" w:space="6" w:color="000000"/>
                <w:right w:val="single" w:sz="2" w:space="9" w:color="000000"/>
              </w:divBdr>
              <w:divsChild>
                <w:div w:id="1217396941">
                  <w:marLeft w:val="0"/>
                  <w:marRight w:val="0"/>
                  <w:marTop w:val="0"/>
                  <w:marBottom w:val="0"/>
                  <w:divBdr>
                    <w:top w:val="single" w:sz="2" w:space="0" w:color="000000"/>
                    <w:left w:val="single" w:sz="2" w:space="0" w:color="000000"/>
                    <w:bottom w:val="single" w:sz="2" w:space="0" w:color="000000"/>
                    <w:right w:val="single" w:sz="2" w:space="0" w:color="000000"/>
                  </w:divBdr>
                </w:div>
                <w:div w:id="1250770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6882132">
              <w:marLeft w:val="0"/>
              <w:marRight w:val="0"/>
              <w:marTop w:val="0"/>
              <w:marBottom w:val="0"/>
              <w:divBdr>
                <w:top w:val="single" w:sz="2" w:space="6" w:color="000000"/>
                <w:left w:val="single" w:sz="2" w:space="9" w:color="000000"/>
                <w:bottom w:val="single" w:sz="2" w:space="6" w:color="000000"/>
                <w:right w:val="single" w:sz="2" w:space="9" w:color="000000"/>
              </w:divBdr>
              <w:divsChild>
                <w:div w:id="1042037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9025198">
              <w:marLeft w:val="0"/>
              <w:marRight w:val="0"/>
              <w:marTop w:val="0"/>
              <w:marBottom w:val="0"/>
              <w:divBdr>
                <w:top w:val="single" w:sz="2" w:space="6" w:color="000000"/>
                <w:left w:val="single" w:sz="2" w:space="9" w:color="000000"/>
                <w:bottom w:val="single" w:sz="2" w:space="6" w:color="000000"/>
                <w:right w:val="single" w:sz="2" w:space="9" w:color="000000"/>
              </w:divBdr>
              <w:divsChild>
                <w:div w:id="1023214263">
                  <w:marLeft w:val="0"/>
                  <w:marRight w:val="0"/>
                  <w:marTop w:val="0"/>
                  <w:marBottom w:val="0"/>
                  <w:divBdr>
                    <w:top w:val="single" w:sz="2" w:space="0" w:color="000000"/>
                    <w:left w:val="single" w:sz="2" w:space="0" w:color="000000"/>
                    <w:bottom w:val="single" w:sz="2" w:space="0" w:color="000000"/>
                    <w:right w:val="single" w:sz="2" w:space="0" w:color="000000"/>
                  </w:divBdr>
                </w:div>
                <w:div w:id="1724601388">
                  <w:marLeft w:val="0"/>
                  <w:marRight w:val="0"/>
                  <w:marTop w:val="0"/>
                  <w:marBottom w:val="0"/>
                  <w:divBdr>
                    <w:top w:val="single" w:sz="2" w:space="0" w:color="000000"/>
                    <w:left w:val="single" w:sz="2" w:space="0" w:color="000000"/>
                    <w:bottom w:val="single" w:sz="2" w:space="0" w:color="000000"/>
                    <w:right w:val="single" w:sz="2" w:space="0" w:color="000000"/>
                  </w:divBdr>
                </w:div>
                <w:div w:id="20189997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316826">
              <w:marLeft w:val="0"/>
              <w:marRight w:val="0"/>
              <w:marTop w:val="0"/>
              <w:marBottom w:val="0"/>
              <w:divBdr>
                <w:top w:val="single" w:sz="2" w:space="6" w:color="000000"/>
                <w:left w:val="single" w:sz="2" w:space="9" w:color="000000"/>
                <w:bottom w:val="single" w:sz="2" w:space="6" w:color="000000"/>
                <w:right w:val="single" w:sz="2" w:space="9" w:color="000000"/>
              </w:divBdr>
              <w:divsChild>
                <w:div w:id="1025134741">
                  <w:marLeft w:val="0"/>
                  <w:marRight w:val="0"/>
                  <w:marTop w:val="0"/>
                  <w:marBottom w:val="0"/>
                  <w:divBdr>
                    <w:top w:val="single" w:sz="2" w:space="0" w:color="000000"/>
                    <w:left w:val="single" w:sz="2" w:space="0" w:color="000000"/>
                    <w:bottom w:val="single" w:sz="2" w:space="0" w:color="000000"/>
                    <w:right w:val="single" w:sz="2" w:space="0" w:color="000000"/>
                  </w:divBdr>
                </w:div>
                <w:div w:id="1561280825">
                  <w:marLeft w:val="0"/>
                  <w:marRight w:val="0"/>
                  <w:marTop w:val="0"/>
                  <w:marBottom w:val="0"/>
                  <w:divBdr>
                    <w:top w:val="single" w:sz="2" w:space="0" w:color="000000"/>
                    <w:left w:val="single" w:sz="2" w:space="0" w:color="000000"/>
                    <w:bottom w:val="single" w:sz="2" w:space="0" w:color="000000"/>
                    <w:right w:val="single" w:sz="2" w:space="0" w:color="000000"/>
                  </w:divBdr>
                </w:div>
                <w:div w:id="21147405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2214628">
              <w:marLeft w:val="0"/>
              <w:marRight w:val="0"/>
              <w:marTop w:val="0"/>
              <w:marBottom w:val="0"/>
              <w:divBdr>
                <w:top w:val="single" w:sz="2" w:space="6" w:color="000000"/>
                <w:left w:val="single" w:sz="2" w:space="9" w:color="000000"/>
                <w:bottom w:val="single" w:sz="2" w:space="6" w:color="000000"/>
                <w:right w:val="single" w:sz="2" w:space="9" w:color="000000"/>
              </w:divBdr>
              <w:divsChild>
                <w:div w:id="20409321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7772316">
              <w:marLeft w:val="0"/>
              <w:marRight w:val="0"/>
              <w:marTop w:val="0"/>
              <w:marBottom w:val="0"/>
              <w:divBdr>
                <w:top w:val="single" w:sz="2" w:space="6" w:color="000000"/>
                <w:left w:val="single" w:sz="2" w:space="9" w:color="000000"/>
                <w:bottom w:val="single" w:sz="2" w:space="6" w:color="000000"/>
                <w:right w:val="single" w:sz="2" w:space="9" w:color="000000"/>
              </w:divBdr>
              <w:divsChild>
                <w:div w:id="9742144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5904104">
              <w:marLeft w:val="0"/>
              <w:marRight w:val="0"/>
              <w:marTop w:val="0"/>
              <w:marBottom w:val="0"/>
              <w:divBdr>
                <w:top w:val="single" w:sz="2" w:space="6" w:color="000000"/>
                <w:left w:val="single" w:sz="2" w:space="9" w:color="000000"/>
                <w:bottom w:val="single" w:sz="2" w:space="6" w:color="000000"/>
                <w:right w:val="single" w:sz="2" w:space="9" w:color="000000"/>
              </w:divBdr>
              <w:divsChild>
                <w:div w:id="466751584">
                  <w:marLeft w:val="0"/>
                  <w:marRight w:val="0"/>
                  <w:marTop w:val="0"/>
                  <w:marBottom w:val="0"/>
                  <w:divBdr>
                    <w:top w:val="single" w:sz="2" w:space="0" w:color="000000"/>
                    <w:left w:val="single" w:sz="2" w:space="0" w:color="000000"/>
                    <w:bottom w:val="single" w:sz="2" w:space="0" w:color="000000"/>
                    <w:right w:val="single" w:sz="2" w:space="0" w:color="000000"/>
                  </w:divBdr>
                </w:div>
                <w:div w:id="1476986794">
                  <w:marLeft w:val="0"/>
                  <w:marRight w:val="0"/>
                  <w:marTop w:val="0"/>
                  <w:marBottom w:val="0"/>
                  <w:divBdr>
                    <w:top w:val="single" w:sz="2" w:space="0" w:color="000000"/>
                    <w:left w:val="single" w:sz="2" w:space="0" w:color="000000"/>
                    <w:bottom w:val="single" w:sz="2" w:space="0" w:color="000000"/>
                    <w:right w:val="single" w:sz="2" w:space="0" w:color="000000"/>
                  </w:divBdr>
                </w:div>
                <w:div w:id="1651904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8010971">
              <w:marLeft w:val="0"/>
              <w:marRight w:val="0"/>
              <w:marTop w:val="0"/>
              <w:marBottom w:val="0"/>
              <w:divBdr>
                <w:top w:val="single" w:sz="2" w:space="6" w:color="000000"/>
                <w:left w:val="single" w:sz="2" w:space="9" w:color="000000"/>
                <w:bottom w:val="single" w:sz="2" w:space="6" w:color="000000"/>
                <w:right w:val="single" w:sz="2" w:space="9" w:color="000000"/>
              </w:divBdr>
              <w:divsChild>
                <w:div w:id="14874735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5578348">
              <w:marLeft w:val="0"/>
              <w:marRight w:val="0"/>
              <w:marTop w:val="0"/>
              <w:marBottom w:val="0"/>
              <w:divBdr>
                <w:top w:val="single" w:sz="2" w:space="6" w:color="000000"/>
                <w:left w:val="single" w:sz="2" w:space="9" w:color="000000"/>
                <w:bottom w:val="single" w:sz="2" w:space="6" w:color="000000"/>
                <w:right w:val="single" w:sz="2" w:space="9" w:color="000000"/>
              </w:divBdr>
              <w:divsChild>
                <w:div w:id="8126475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4302439">
              <w:marLeft w:val="0"/>
              <w:marRight w:val="0"/>
              <w:marTop w:val="0"/>
              <w:marBottom w:val="0"/>
              <w:divBdr>
                <w:top w:val="single" w:sz="2" w:space="6" w:color="000000"/>
                <w:left w:val="single" w:sz="2" w:space="9" w:color="000000"/>
                <w:bottom w:val="single" w:sz="2" w:space="6" w:color="000000"/>
                <w:right w:val="single" w:sz="2" w:space="9" w:color="000000"/>
              </w:divBdr>
              <w:divsChild>
                <w:div w:id="1909070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6375771">
              <w:marLeft w:val="0"/>
              <w:marRight w:val="0"/>
              <w:marTop w:val="0"/>
              <w:marBottom w:val="0"/>
              <w:divBdr>
                <w:top w:val="single" w:sz="2" w:space="6" w:color="000000"/>
                <w:left w:val="single" w:sz="2" w:space="9" w:color="000000"/>
                <w:bottom w:val="single" w:sz="2" w:space="6" w:color="000000"/>
                <w:right w:val="single" w:sz="2" w:space="9" w:color="000000"/>
              </w:divBdr>
              <w:divsChild>
                <w:div w:id="1601251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5966093">
              <w:marLeft w:val="0"/>
              <w:marRight w:val="0"/>
              <w:marTop w:val="0"/>
              <w:marBottom w:val="0"/>
              <w:divBdr>
                <w:top w:val="single" w:sz="2" w:space="6" w:color="000000"/>
                <w:left w:val="single" w:sz="2" w:space="9" w:color="000000"/>
                <w:bottom w:val="single" w:sz="2" w:space="6" w:color="000000"/>
                <w:right w:val="single" w:sz="2" w:space="9" w:color="000000"/>
              </w:divBdr>
              <w:divsChild>
                <w:div w:id="7406437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7281922">
              <w:marLeft w:val="0"/>
              <w:marRight w:val="0"/>
              <w:marTop w:val="0"/>
              <w:marBottom w:val="0"/>
              <w:divBdr>
                <w:top w:val="single" w:sz="2" w:space="6" w:color="000000"/>
                <w:left w:val="single" w:sz="2" w:space="9" w:color="000000"/>
                <w:bottom w:val="single" w:sz="2" w:space="6" w:color="000000"/>
                <w:right w:val="single" w:sz="2" w:space="9" w:color="000000"/>
              </w:divBdr>
              <w:divsChild>
                <w:div w:id="10524590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9778985">
              <w:marLeft w:val="0"/>
              <w:marRight w:val="0"/>
              <w:marTop w:val="0"/>
              <w:marBottom w:val="0"/>
              <w:divBdr>
                <w:top w:val="single" w:sz="2" w:space="6" w:color="000000"/>
                <w:left w:val="single" w:sz="2" w:space="9" w:color="000000"/>
                <w:bottom w:val="single" w:sz="2" w:space="6" w:color="000000"/>
                <w:right w:val="single" w:sz="2" w:space="9" w:color="000000"/>
              </w:divBdr>
              <w:divsChild>
                <w:div w:id="313488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0893295">
              <w:marLeft w:val="0"/>
              <w:marRight w:val="0"/>
              <w:marTop w:val="0"/>
              <w:marBottom w:val="0"/>
              <w:divBdr>
                <w:top w:val="single" w:sz="2" w:space="6" w:color="000000"/>
                <w:left w:val="single" w:sz="2" w:space="9" w:color="000000"/>
                <w:bottom w:val="single" w:sz="2" w:space="6" w:color="000000"/>
                <w:right w:val="single" w:sz="2" w:space="9" w:color="000000"/>
              </w:divBdr>
              <w:divsChild>
                <w:div w:id="998341176">
                  <w:marLeft w:val="0"/>
                  <w:marRight w:val="0"/>
                  <w:marTop w:val="0"/>
                  <w:marBottom w:val="0"/>
                  <w:divBdr>
                    <w:top w:val="single" w:sz="2" w:space="0" w:color="000000"/>
                    <w:left w:val="single" w:sz="2" w:space="0" w:color="000000"/>
                    <w:bottom w:val="single" w:sz="2" w:space="0" w:color="000000"/>
                    <w:right w:val="single" w:sz="2" w:space="0" w:color="000000"/>
                  </w:divBdr>
                </w:div>
                <w:div w:id="1350064036">
                  <w:marLeft w:val="0"/>
                  <w:marRight w:val="0"/>
                  <w:marTop w:val="0"/>
                  <w:marBottom w:val="0"/>
                  <w:divBdr>
                    <w:top w:val="single" w:sz="2" w:space="0" w:color="000000"/>
                    <w:left w:val="single" w:sz="2" w:space="0" w:color="000000"/>
                    <w:bottom w:val="single" w:sz="2" w:space="0" w:color="000000"/>
                    <w:right w:val="single" w:sz="2" w:space="0" w:color="000000"/>
                  </w:divBdr>
                </w:div>
                <w:div w:id="1573540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3835815">
              <w:marLeft w:val="0"/>
              <w:marRight w:val="0"/>
              <w:marTop w:val="0"/>
              <w:marBottom w:val="0"/>
              <w:divBdr>
                <w:top w:val="single" w:sz="2" w:space="6" w:color="000000"/>
                <w:left w:val="single" w:sz="2" w:space="9" w:color="000000"/>
                <w:bottom w:val="single" w:sz="2" w:space="6" w:color="000000"/>
                <w:right w:val="single" w:sz="2" w:space="9" w:color="000000"/>
              </w:divBdr>
              <w:divsChild>
                <w:div w:id="361055342">
                  <w:marLeft w:val="0"/>
                  <w:marRight w:val="0"/>
                  <w:marTop w:val="0"/>
                  <w:marBottom w:val="0"/>
                  <w:divBdr>
                    <w:top w:val="single" w:sz="2" w:space="0" w:color="000000"/>
                    <w:left w:val="single" w:sz="2" w:space="0" w:color="000000"/>
                    <w:bottom w:val="single" w:sz="2" w:space="0" w:color="000000"/>
                    <w:right w:val="single" w:sz="2" w:space="0" w:color="000000"/>
                  </w:divBdr>
                </w:div>
                <w:div w:id="13315929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9786649">
              <w:marLeft w:val="0"/>
              <w:marRight w:val="0"/>
              <w:marTop w:val="0"/>
              <w:marBottom w:val="0"/>
              <w:divBdr>
                <w:top w:val="single" w:sz="2" w:space="6" w:color="000000"/>
                <w:left w:val="single" w:sz="2" w:space="9" w:color="000000"/>
                <w:bottom w:val="single" w:sz="2" w:space="6" w:color="000000"/>
                <w:right w:val="single" w:sz="2" w:space="9" w:color="000000"/>
              </w:divBdr>
              <w:divsChild>
                <w:div w:id="85929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0804076">
              <w:marLeft w:val="0"/>
              <w:marRight w:val="0"/>
              <w:marTop w:val="0"/>
              <w:marBottom w:val="0"/>
              <w:divBdr>
                <w:top w:val="single" w:sz="2" w:space="6" w:color="000000"/>
                <w:left w:val="single" w:sz="2" w:space="9" w:color="000000"/>
                <w:bottom w:val="single" w:sz="2" w:space="6" w:color="000000"/>
                <w:right w:val="single" w:sz="2" w:space="9" w:color="000000"/>
              </w:divBdr>
              <w:divsChild>
                <w:div w:id="19069105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3489548">
              <w:marLeft w:val="0"/>
              <w:marRight w:val="0"/>
              <w:marTop w:val="0"/>
              <w:marBottom w:val="0"/>
              <w:divBdr>
                <w:top w:val="single" w:sz="2" w:space="6" w:color="000000"/>
                <w:left w:val="single" w:sz="2" w:space="9" w:color="000000"/>
                <w:bottom w:val="single" w:sz="2" w:space="6" w:color="000000"/>
                <w:right w:val="single" w:sz="2" w:space="9" w:color="000000"/>
              </w:divBdr>
              <w:divsChild>
                <w:div w:id="2137334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2200948">
              <w:marLeft w:val="0"/>
              <w:marRight w:val="0"/>
              <w:marTop w:val="0"/>
              <w:marBottom w:val="0"/>
              <w:divBdr>
                <w:top w:val="single" w:sz="2" w:space="6" w:color="000000"/>
                <w:left w:val="single" w:sz="2" w:space="9" w:color="000000"/>
                <w:bottom w:val="single" w:sz="2" w:space="6" w:color="000000"/>
                <w:right w:val="single" w:sz="2" w:space="9" w:color="000000"/>
              </w:divBdr>
              <w:divsChild>
                <w:div w:id="575750925">
                  <w:marLeft w:val="0"/>
                  <w:marRight w:val="0"/>
                  <w:marTop w:val="0"/>
                  <w:marBottom w:val="0"/>
                  <w:divBdr>
                    <w:top w:val="single" w:sz="2" w:space="0" w:color="000000"/>
                    <w:left w:val="single" w:sz="2" w:space="0" w:color="000000"/>
                    <w:bottom w:val="single" w:sz="2" w:space="0" w:color="000000"/>
                    <w:right w:val="single" w:sz="2" w:space="0" w:color="000000"/>
                  </w:divBdr>
                </w:div>
                <w:div w:id="708384245">
                  <w:marLeft w:val="0"/>
                  <w:marRight w:val="0"/>
                  <w:marTop w:val="0"/>
                  <w:marBottom w:val="0"/>
                  <w:divBdr>
                    <w:top w:val="single" w:sz="2" w:space="0" w:color="000000"/>
                    <w:left w:val="single" w:sz="2" w:space="0" w:color="000000"/>
                    <w:bottom w:val="single" w:sz="2" w:space="0" w:color="000000"/>
                    <w:right w:val="single" w:sz="2" w:space="0" w:color="000000"/>
                  </w:divBdr>
                </w:div>
                <w:div w:id="1406030501">
                  <w:marLeft w:val="0"/>
                  <w:marRight w:val="0"/>
                  <w:marTop w:val="0"/>
                  <w:marBottom w:val="0"/>
                  <w:divBdr>
                    <w:top w:val="single" w:sz="2" w:space="0" w:color="000000"/>
                    <w:left w:val="single" w:sz="2" w:space="0" w:color="000000"/>
                    <w:bottom w:val="single" w:sz="2" w:space="0" w:color="000000"/>
                    <w:right w:val="single" w:sz="2" w:space="0" w:color="000000"/>
                  </w:divBdr>
                </w:div>
                <w:div w:id="1839074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1450634">
              <w:marLeft w:val="0"/>
              <w:marRight w:val="0"/>
              <w:marTop w:val="0"/>
              <w:marBottom w:val="0"/>
              <w:divBdr>
                <w:top w:val="single" w:sz="2" w:space="6" w:color="000000"/>
                <w:left w:val="single" w:sz="2" w:space="9" w:color="000000"/>
                <w:bottom w:val="single" w:sz="2" w:space="6" w:color="000000"/>
                <w:right w:val="single" w:sz="2" w:space="9" w:color="000000"/>
              </w:divBdr>
              <w:divsChild>
                <w:div w:id="91630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8456294">
              <w:marLeft w:val="0"/>
              <w:marRight w:val="0"/>
              <w:marTop w:val="0"/>
              <w:marBottom w:val="0"/>
              <w:divBdr>
                <w:top w:val="single" w:sz="2" w:space="6" w:color="000000"/>
                <w:left w:val="single" w:sz="2" w:space="9" w:color="000000"/>
                <w:bottom w:val="single" w:sz="2" w:space="6" w:color="000000"/>
                <w:right w:val="single" w:sz="2" w:space="9" w:color="000000"/>
              </w:divBdr>
              <w:divsChild>
                <w:div w:id="1978294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3501696">
              <w:marLeft w:val="0"/>
              <w:marRight w:val="0"/>
              <w:marTop w:val="0"/>
              <w:marBottom w:val="0"/>
              <w:divBdr>
                <w:top w:val="single" w:sz="2" w:space="6" w:color="000000"/>
                <w:left w:val="single" w:sz="2" w:space="9" w:color="000000"/>
                <w:bottom w:val="single" w:sz="2" w:space="6" w:color="000000"/>
                <w:right w:val="single" w:sz="2" w:space="9" w:color="000000"/>
              </w:divBdr>
              <w:divsChild>
                <w:div w:id="15871554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29655355">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 w:id="1560944515">
      <w:bodyDiv w:val="1"/>
      <w:marLeft w:val="0"/>
      <w:marRight w:val="0"/>
      <w:marTop w:val="0"/>
      <w:marBottom w:val="0"/>
      <w:divBdr>
        <w:top w:val="none" w:sz="0" w:space="0" w:color="auto"/>
        <w:left w:val="none" w:sz="0" w:space="0" w:color="auto"/>
        <w:bottom w:val="none" w:sz="0" w:space="0" w:color="auto"/>
        <w:right w:val="none" w:sz="0" w:space="0" w:color="auto"/>
      </w:divBdr>
      <w:divsChild>
        <w:div w:id="536045981">
          <w:blockQuote w:val="1"/>
          <w:marLeft w:val="720"/>
          <w:marRight w:val="720"/>
          <w:marTop w:val="100"/>
          <w:marBottom w:val="100"/>
          <w:divBdr>
            <w:top w:val="none" w:sz="0" w:space="0" w:color="auto"/>
            <w:left w:val="none" w:sz="0" w:space="0" w:color="auto"/>
            <w:bottom w:val="none" w:sz="0" w:space="0" w:color="auto"/>
            <w:right w:val="none" w:sz="0" w:space="0" w:color="auto"/>
          </w:divBdr>
        </w:div>
        <w:div w:id="62338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933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66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793771">
      <w:bodyDiv w:val="1"/>
      <w:marLeft w:val="0"/>
      <w:marRight w:val="0"/>
      <w:marTop w:val="0"/>
      <w:marBottom w:val="0"/>
      <w:divBdr>
        <w:top w:val="none" w:sz="0" w:space="0" w:color="auto"/>
        <w:left w:val="none" w:sz="0" w:space="0" w:color="auto"/>
        <w:bottom w:val="none" w:sz="0" w:space="0" w:color="auto"/>
        <w:right w:val="none" w:sz="0" w:space="0" w:color="auto"/>
      </w:divBdr>
    </w:div>
    <w:div w:id="1584294516">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24652409">
      <w:bodyDiv w:val="1"/>
      <w:marLeft w:val="0"/>
      <w:marRight w:val="0"/>
      <w:marTop w:val="0"/>
      <w:marBottom w:val="0"/>
      <w:divBdr>
        <w:top w:val="none" w:sz="0" w:space="0" w:color="auto"/>
        <w:left w:val="none" w:sz="0" w:space="0" w:color="auto"/>
        <w:bottom w:val="none" w:sz="0" w:space="0" w:color="auto"/>
        <w:right w:val="none" w:sz="0" w:space="0" w:color="auto"/>
      </w:divBdr>
    </w:div>
    <w:div w:id="1665205126">
      <w:bodyDiv w:val="1"/>
      <w:marLeft w:val="0"/>
      <w:marRight w:val="0"/>
      <w:marTop w:val="0"/>
      <w:marBottom w:val="0"/>
      <w:divBdr>
        <w:top w:val="none" w:sz="0" w:space="0" w:color="auto"/>
        <w:left w:val="none" w:sz="0" w:space="0" w:color="auto"/>
        <w:bottom w:val="none" w:sz="0" w:space="0" w:color="auto"/>
        <w:right w:val="none" w:sz="0" w:space="0" w:color="auto"/>
      </w:divBdr>
    </w:div>
    <w:div w:id="1665812361">
      <w:bodyDiv w:val="1"/>
      <w:marLeft w:val="0"/>
      <w:marRight w:val="0"/>
      <w:marTop w:val="0"/>
      <w:marBottom w:val="0"/>
      <w:divBdr>
        <w:top w:val="none" w:sz="0" w:space="0" w:color="auto"/>
        <w:left w:val="none" w:sz="0" w:space="0" w:color="auto"/>
        <w:bottom w:val="none" w:sz="0" w:space="0" w:color="auto"/>
        <w:right w:val="none" w:sz="0" w:space="0" w:color="auto"/>
      </w:divBdr>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7361263">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43023068">
      <w:bodyDiv w:val="1"/>
      <w:marLeft w:val="0"/>
      <w:marRight w:val="0"/>
      <w:marTop w:val="0"/>
      <w:marBottom w:val="0"/>
      <w:divBdr>
        <w:top w:val="none" w:sz="0" w:space="0" w:color="auto"/>
        <w:left w:val="none" w:sz="0" w:space="0" w:color="auto"/>
        <w:bottom w:val="none" w:sz="0" w:space="0" w:color="auto"/>
        <w:right w:val="none" w:sz="0" w:space="0" w:color="auto"/>
      </w:divBdr>
      <w:divsChild>
        <w:div w:id="29118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36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696124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002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949382">
      <w:bodyDiv w:val="1"/>
      <w:marLeft w:val="0"/>
      <w:marRight w:val="0"/>
      <w:marTop w:val="0"/>
      <w:marBottom w:val="0"/>
      <w:divBdr>
        <w:top w:val="none" w:sz="0" w:space="0" w:color="auto"/>
        <w:left w:val="none" w:sz="0" w:space="0" w:color="auto"/>
        <w:bottom w:val="none" w:sz="0" w:space="0" w:color="auto"/>
        <w:right w:val="none" w:sz="0" w:space="0" w:color="auto"/>
      </w:divBdr>
      <w:divsChild>
        <w:div w:id="621109519">
          <w:marLeft w:val="0"/>
          <w:marRight w:val="0"/>
          <w:marTop w:val="0"/>
          <w:marBottom w:val="0"/>
          <w:divBdr>
            <w:top w:val="none" w:sz="0" w:space="0" w:color="auto"/>
            <w:left w:val="none" w:sz="0" w:space="0" w:color="auto"/>
            <w:bottom w:val="none" w:sz="0" w:space="0" w:color="auto"/>
            <w:right w:val="none" w:sz="0" w:space="0" w:color="auto"/>
          </w:divBdr>
          <w:divsChild>
            <w:div w:id="226300857">
              <w:marLeft w:val="0"/>
              <w:marRight w:val="0"/>
              <w:marTop w:val="0"/>
              <w:marBottom w:val="0"/>
              <w:divBdr>
                <w:top w:val="none" w:sz="0" w:space="0" w:color="auto"/>
                <w:left w:val="none" w:sz="0" w:space="0" w:color="auto"/>
                <w:bottom w:val="none" w:sz="0" w:space="0" w:color="auto"/>
                <w:right w:val="none" w:sz="0" w:space="0" w:color="auto"/>
              </w:divBdr>
            </w:div>
          </w:divsChild>
        </w:div>
        <w:div w:id="672299892">
          <w:marLeft w:val="0"/>
          <w:marRight w:val="0"/>
          <w:marTop w:val="0"/>
          <w:marBottom w:val="0"/>
          <w:divBdr>
            <w:top w:val="none" w:sz="0" w:space="0" w:color="auto"/>
            <w:left w:val="none" w:sz="0" w:space="0" w:color="auto"/>
            <w:bottom w:val="none" w:sz="0" w:space="0" w:color="auto"/>
            <w:right w:val="none" w:sz="0" w:space="0" w:color="auto"/>
          </w:divBdr>
          <w:divsChild>
            <w:div w:id="66998952">
              <w:marLeft w:val="0"/>
              <w:marRight w:val="0"/>
              <w:marTop w:val="0"/>
              <w:marBottom w:val="0"/>
              <w:divBdr>
                <w:top w:val="none" w:sz="0" w:space="0" w:color="auto"/>
                <w:left w:val="none" w:sz="0" w:space="0" w:color="auto"/>
                <w:bottom w:val="none" w:sz="0" w:space="0" w:color="auto"/>
                <w:right w:val="none" w:sz="0" w:space="0" w:color="auto"/>
              </w:divBdr>
            </w:div>
          </w:divsChild>
        </w:div>
        <w:div w:id="781614545">
          <w:marLeft w:val="0"/>
          <w:marRight w:val="0"/>
          <w:marTop w:val="0"/>
          <w:marBottom w:val="0"/>
          <w:divBdr>
            <w:top w:val="none" w:sz="0" w:space="0" w:color="auto"/>
            <w:left w:val="none" w:sz="0" w:space="0" w:color="auto"/>
            <w:bottom w:val="none" w:sz="0" w:space="0" w:color="auto"/>
            <w:right w:val="none" w:sz="0" w:space="0" w:color="auto"/>
          </w:divBdr>
          <w:divsChild>
            <w:div w:id="636036183">
              <w:marLeft w:val="0"/>
              <w:marRight w:val="0"/>
              <w:marTop w:val="0"/>
              <w:marBottom w:val="0"/>
              <w:divBdr>
                <w:top w:val="none" w:sz="0" w:space="0" w:color="auto"/>
                <w:left w:val="none" w:sz="0" w:space="0" w:color="auto"/>
                <w:bottom w:val="none" w:sz="0" w:space="0" w:color="auto"/>
                <w:right w:val="none" w:sz="0" w:space="0" w:color="auto"/>
              </w:divBdr>
            </w:div>
          </w:divsChild>
        </w:div>
        <w:div w:id="922109532">
          <w:marLeft w:val="0"/>
          <w:marRight w:val="0"/>
          <w:marTop w:val="0"/>
          <w:marBottom w:val="0"/>
          <w:divBdr>
            <w:top w:val="none" w:sz="0" w:space="0" w:color="auto"/>
            <w:left w:val="none" w:sz="0" w:space="0" w:color="auto"/>
            <w:bottom w:val="none" w:sz="0" w:space="0" w:color="auto"/>
            <w:right w:val="none" w:sz="0" w:space="0" w:color="auto"/>
          </w:divBdr>
          <w:divsChild>
            <w:div w:id="1164007445">
              <w:marLeft w:val="0"/>
              <w:marRight w:val="0"/>
              <w:marTop w:val="0"/>
              <w:marBottom w:val="0"/>
              <w:divBdr>
                <w:top w:val="none" w:sz="0" w:space="0" w:color="auto"/>
                <w:left w:val="none" w:sz="0" w:space="0" w:color="auto"/>
                <w:bottom w:val="none" w:sz="0" w:space="0" w:color="auto"/>
                <w:right w:val="none" w:sz="0" w:space="0" w:color="auto"/>
              </w:divBdr>
            </w:div>
          </w:divsChild>
        </w:div>
        <w:div w:id="983120640">
          <w:marLeft w:val="0"/>
          <w:marRight w:val="0"/>
          <w:marTop w:val="0"/>
          <w:marBottom w:val="0"/>
          <w:divBdr>
            <w:top w:val="none" w:sz="0" w:space="0" w:color="auto"/>
            <w:left w:val="none" w:sz="0" w:space="0" w:color="auto"/>
            <w:bottom w:val="none" w:sz="0" w:space="0" w:color="auto"/>
            <w:right w:val="none" w:sz="0" w:space="0" w:color="auto"/>
          </w:divBdr>
          <w:divsChild>
            <w:div w:id="1717508216">
              <w:marLeft w:val="0"/>
              <w:marRight w:val="0"/>
              <w:marTop w:val="0"/>
              <w:marBottom w:val="0"/>
              <w:divBdr>
                <w:top w:val="none" w:sz="0" w:space="0" w:color="auto"/>
                <w:left w:val="none" w:sz="0" w:space="0" w:color="auto"/>
                <w:bottom w:val="none" w:sz="0" w:space="0" w:color="auto"/>
                <w:right w:val="none" w:sz="0" w:space="0" w:color="auto"/>
              </w:divBdr>
            </w:div>
          </w:divsChild>
        </w:div>
        <w:div w:id="1362392769">
          <w:marLeft w:val="0"/>
          <w:marRight w:val="0"/>
          <w:marTop w:val="0"/>
          <w:marBottom w:val="0"/>
          <w:divBdr>
            <w:top w:val="none" w:sz="0" w:space="0" w:color="auto"/>
            <w:left w:val="none" w:sz="0" w:space="0" w:color="auto"/>
            <w:bottom w:val="none" w:sz="0" w:space="0" w:color="auto"/>
            <w:right w:val="none" w:sz="0" w:space="0" w:color="auto"/>
          </w:divBdr>
          <w:divsChild>
            <w:div w:id="423696498">
              <w:marLeft w:val="0"/>
              <w:marRight w:val="0"/>
              <w:marTop w:val="0"/>
              <w:marBottom w:val="0"/>
              <w:divBdr>
                <w:top w:val="none" w:sz="0" w:space="0" w:color="auto"/>
                <w:left w:val="none" w:sz="0" w:space="0" w:color="auto"/>
                <w:bottom w:val="none" w:sz="0" w:space="0" w:color="auto"/>
                <w:right w:val="none" w:sz="0" w:space="0" w:color="auto"/>
              </w:divBdr>
            </w:div>
          </w:divsChild>
        </w:div>
        <w:div w:id="1814061328">
          <w:marLeft w:val="0"/>
          <w:marRight w:val="0"/>
          <w:marTop w:val="0"/>
          <w:marBottom w:val="0"/>
          <w:divBdr>
            <w:top w:val="none" w:sz="0" w:space="0" w:color="auto"/>
            <w:left w:val="none" w:sz="0" w:space="0" w:color="auto"/>
            <w:bottom w:val="none" w:sz="0" w:space="0" w:color="auto"/>
            <w:right w:val="none" w:sz="0" w:space="0" w:color="auto"/>
          </w:divBdr>
          <w:divsChild>
            <w:div w:id="1702823195">
              <w:marLeft w:val="0"/>
              <w:marRight w:val="0"/>
              <w:marTop w:val="0"/>
              <w:marBottom w:val="0"/>
              <w:divBdr>
                <w:top w:val="none" w:sz="0" w:space="0" w:color="auto"/>
                <w:left w:val="none" w:sz="0" w:space="0" w:color="auto"/>
                <w:bottom w:val="none" w:sz="0" w:space="0" w:color="auto"/>
                <w:right w:val="none" w:sz="0" w:space="0" w:color="auto"/>
              </w:divBdr>
            </w:div>
          </w:divsChild>
        </w:div>
        <w:div w:id="2024890335">
          <w:marLeft w:val="0"/>
          <w:marRight w:val="0"/>
          <w:marTop w:val="0"/>
          <w:marBottom w:val="0"/>
          <w:divBdr>
            <w:top w:val="none" w:sz="0" w:space="0" w:color="auto"/>
            <w:left w:val="none" w:sz="0" w:space="0" w:color="auto"/>
            <w:bottom w:val="none" w:sz="0" w:space="0" w:color="auto"/>
            <w:right w:val="none" w:sz="0" w:space="0" w:color="auto"/>
          </w:divBdr>
          <w:divsChild>
            <w:div w:id="1501579893">
              <w:marLeft w:val="0"/>
              <w:marRight w:val="0"/>
              <w:marTop w:val="0"/>
              <w:marBottom w:val="0"/>
              <w:divBdr>
                <w:top w:val="none" w:sz="0" w:space="0" w:color="auto"/>
                <w:left w:val="none" w:sz="0" w:space="0" w:color="auto"/>
                <w:bottom w:val="none" w:sz="0" w:space="0" w:color="auto"/>
                <w:right w:val="none" w:sz="0" w:space="0" w:color="auto"/>
              </w:divBdr>
            </w:div>
          </w:divsChild>
        </w:div>
        <w:div w:id="2044668236">
          <w:marLeft w:val="0"/>
          <w:marRight w:val="0"/>
          <w:marTop w:val="0"/>
          <w:marBottom w:val="0"/>
          <w:divBdr>
            <w:top w:val="none" w:sz="0" w:space="0" w:color="auto"/>
            <w:left w:val="none" w:sz="0" w:space="0" w:color="auto"/>
            <w:bottom w:val="none" w:sz="0" w:space="0" w:color="auto"/>
            <w:right w:val="none" w:sz="0" w:space="0" w:color="auto"/>
          </w:divBdr>
          <w:divsChild>
            <w:div w:id="2854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3470">
      <w:bodyDiv w:val="1"/>
      <w:marLeft w:val="0"/>
      <w:marRight w:val="0"/>
      <w:marTop w:val="0"/>
      <w:marBottom w:val="0"/>
      <w:divBdr>
        <w:top w:val="none" w:sz="0" w:space="0" w:color="auto"/>
        <w:left w:val="none" w:sz="0" w:space="0" w:color="auto"/>
        <w:bottom w:val="none" w:sz="0" w:space="0" w:color="auto"/>
        <w:right w:val="none" w:sz="0" w:space="0" w:color="auto"/>
      </w:divBdr>
    </w:div>
    <w:div w:id="1791823105">
      <w:bodyDiv w:val="1"/>
      <w:marLeft w:val="0"/>
      <w:marRight w:val="0"/>
      <w:marTop w:val="0"/>
      <w:marBottom w:val="0"/>
      <w:divBdr>
        <w:top w:val="none" w:sz="0" w:space="0" w:color="auto"/>
        <w:left w:val="none" w:sz="0" w:space="0" w:color="auto"/>
        <w:bottom w:val="none" w:sz="0" w:space="0" w:color="auto"/>
        <w:right w:val="none" w:sz="0" w:space="0" w:color="auto"/>
      </w:divBdr>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10633342">
      <w:bodyDiv w:val="1"/>
      <w:marLeft w:val="0"/>
      <w:marRight w:val="0"/>
      <w:marTop w:val="0"/>
      <w:marBottom w:val="0"/>
      <w:divBdr>
        <w:top w:val="none" w:sz="0" w:space="0" w:color="auto"/>
        <w:left w:val="none" w:sz="0" w:space="0" w:color="auto"/>
        <w:bottom w:val="none" w:sz="0" w:space="0" w:color="auto"/>
        <w:right w:val="none" w:sz="0" w:space="0" w:color="auto"/>
      </w:divBdr>
      <w:divsChild>
        <w:div w:id="42755890">
          <w:marLeft w:val="0"/>
          <w:marRight w:val="0"/>
          <w:marTop w:val="0"/>
          <w:marBottom w:val="300"/>
          <w:divBdr>
            <w:top w:val="single" w:sz="2" w:space="0" w:color="000000"/>
            <w:left w:val="single" w:sz="2" w:space="0" w:color="000000"/>
            <w:bottom w:val="single" w:sz="2" w:space="0" w:color="000000"/>
            <w:right w:val="single" w:sz="2" w:space="0" w:color="000000"/>
          </w:divBdr>
        </w:div>
        <w:div w:id="138885854">
          <w:marLeft w:val="0"/>
          <w:marRight w:val="0"/>
          <w:marTop w:val="0"/>
          <w:marBottom w:val="300"/>
          <w:divBdr>
            <w:top w:val="single" w:sz="2" w:space="0" w:color="000000"/>
            <w:left w:val="single" w:sz="2" w:space="0" w:color="000000"/>
            <w:bottom w:val="single" w:sz="2" w:space="0" w:color="000000"/>
            <w:right w:val="single" w:sz="2" w:space="0" w:color="000000"/>
          </w:divBdr>
        </w:div>
        <w:div w:id="1265770028">
          <w:marLeft w:val="0"/>
          <w:marRight w:val="0"/>
          <w:marTop w:val="0"/>
          <w:marBottom w:val="300"/>
          <w:divBdr>
            <w:top w:val="single" w:sz="2" w:space="0" w:color="000000"/>
            <w:left w:val="single" w:sz="2" w:space="0" w:color="000000"/>
            <w:bottom w:val="single" w:sz="2" w:space="0" w:color="000000"/>
            <w:right w:val="single" w:sz="2" w:space="0" w:color="000000"/>
          </w:divBdr>
        </w:div>
        <w:div w:id="1370884156">
          <w:marLeft w:val="0"/>
          <w:marRight w:val="0"/>
          <w:marTop w:val="0"/>
          <w:marBottom w:val="300"/>
          <w:divBdr>
            <w:top w:val="single" w:sz="2" w:space="0" w:color="000000"/>
            <w:left w:val="single" w:sz="2" w:space="0" w:color="000000"/>
            <w:bottom w:val="single" w:sz="2" w:space="0" w:color="000000"/>
            <w:right w:val="single" w:sz="2" w:space="0" w:color="000000"/>
          </w:divBdr>
        </w:div>
        <w:div w:id="1710373935">
          <w:marLeft w:val="0"/>
          <w:marRight w:val="0"/>
          <w:marTop w:val="0"/>
          <w:marBottom w:val="300"/>
          <w:divBdr>
            <w:top w:val="single" w:sz="2" w:space="0" w:color="000000"/>
            <w:left w:val="single" w:sz="2" w:space="0" w:color="000000"/>
            <w:bottom w:val="single" w:sz="2" w:space="0" w:color="000000"/>
            <w:right w:val="single" w:sz="2" w:space="0" w:color="000000"/>
          </w:divBdr>
        </w:div>
        <w:div w:id="1998722650">
          <w:marLeft w:val="0"/>
          <w:marRight w:val="0"/>
          <w:marTop w:val="0"/>
          <w:marBottom w:val="300"/>
          <w:divBdr>
            <w:top w:val="single" w:sz="2" w:space="0" w:color="000000"/>
            <w:left w:val="single" w:sz="2" w:space="0" w:color="000000"/>
            <w:bottom w:val="single" w:sz="2" w:space="0" w:color="000000"/>
            <w:right w:val="single" w:sz="2" w:space="0" w:color="000000"/>
          </w:divBdr>
        </w:div>
        <w:div w:id="2001344329">
          <w:marLeft w:val="0"/>
          <w:marRight w:val="0"/>
          <w:marTop w:val="0"/>
          <w:marBottom w:val="300"/>
          <w:divBdr>
            <w:top w:val="single" w:sz="2" w:space="0" w:color="000000"/>
            <w:left w:val="single" w:sz="2" w:space="0" w:color="000000"/>
            <w:bottom w:val="single" w:sz="2" w:space="0" w:color="000000"/>
            <w:right w:val="single" w:sz="2" w:space="0" w:color="000000"/>
          </w:divBdr>
        </w:div>
        <w:div w:id="213177578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812821601">
      <w:bodyDiv w:val="1"/>
      <w:marLeft w:val="0"/>
      <w:marRight w:val="0"/>
      <w:marTop w:val="0"/>
      <w:marBottom w:val="0"/>
      <w:divBdr>
        <w:top w:val="none" w:sz="0" w:space="0" w:color="auto"/>
        <w:left w:val="none" w:sz="0" w:space="0" w:color="auto"/>
        <w:bottom w:val="none" w:sz="0" w:space="0" w:color="auto"/>
        <w:right w:val="none" w:sz="0" w:space="0" w:color="auto"/>
      </w:divBdr>
    </w:div>
    <w:div w:id="1817064312">
      <w:bodyDiv w:val="1"/>
      <w:marLeft w:val="0"/>
      <w:marRight w:val="0"/>
      <w:marTop w:val="0"/>
      <w:marBottom w:val="0"/>
      <w:divBdr>
        <w:top w:val="none" w:sz="0" w:space="0" w:color="auto"/>
        <w:left w:val="none" w:sz="0" w:space="0" w:color="auto"/>
        <w:bottom w:val="none" w:sz="0" w:space="0" w:color="auto"/>
        <w:right w:val="none" w:sz="0" w:space="0" w:color="auto"/>
      </w:divBdr>
    </w:div>
    <w:div w:id="1822501766">
      <w:bodyDiv w:val="1"/>
      <w:marLeft w:val="0"/>
      <w:marRight w:val="0"/>
      <w:marTop w:val="0"/>
      <w:marBottom w:val="0"/>
      <w:divBdr>
        <w:top w:val="none" w:sz="0" w:space="0" w:color="auto"/>
        <w:left w:val="none" w:sz="0" w:space="0" w:color="auto"/>
        <w:bottom w:val="none" w:sz="0" w:space="0" w:color="auto"/>
        <w:right w:val="none" w:sz="0" w:space="0" w:color="auto"/>
      </w:divBdr>
    </w:div>
    <w:div w:id="1848472966">
      <w:bodyDiv w:val="1"/>
      <w:marLeft w:val="0"/>
      <w:marRight w:val="0"/>
      <w:marTop w:val="0"/>
      <w:marBottom w:val="0"/>
      <w:divBdr>
        <w:top w:val="none" w:sz="0" w:space="0" w:color="auto"/>
        <w:left w:val="none" w:sz="0" w:space="0" w:color="auto"/>
        <w:bottom w:val="none" w:sz="0" w:space="0" w:color="auto"/>
        <w:right w:val="none" w:sz="0" w:space="0" w:color="auto"/>
      </w:divBdr>
    </w:div>
    <w:div w:id="1893418418">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04288583">
      <w:bodyDiv w:val="1"/>
      <w:marLeft w:val="0"/>
      <w:marRight w:val="0"/>
      <w:marTop w:val="0"/>
      <w:marBottom w:val="0"/>
      <w:divBdr>
        <w:top w:val="none" w:sz="0" w:space="0" w:color="auto"/>
        <w:left w:val="none" w:sz="0" w:space="0" w:color="auto"/>
        <w:bottom w:val="none" w:sz="0" w:space="0" w:color="auto"/>
        <w:right w:val="none" w:sz="0" w:space="0" w:color="auto"/>
      </w:divBdr>
    </w:div>
    <w:div w:id="1971208758">
      <w:bodyDiv w:val="1"/>
      <w:marLeft w:val="0"/>
      <w:marRight w:val="0"/>
      <w:marTop w:val="0"/>
      <w:marBottom w:val="0"/>
      <w:divBdr>
        <w:top w:val="none" w:sz="0" w:space="0" w:color="auto"/>
        <w:left w:val="none" w:sz="0" w:space="0" w:color="auto"/>
        <w:bottom w:val="none" w:sz="0" w:space="0" w:color="auto"/>
        <w:right w:val="none" w:sz="0" w:space="0" w:color="auto"/>
      </w:divBdr>
    </w:div>
    <w:div w:id="1998880708">
      <w:bodyDiv w:val="1"/>
      <w:marLeft w:val="0"/>
      <w:marRight w:val="0"/>
      <w:marTop w:val="0"/>
      <w:marBottom w:val="0"/>
      <w:divBdr>
        <w:top w:val="none" w:sz="0" w:space="0" w:color="auto"/>
        <w:left w:val="none" w:sz="0" w:space="0" w:color="auto"/>
        <w:bottom w:val="none" w:sz="0" w:space="0" w:color="auto"/>
        <w:right w:val="none" w:sz="0" w:space="0" w:color="auto"/>
      </w:divBdr>
    </w:div>
    <w:div w:id="2053191879">
      <w:bodyDiv w:val="1"/>
      <w:marLeft w:val="0"/>
      <w:marRight w:val="0"/>
      <w:marTop w:val="0"/>
      <w:marBottom w:val="0"/>
      <w:divBdr>
        <w:top w:val="none" w:sz="0" w:space="0" w:color="auto"/>
        <w:left w:val="none" w:sz="0" w:space="0" w:color="auto"/>
        <w:bottom w:val="none" w:sz="0" w:space="0" w:color="auto"/>
        <w:right w:val="none" w:sz="0" w:space="0" w:color="auto"/>
      </w:divBdr>
    </w:div>
    <w:div w:id="2067100942">
      <w:bodyDiv w:val="1"/>
      <w:marLeft w:val="0"/>
      <w:marRight w:val="0"/>
      <w:marTop w:val="0"/>
      <w:marBottom w:val="0"/>
      <w:divBdr>
        <w:top w:val="none" w:sz="0" w:space="0" w:color="auto"/>
        <w:left w:val="none" w:sz="0" w:space="0" w:color="auto"/>
        <w:bottom w:val="none" w:sz="0" w:space="0" w:color="auto"/>
        <w:right w:val="none" w:sz="0" w:space="0" w:color="auto"/>
      </w:divBdr>
      <w:divsChild>
        <w:div w:id="116995326">
          <w:marLeft w:val="0"/>
          <w:marRight w:val="0"/>
          <w:marTop w:val="0"/>
          <w:marBottom w:val="300"/>
          <w:divBdr>
            <w:top w:val="single" w:sz="2" w:space="0" w:color="000000"/>
            <w:left w:val="single" w:sz="2" w:space="0" w:color="000000"/>
            <w:bottom w:val="single" w:sz="2" w:space="0" w:color="000000"/>
            <w:right w:val="single" w:sz="2" w:space="0" w:color="000000"/>
          </w:divBdr>
        </w:div>
        <w:div w:id="428621825">
          <w:marLeft w:val="0"/>
          <w:marRight w:val="0"/>
          <w:marTop w:val="0"/>
          <w:marBottom w:val="300"/>
          <w:divBdr>
            <w:top w:val="single" w:sz="2" w:space="0" w:color="000000"/>
            <w:left w:val="single" w:sz="2" w:space="0" w:color="000000"/>
            <w:bottom w:val="single" w:sz="2" w:space="0" w:color="000000"/>
            <w:right w:val="single" w:sz="2" w:space="0" w:color="000000"/>
          </w:divBdr>
        </w:div>
        <w:div w:id="780732622">
          <w:marLeft w:val="0"/>
          <w:marRight w:val="0"/>
          <w:marTop w:val="0"/>
          <w:marBottom w:val="300"/>
          <w:divBdr>
            <w:top w:val="single" w:sz="2" w:space="0" w:color="000000"/>
            <w:left w:val="single" w:sz="2" w:space="0" w:color="000000"/>
            <w:bottom w:val="single" w:sz="2" w:space="0" w:color="000000"/>
            <w:right w:val="single" w:sz="2" w:space="0" w:color="000000"/>
          </w:divBdr>
        </w:div>
        <w:div w:id="1585525556">
          <w:marLeft w:val="0"/>
          <w:marRight w:val="0"/>
          <w:marTop w:val="0"/>
          <w:marBottom w:val="300"/>
          <w:divBdr>
            <w:top w:val="single" w:sz="2" w:space="0" w:color="000000"/>
            <w:left w:val="single" w:sz="2" w:space="0" w:color="000000"/>
            <w:bottom w:val="single" w:sz="2" w:space="0" w:color="000000"/>
            <w:right w:val="single" w:sz="2" w:space="0" w:color="000000"/>
          </w:divBdr>
        </w:div>
        <w:div w:id="1881941836">
          <w:marLeft w:val="0"/>
          <w:marRight w:val="0"/>
          <w:marTop w:val="0"/>
          <w:marBottom w:val="300"/>
          <w:divBdr>
            <w:top w:val="single" w:sz="2" w:space="0" w:color="000000"/>
            <w:left w:val="single" w:sz="2" w:space="0" w:color="000000"/>
            <w:bottom w:val="single" w:sz="2" w:space="0" w:color="000000"/>
            <w:right w:val="single" w:sz="2" w:space="0" w:color="000000"/>
          </w:divBdr>
        </w:div>
        <w:div w:id="1993098728">
          <w:marLeft w:val="0"/>
          <w:marRight w:val="0"/>
          <w:marTop w:val="0"/>
          <w:marBottom w:val="300"/>
          <w:divBdr>
            <w:top w:val="single" w:sz="2" w:space="0" w:color="000000"/>
            <w:left w:val="single" w:sz="2" w:space="0" w:color="000000"/>
            <w:bottom w:val="single" w:sz="2" w:space="0" w:color="000000"/>
            <w:right w:val="single" w:sz="2" w:space="0" w:color="000000"/>
          </w:divBdr>
        </w:div>
        <w:div w:id="2039235792">
          <w:marLeft w:val="0"/>
          <w:marRight w:val="0"/>
          <w:marTop w:val="0"/>
          <w:marBottom w:val="300"/>
          <w:divBdr>
            <w:top w:val="single" w:sz="2" w:space="0" w:color="000000"/>
            <w:left w:val="single" w:sz="2" w:space="0" w:color="000000"/>
            <w:bottom w:val="single" w:sz="2" w:space="0" w:color="000000"/>
            <w:right w:val="single" w:sz="2" w:space="0" w:color="000000"/>
          </w:divBdr>
        </w:div>
        <w:div w:id="2080444373">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096198441">
      <w:bodyDiv w:val="1"/>
      <w:marLeft w:val="0"/>
      <w:marRight w:val="0"/>
      <w:marTop w:val="0"/>
      <w:marBottom w:val="0"/>
      <w:divBdr>
        <w:top w:val="none" w:sz="0" w:space="0" w:color="auto"/>
        <w:left w:val="none" w:sz="0" w:space="0" w:color="auto"/>
        <w:bottom w:val="none" w:sz="0" w:space="0" w:color="auto"/>
        <w:right w:val="none" w:sz="0" w:space="0" w:color="auto"/>
      </w:divBdr>
    </w:div>
    <w:div w:id="2099250819">
      <w:bodyDiv w:val="1"/>
      <w:marLeft w:val="0"/>
      <w:marRight w:val="0"/>
      <w:marTop w:val="0"/>
      <w:marBottom w:val="0"/>
      <w:divBdr>
        <w:top w:val="none" w:sz="0" w:space="0" w:color="auto"/>
        <w:left w:val="none" w:sz="0" w:space="0" w:color="auto"/>
        <w:bottom w:val="none" w:sz="0" w:space="0" w:color="auto"/>
        <w:right w:val="none" w:sz="0" w:space="0" w:color="auto"/>
      </w:divBdr>
    </w:div>
    <w:div w:id="2100903320">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06605484">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rtalbu.ufsc.br/ficha"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dx.doi.org/10.38116/ri2024ODS6" TargetMode="Externa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dspace.sti.ufcg.edu.br:8080/jspui/handle/riufcg/3995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CB901-AD82-460F-9CF3-197ADBEC6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54</Pages>
  <Words>16440</Words>
  <Characters>97984</Characters>
  <Application>Microsoft Office Word</Application>
  <DocSecurity>0</DocSecurity>
  <Lines>3629</Lines>
  <Paragraphs>2335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112089</CharactersWithSpaces>
  <SharedDoc>false</SharedDoc>
  <HLinks>
    <vt:vector size="234" baseType="variant">
      <vt:variant>
        <vt:i4>6160457</vt:i4>
      </vt:variant>
      <vt:variant>
        <vt:i4>231</vt:i4>
      </vt:variant>
      <vt:variant>
        <vt:i4>0</vt:i4>
      </vt:variant>
      <vt:variant>
        <vt:i4>5</vt:i4>
      </vt:variant>
      <vt:variant>
        <vt:lpwstr>http://dx.doi.org/10.1016/j.scitotenv.2021.146279</vt:lpwstr>
      </vt:variant>
      <vt:variant>
        <vt:lpwstr/>
      </vt:variant>
      <vt:variant>
        <vt:i4>1703991</vt:i4>
      </vt:variant>
      <vt:variant>
        <vt:i4>224</vt:i4>
      </vt:variant>
      <vt:variant>
        <vt:i4>0</vt:i4>
      </vt:variant>
      <vt:variant>
        <vt:i4>5</vt:i4>
      </vt:variant>
      <vt:variant>
        <vt:lpwstr/>
      </vt:variant>
      <vt:variant>
        <vt:lpwstr>_Toc177398810</vt:lpwstr>
      </vt:variant>
      <vt:variant>
        <vt:i4>1769527</vt:i4>
      </vt:variant>
      <vt:variant>
        <vt:i4>218</vt:i4>
      </vt:variant>
      <vt:variant>
        <vt:i4>0</vt:i4>
      </vt:variant>
      <vt:variant>
        <vt:i4>5</vt:i4>
      </vt:variant>
      <vt:variant>
        <vt:lpwstr/>
      </vt:variant>
      <vt:variant>
        <vt:lpwstr>_Toc177398809</vt:lpwstr>
      </vt:variant>
      <vt:variant>
        <vt:i4>1769527</vt:i4>
      </vt:variant>
      <vt:variant>
        <vt:i4>212</vt:i4>
      </vt:variant>
      <vt:variant>
        <vt:i4>0</vt:i4>
      </vt:variant>
      <vt:variant>
        <vt:i4>5</vt:i4>
      </vt:variant>
      <vt:variant>
        <vt:lpwstr/>
      </vt:variant>
      <vt:variant>
        <vt:lpwstr>_Toc177398808</vt:lpwstr>
      </vt:variant>
      <vt:variant>
        <vt:i4>1769527</vt:i4>
      </vt:variant>
      <vt:variant>
        <vt:i4>206</vt:i4>
      </vt:variant>
      <vt:variant>
        <vt:i4>0</vt:i4>
      </vt:variant>
      <vt:variant>
        <vt:i4>5</vt:i4>
      </vt:variant>
      <vt:variant>
        <vt:lpwstr/>
      </vt:variant>
      <vt:variant>
        <vt:lpwstr>_Toc177398807</vt:lpwstr>
      </vt:variant>
      <vt:variant>
        <vt:i4>1769527</vt:i4>
      </vt:variant>
      <vt:variant>
        <vt:i4>200</vt:i4>
      </vt:variant>
      <vt:variant>
        <vt:i4>0</vt:i4>
      </vt:variant>
      <vt:variant>
        <vt:i4>5</vt:i4>
      </vt:variant>
      <vt:variant>
        <vt:lpwstr/>
      </vt:variant>
      <vt:variant>
        <vt:lpwstr>_Toc177398806</vt:lpwstr>
      </vt:variant>
      <vt:variant>
        <vt:i4>1769527</vt:i4>
      </vt:variant>
      <vt:variant>
        <vt:i4>194</vt:i4>
      </vt:variant>
      <vt:variant>
        <vt:i4>0</vt:i4>
      </vt:variant>
      <vt:variant>
        <vt:i4>5</vt:i4>
      </vt:variant>
      <vt:variant>
        <vt:lpwstr/>
      </vt:variant>
      <vt:variant>
        <vt:lpwstr>_Toc177398805</vt:lpwstr>
      </vt:variant>
      <vt:variant>
        <vt:i4>1769527</vt:i4>
      </vt:variant>
      <vt:variant>
        <vt:i4>188</vt:i4>
      </vt:variant>
      <vt:variant>
        <vt:i4>0</vt:i4>
      </vt:variant>
      <vt:variant>
        <vt:i4>5</vt:i4>
      </vt:variant>
      <vt:variant>
        <vt:lpwstr/>
      </vt:variant>
      <vt:variant>
        <vt:lpwstr>_Toc177398804</vt:lpwstr>
      </vt:variant>
      <vt:variant>
        <vt:i4>1769527</vt:i4>
      </vt:variant>
      <vt:variant>
        <vt:i4>182</vt:i4>
      </vt:variant>
      <vt:variant>
        <vt:i4>0</vt:i4>
      </vt:variant>
      <vt:variant>
        <vt:i4>5</vt:i4>
      </vt:variant>
      <vt:variant>
        <vt:lpwstr/>
      </vt:variant>
      <vt:variant>
        <vt:lpwstr>_Toc177398803</vt:lpwstr>
      </vt:variant>
      <vt:variant>
        <vt:i4>1769527</vt:i4>
      </vt:variant>
      <vt:variant>
        <vt:i4>176</vt:i4>
      </vt:variant>
      <vt:variant>
        <vt:i4>0</vt:i4>
      </vt:variant>
      <vt:variant>
        <vt:i4>5</vt:i4>
      </vt:variant>
      <vt:variant>
        <vt:lpwstr/>
      </vt:variant>
      <vt:variant>
        <vt:lpwstr>_Toc177398802</vt:lpwstr>
      </vt:variant>
      <vt:variant>
        <vt:i4>1769527</vt:i4>
      </vt:variant>
      <vt:variant>
        <vt:i4>170</vt:i4>
      </vt:variant>
      <vt:variant>
        <vt:i4>0</vt:i4>
      </vt:variant>
      <vt:variant>
        <vt:i4>5</vt:i4>
      </vt:variant>
      <vt:variant>
        <vt:lpwstr/>
      </vt:variant>
      <vt:variant>
        <vt:lpwstr>_Toc177398801</vt:lpwstr>
      </vt:variant>
      <vt:variant>
        <vt:i4>1769527</vt:i4>
      </vt:variant>
      <vt:variant>
        <vt:i4>164</vt:i4>
      </vt:variant>
      <vt:variant>
        <vt:i4>0</vt:i4>
      </vt:variant>
      <vt:variant>
        <vt:i4>5</vt:i4>
      </vt:variant>
      <vt:variant>
        <vt:lpwstr/>
      </vt:variant>
      <vt:variant>
        <vt:lpwstr>_Toc177398800</vt:lpwstr>
      </vt:variant>
      <vt:variant>
        <vt:i4>1179704</vt:i4>
      </vt:variant>
      <vt:variant>
        <vt:i4>158</vt:i4>
      </vt:variant>
      <vt:variant>
        <vt:i4>0</vt:i4>
      </vt:variant>
      <vt:variant>
        <vt:i4>5</vt:i4>
      </vt:variant>
      <vt:variant>
        <vt:lpwstr/>
      </vt:variant>
      <vt:variant>
        <vt:lpwstr>_Toc177398799</vt:lpwstr>
      </vt:variant>
      <vt:variant>
        <vt:i4>1179704</vt:i4>
      </vt:variant>
      <vt:variant>
        <vt:i4>152</vt:i4>
      </vt:variant>
      <vt:variant>
        <vt:i4>0</vt:i4>
      </vt:variant>
      <vt:variant>
        <vt:i4>5</vt:i4>
      </vt:variant>
      <vt:variant>
        <vt:lpwstr/>
      </vt:variant>
      <vt:variant>
        <vt:lpwstr>_Toc177398798</vt:lpwstr>
      </vt:variant>
      <vt:variant>
        <vt:i4>1179704</vt:i4>
      </vt:variant>
      <vt:variant>
        <vt:i4>146</vt:i4>
      </vt:variant>
      <vt:variant>
        <vt:i4>0</vt:i4>
      </vt:variant>
      <vt:variant>
        <vt:i4>5</vt:i4>
      </vt:variant>
      <vt:variant>
        <vt:lpwstr/>
      </vt:variant>
      <vt:variant>
        <vt:lpwstr>_Toc177398797</vt:lpwstr>
      </vt:variant>
      <vt:variant>
        <vt:i4>1179704</vt:i4>
      </vt:variant>
      <vt:variant>
        <vt:i4>140</vt:i4>
      </vt:variant>
      <vt:variant>
        <vt:i4>0</vt:i4>
      </vt:variant>
      <vt:variant>
        <vt:i4>5</vt:i4>
      </vt:variant>
      <vt:variant>
        <vt:lpwstr/>
      </vt:variant>
      <vt:variant>
        <vt:lpwstr>_Toc177398796</vt:lpwstr>
      </vt:variant>
      <vt:variant>
        <vt:i4>1179704</vt:i4>
      </vt:variant>
      <vt:variant>
        <vt:i4>134</vt:i4>
      </vt:variant>
      <vt:variant>
        <vt:i4>0</vt:i4>
      </vt:variant>
      <vt:variant>
        <vt:i4>5</vt:i4>
      </vt:variant>
      <vt:variant>
        <vt:lpwstr/>
      </vt:variant>
      <vt:variant>
        <vt:lpwstr>_Toc177398795</vt:lpwstr>
      </vt:variant>
      <vt:variant>
        <vt:i4>1179704</vt:i4>
      </vt:variant>
      <vt:variant>
        <vt:i4>128</vt:i4>
      </vt:variant>
      <vt:variant>
        <vt:i4>0</vt:i4>
      </vt:variant>
      <vt:variant>
        <vt:i4>5</vt:i4>
      </vt:variant>
      <vt:variant>
        <vt:lpwstr/>
      </vt:variant>
      <vt:variant>
        <vt:lpwstr>_Toc177398794</vt:lpwstr>
      </vt:variant>
      <vt:variant>
        <vt:i4>1179704</vt:i4>
      </vt:variant>
      <vt:variant>
        <vt:i4>122</vt:i4>
      </vt:variant>
      <vt:variant>
        <vt:i4>0</vt:i4>
      </vt:variant>
      <vt:variant>
        <vt:i4>5</vt:i4>
      </vt:variant>
      <vt:variant>
        <vt:lpwstr/>
      </vt:variant>
      <vt:variant>
        <vt:lpwstr>_Toc177398793</vt:lpwstr>
      </vt:variant>
      <vt:variant>
        <vt:i4>1179704</vt:i4>
      </vt:variant>
      <vt:variant>
        <vt:i4>116</vt:i4>
      </vt:variant>
      <vt:variant>
        <vt:i4>0</vt:i4>
      </vt:variant>
      <vt:variant>
        <vt:i4>5</vt:i4>
      </vt:variant>
      <vt:variant>
        <vt:lpwstr/>
      </vt:variant>
      <vt:variant>
        <vt:lpwstr>_Toc177398792</vt:lpwstr>
      </vt:variant>
      <vt:variant>
        <vt:i4>1179704</vt:i4>
      </vt:variant>
      <vt:variant>
        <vt:i4>110</vt:i4>
      </vt:variant>
      <vt:variant>
        <vt:i4>0</vt:i4>
      </vt:variant>
      <vt:variant>
        <vt:i4>5</vt:i4>
      </vt:variant>
      <vt:variant>
        <vt:lpwstr/>
      </vt:variant>
      <vt:variant>
        <vt:lpwstr>_Toc177398791</vt:lpwstr>
      </vt:variant>
      <vt:variant>
        <vt:i4>1179704</vt:i4>
      </vt:variant>
      <vt:variant>
        <vt:i4>104</vt:i4>
      </vt:variant>
      <vt:variant>
        <vt:i4>0</vt:i4>
      </vt:variant>
      <vt:variant>
        <vt:i4>5</vt:i4>
      </vt:variant>
      <vt:variant>
        <vt:lpwstr/>
      </vt:variant>
      <vt:variant>
        <vt:lpwstr>_Toc177398790</vt:lpwstr>
      </vt:variant>
      <vt:variant>
        <vt:i4>1245240</vt:i4>
      </vt:variant>
      <vt:variant>
        <vt:i4>98</vt:i4>
      </vt:variant>
      <vt:variant>
        <vt:i4>0</vt:i4>
      </vt:variant>
      <vt:variant>
        <vt:i4>5</vt:i4>
      </vt:variant>
      <vt:variant>
        <vt:lpwstr/>
      </vt:variant>
      <vt:variant>
        <vt:lpwstr>_Toc177398789</vt:lpwstr>
      </vt:variant>
      <vt:variant>
        <vt:i4>1245240</vt:i4>
      </vt:variant>
      <vt:variant>
        <vt:i4>92</vt:i4>
      </vt:variant>
      <vt:variant>
        <vt:i4>0</vt:i4>
      </vt:variant>
      <vt:variant>
        <vt:i4>5</vt:i4>
      </vt:variant>
      <vt:variant>
        <vt:lpwstr/>
      </vt:variant>
      <vt:variant>
        <vt:lpwstr>_Toc177398788</vt:lpwstr>
      </vt:variant>
      <vt:variant>
        <vt:i4>1245240</vt:i4>
      </vt:variant>
      <vt:variant>
        <vt:i4>86</vt:i4>
      </vt:variant>
      <vt:variant>
        <vt:i4>0</vt:i4>
      </vt:variant>
      <vt:variant>
        <vt:i4>5</vt:i4>
      </vt:variant>
      <vt:variant>
        <vt:lpwstr/>
      </vt:variant>
      <vt:variant>
        <vt:lpwstr>_Toc177398787</vt:lpwstr>
      </vt:variant>
      <vt:variant>
        <vt:i4>1703993</vt:i4>
      </vt:variant>
      <vt:variant>
        <vt:i4>77</vt:i4>
      </vt:variant>
      <vt:variant>
        <vt:i4>0</vt:i4>
      </vt:variant>
      <vt:variant>
        <vt:i4>5</vt:i4>
      </vt:variant>
      <vt:variant>
        <vt:lpwstr/>
      </vt:variant>
      <vt:variant>
        <vt:lpwstr>_Toc99466022</vt:lpwstr>
      </vt:variant>
      <vt:variant>
        <vt:i4>1638457</vt:i4>
      </vt:variant>
      <vt:variant>
        <vt:i4>71</vt:i4>
      </vt:variant>
      <vt:variant>
        <vt:i4>0</vt:i4>
      </vt:variant>
      <vt:variant>
        <vt:i4>5</vt:i4>
      </vt:variant>
      <vt:variant>
        <vt:lpwstr/>
      </vt:variant>
      <vt:variant>
        <vt:lpwstr>_Toc99466021</vt:lpwstr>
      </vt:variant>
      <vt:variant>
        <vt:i4>1572921</vt:i4>
      </vt:variant>
      <vt:variant>
        <vt:i4>65</vt:i4>
      </vt:variant>
      <vt:variant>
        <vt:i4>0</vt:i4>
      </vt:variant>
      <vt:variant>
        <vt:i4>5</vt:i4>
      </vt:variant>
      <vt:variant>
        <vt:lpwstr/>
      </vt:variant>
      <vt:variant>
        <vt:lpwstr>_Toc99466020</vt:lpwstr>
      </vt:variant>
      <vt:variant>
        <vt:i4>1310774</vt:i4>
      </vt:variant>
      <vt:variant>
        <vt:i4>56</vt:i4>
      </vt:variant>
      <vt:variant>
        <vt:i4>0</vt:i4>
      </vt:variant>
      <vt:variant>
        <vt:i4>5</vt:i4>
      </vt:variant>
      <vt:variant>
        <vt:lpwstr/>
      </vt:variant>
      <vt:variant>
        <vt:lpwstr>_Toc100213624</vt:lpwstr>
      </vt:variant>
      <vt:variant>
        <vt:i4>1310774</vt:i4>
      </vt:variant>
      <vt:variant>
        <vt:i4>50</vt:i4>
      </vt:variant>
      <vt:variant>
        <vt:i4>0</vt:i4>
      </vt:variant>
      <vt:variant>
        <vt:i4>5</vt:i4>
      </vt:variant>
      <vt:variant>
        <vt:lpwstr/>
      </vt:variant>
      <vt:variant>
        <vt:lpwstr>_Toc100213623</vt:lpwstr>
      </vt:variant>
      <vt:variant>
        <vt:i4>1310774</vt:i4>
      </vt:variant>
      <vt:variant>
        <vt:i4>44</vt:i4>
      </vt:variant>
      <vt:variant>
        <vt:i4>0</vt:i4>
      </vt:variant>
      <vt:variant>
        <vt:i4>5</vt:i4>
      </vt:variant>
      <vt:variant>
        <vt:lpwstr/>
      </vt:variant>
      <vt:variant>
        <vt:lpwstr>_Toc100213622</vt:lpwstr>
      </vt:variant>
      <vt:variant>
        <vt:i4>1310774</vt:i4>
      </vt:variant>
      <vt:variant>
        <vt:i4>38</vt:i4>
      </vt:variant>
      <vt:variant>
        <vt:i4>0</vt:i4>
      </vt:variant>
      <vt:variant>
        <vt:i4>5</vt:i4>
      </vt:variant>
      <vt:variant>
        <vt:lpwstr/>
      </vt:variant>
      <vt:variant>
        <vt:lpwstr>_Toc100213621</vt:lpwstr>
      </vt:variant>
      <vt:variant>
        <vt:i4>1966139</vt:i4>
      </vt:variant>
      <vt:variant>
        <vt:i4>29</vt:i4>
      </vt:variant>
      <vt:variant>
        <vt:i4>0</vt:i4>
      </vt:variant>
      <vt:variant>
        <vt:i4>5</vt:i4>
      </vt:variant>
      <vt:variant>
        <vt:lpwstr/>
      </vt:variant>
      <vt:variant>
        <vt:lpwstr>_Toc99466006</vt:lpwstr>
      </vt:variant>
      <vt:variant>
        <vt:i4>1900603</vt:i4>
      </vt:variant>
      <vt:variant>
        <vt:i4>23</vt:i4>
      </vt:variant>
      <vt:variant>
        <vt:i4>0</vt:i4>
      </vt:variant>
      <vt:variant>
        <vt:i4>5</vt:i4>
      </vt:variant>
      <vt:variant>
        <vt:lpwstr/>
      </vt:variant>
      <vt:variant>
        <vt:lpwstr>_Toc99466005</vt:lpwstr>
      </vt:variant>
      <vt:variant>
        <vt:i4>1835067</vt:i4>
      </vt:variant>
      <vt:variant>
        <vt:i4>17</vt:i4>
      </vt:variant>
      <vt:variant>
        <vt:i4>0</vt:i4>
      </vt:variant>
      <vt:variant>
        <vt:i4>5</vt:i4>
      </vt:variant>
      <vt:variant>
        <vt:lpwstr/>
      </vt:variant>
      <vt:variant>
        <vt:lpwstr>_Toc99466004</vt:lpwstr>
      </vt:variant>
      <vt:variant>
        <vt:i4>1769531</vt:i4>
      </vt:variant>
      <vt:variant>
        <vt:i4>11</vt:i4>
      </vt:variant>
      <vt:variant>
        <vt:i4>0</vt:i4>
      </vt:variant>
      <vt:variant>
        <vt:i4>5</vt:i4>
      </vt:variant>
      <vt:variant>
        <vt:lpwstr/>
      </vt:variant>
      <vt:variant>
        <vt:lpwstr>_Toc99466003</vt:lpwstr>
      </vt:variant>
      <vt:variant>
        <vt:i4>7864429</vt:i4>
      </vt:variant>
      <vt:variant>
        <vt:i4>6</vt:i4>
      </vt:variant>
      <vt:variant>
        <vt:i4>0</vt:i4>
      </vt:variant>
      <vt:variant>
        <vt:i4>5</vt:i4>
      </vt:variant>
      <vt:variant>
        <vt:lpwstr>https://repositorio.ufsc.br/handle/123456789/197458</vt:lpwstr>
      </vt:variant>
      <vt:variant>
        <vt:lpwstr/>
      </vt:variant>
      <vt:variant>
        <vt:i4>5046356</vt:i4>
      </vt:variant>
      <vt:variant>
        <vt:i4>3</vt:i4>
      </vt:variant>
      <vt:variant>
        <vt:i4>0</vt:i4>
      </vt:variant>
      <vt:variant>
        <vt:i4>5</vt:i4>
      </vt:variant>
      <vt:variant>
        <vt:lpwstr>http://portalbu.ufsc.br/ficha</vt:lpwstr>
      </vt:variant>
      <vt:variant>
        <vt:lpwstr/>
      </vt:variant>
      <vt:variant>
        <vt:i4>5046356</vt:i4>
      </vt:variant>
      <vt:variant>
        <vt:i4>0</vt:i4>
      </vt:variant>
      <vt:variant>
        <vt:i4>0</vt:i4>
      </vt:variant>
      <vt:variant>
        <vt:i4>5</vt:i4>
      </vt:variant>
      <vt:variant>
        <vt:lpwstr>http://portalbu.ufsc.br/ficha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Crislaine Silveira</dc:creator>
  <cp:keywords/>
  <dc:description/>
  <cp:lastModifiedBy>Lucir Reinaldo Alves</cp:lastModifiedBy>
  <cp:revision>66</cp:revision>
  <dcterms:created xsi:type="dcterms:W3CDTF">2025-10-28T12:20:00Z</dcterms:created>
  <dcterms:modified xsi:type="dcterms:W3CDTF">2025-11-24T19:36:00Z</dcterms:modified>
</cp:coreProperties>
</file>